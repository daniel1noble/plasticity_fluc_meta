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w:t>
      </w:r>
      <w:proofErr w:type="gramStart"/>
      <w:r w:rsidRPr="00CF614F">
        <w:rPr>
          <w:rFonts w:ascii="Times New Roman" w:hAnsi="Times New Roman" w:cs="Times New Roman"/>
          <w:b/>
          <w:bCs/>
          <w:sz w:val="28"/>
          <w:szCs w:val="28"/>
        </w:rPr>
        <w:t>analysis</w:t>
      </w:r>
      <w:proofErr w:type="gramEnd"/>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 xml:space="preserve">these authors contributed </w:t>
      </w:r>
      <w:proofErr w:type="gramStart"/>
      <w:r w:rsidR="00CF614F" w:rsidRPr="00CF614F">
        <w:rPr>
          <w:rFonts w:ascii="Times New Roman" w:hAnsi="Times New Roman" w:cs="Times New Roman"/>
          <w:i/>
          <w:iCs/>
          <w:kern w:val="0"/>
          <w:sz w:val="24"/>
          <w:szCs w:val="24"/>
          <w:lang w:val="en-GB"/>
        </w:rPr>
        <w:t>equally</w:t>
      </w:r>
      <w:proofErr w:type="gramEnd"/>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4E566E95"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wrote manuscript; </w:t>
      </w:r>
      <w:r w:rsidR="00512D27">
        <w:rPr>
          <w:rFonts w:ascii="Times New Roman" w:hAnsi="Times New Roman" w:cs="Times New Roman"/>
          <w:kern w:val="0"/>
          <w:sz w:val="24"/>
          <w:szCs w:val="24"/>
          <w:lang w:val="en-GB"/>
        </w:rPr>
        <w:t xml:space="preserve">SMB designed study and collected data; MJ, GPFM, AKP, DR, AR collected data; </w:t>
      </w:r>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proofErr w:type="gramStart"/>
      <w:r w:rsidR="006942DB" w:rsidRPr="006942DB">
        <w:rPr>
          <w:rFonts w:ascii="Times New Roman" w:eastAsiaTheme="minorEastAsia" w:hAnsi="Times New Roman" w:cs="Times New Roman"/>
          <w:sz w:val="24"/>
          <w:szCs w:val="24"/>
        </w:rPr>
        <w:t>https://github.com/daniel1noble/plasticity_fluc_meta</w:t>
      </w:r>
      <w:proofErr w:type="gramEnd"/>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w:t>
      </w:r>
      <w:proofErr w:type="gramStart"/>
      <w:r>
        <w:rPr>
          <w:rFonts w:ascii="Times New Roman" w:hAnsi="Times New Roman" w:cs="Times New Roman"/>
          <w:sz w:val="24"/>
          <w:szCs w:val="24"/>
        </w:rPr>
        <w:t>plasticity</w:t>
      </w:r>
      <w:proofErr w:type="gramEnd"/>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0"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1"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2"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3"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 xml:space="preserve">Frank </w:t>
      </w:r>
      <w:proofErr w:type="spellStart"/>
      <w:r>
        <w:rPr>
          <w:rFonts w:ascii="Times New Roman" w:hAnsi="Times New Roman" w:cs="Times New Roman"/>
          <w:kern w:val="0"/>
          <w:sz w:val="24"/>
          <w:szCs w:val="24"/>
          <w:lang w:val="en-GB"/>
        </w:rPr>
        <w:t>Seebacher</w:t>
      </w:r>
      <w:proofErr w:type="spellEnd"/>
      <w:r>
        <w:rPr>
          <w:rFonts w:ascii="Times New Roman" w:hAnsi="Times New Roman" w:cs="Times New Roman"/>
          <w:kern w:val="0"/>
          <w:sz w:val="24"/>
          <w:szCs w:val="24"/>
          <w:lang w:val="en-GB"/>
        </w:rPr>
        <w:t>,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lastRenderedPageBreak/>
        <w:t>Abstract</w:t>
      </w:r>
    </w:p>
    <w:p w14:paraId="104C4DE1" w14:textId="31CF5C57"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4"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5"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6" w:author="Frank Seebacher" w:date="2025-07-28T10:58:00Z">
        <w:r w:rsidR="00E5003F">
          <w:rPr>
            <w:rFonts w:ascii="Times New Roman" w:hAnsi="Times New Roman" w:cs="Times New Roman"/>
            <w:sz w:val="24"/>
            <w:szCs w:val="24"/>
          </w:rPr>
          <w:t>7</w:t>
        </w:r>
      </w:ins>
      <w:del w:id="7"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8" w:author="Frank Seebacher" w:date="2025-07-28T10:58:00Z">
        <w:r w:rsidR="00E5003F">
          <w:rPr>
            <w:rFonts w:ascii="Times New Roman" w:hAnsi="Times New Roman" w:cs="Times New Roman"/>
            <w:sz w:val="24"/>
            <w:szCs w:val="24"/>
          </w:rPr>
          <w:t>50</w:t>
        </w:r>
      </w:ins>
      <w:del w:id="9"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0" w:author="Frank Seebacher" w:date="2025-07-28T10:58:00Z">
        <w:r w:rsidR="00E5003F">
          <w:rPr>
            <w:rFonts w:ascii="Times New Roman" w:hAnsi="Times New Roman" w:cs="Times New Roman"/>
            <w:sz w:val="24"/>
            <w:szCs w:val="24"/>
          </w:rPr>
          <w:t>2</w:t>
        </w:r>
      </w:ins>
      <w:del w:id="11"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12" w:author="Frank Seebacher" w:date="2025-07-28T10:59:00Z">
        <w:r w:rsidR="00E5003F">
          <w:rPr>
            <w:rFonts w:ascii="Times New Roman" w:hAnsi="Times New Roman" w:cs="Times New Roman"/>
            <w:sz w:val="24"/>
            <w:szCs w:val="24"/>
          </w:rPr>
          <w:t xml:space="preserve">. </w:t>
        </w:r>
      </w:ins>
      <w:ins w:id="13" w:author="Frank Seebacher" w:date="2025-07-28T11:00:00Z">
        <w:r w:rsidR="00E5003F">
          <w:rPr>
            <w:rFonts w:ascii="Times New Roman" w:hAnsi="Times New Roman" w:cs="Times New Roman"/>
            <w:sz w:val="24"/>
            <w:szCs w:val="24"/>
          </w:rPr>
          <w:t>We compared</w:t>
        </w:r>
      </w:ins>
      <w:del w:id="14"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15"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16" w:author="Frank Seebacher" w:date="2025-07-28T11:00:00Z">
        <w:r w:rsidRPr="00A634FE" w:rsidDel="00E5003F">
          <w:rPr>
            <w:rFonts w:ascii="Times New Roman" w:hAnsi="Times New Roman" w:cs="Times New Roman"/>
            <w:sz w:val="24"/>
            <w:szCs w:val="24"/>
          </w:rPr>
          <w:delText xml:space="preserve"> and </w:delText>
        </w:r>
      </w:del>
      <w:ins w:id="17"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18"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19" w:author="Frank Seebacher" w:date="2025-07-23T09:25:00Z">
        <w:r w:rsidR="007A395B">
          <w:rPr>
            <w:rFonts w:ascii="Times New Roman" w:hAnsi="Times New Roman" w:cs="Times New Roman"/>
            <w:sz w:val="24"/>
            <w:szCs w:val="24"/>
          </w:rPr>
          <w:t xml:space="preserve">98% of </w:t>
        </w:r>
      </w:ins>
      <w:del w:id="20"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21" w:author="Frank Seebacher" w:date="2025-07-23T09:25:00Z">
        <w:r w:rsidR="007A395B">
          <w:rPr>
            <w:rFonts w:ascii="Times New Roman" w:hAnsi="Times New Roman" w:cs="Times New Roman"/>
            <w:sz w:val="24"/>
            <w:szCs w:val="24"/>
          </w:rPr>
          <w:t xml:space="preserve">and most data were derived from invertebrates. </w:t>
        </w:r>
      </w:ins>
      <w:ins w:id="22" w:author="Frank Seebacher" w:date="2025-07-23T09:26:00Z">
        <w:r w:rsidR="007A395B">
          <w:rPr>
            <w:rFonts w:ascii="Times New Roman" w:hAnsi="Times New Roman" w:cs="Times New Roman"/>
            <w:sz w:val="24"/>
            <w:szCs w:val="24"/>
          </w:rPr>
          <w:t xml:space="preserve">Our analysis shows that </w:t>
        </w:r>
      </w:ins>
      <w:del w:id="23"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24"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19E7298" w:rsidR="005D5009" w:rsidRDefault="00B03D7D" w:rsidP="002441BC">
      <w:pPr>
        <w:spacing w:after="0" w:line="480" w:lineRule="auto"/>
        <w:ind w:firstLine="720"/>
        <w:rPr>
          <w:ins w:id="25"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26" w:author="Frank Seebacher" w:date="2025-07-28T15:59:00Z">
            <w:r w:rsidR="00582CA2" w:rsidRPr="00582CA2">
              <w:rPr>
                <w:rFonts w:ascii="Times New Roman" w:eastAsia="Times New Roman" w:hAnsi="Times New Roman" w:cs="Times New Roman"/>
                <w:sz w:val="24"/>
                <w:rPrChange w:id="27" w:author="Frank Seebacher" w:date="2025-07-28T15:59:00Z">
                  <w:rPr>
                    <w:rFonts w:eastAsia="Times New Roman"/>
                  </w:rPr>
                </w:rPrChange>
              </w:rPr>
              <w:t>(IPCC 2023)</w:t>
            </w:r>
          </w:ins>
          <w:del w:id="28"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29" w:author="Frank Seebacher" w:date="2025-07-28T15:59:00Z">
            <w:r w:rsidR="00582CA2" w:rsidRPr="00582CA2">
              <w:rPr>
                <w:rFonts w:ascii="Times New Roman" w:eastAsia="Times New Roman" w:hAnsi="Times New Roman" w:cs="Times New Roman"/>
                <w:sz w:val="24"/>
                <w:rPrChange w:id="3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31" w:author="Frank Seebacher" w:date="2025-07-28T15:59:00Z">
                  <w:rPr>
                    <w:rFonts w:eastAsia="Times New Roman"/>
                  </w:rPr>
                </w:rPrChange>
              </w:rPr>
              <w:t>Angilletta</w:t>
            </w:r>
            <w:proofErr w:type="spellEnd"/>
            <w:r w:rsidR="00582CA2" w:rsidRPr="00582CA2">
              <w:rPr>
                <w:rFonts w:ascii="Times New Roman" w:eastAsia="Times New Roman" w:hAnsi="Times New Roman" w:cs="Times New Roman"/>
                <w:sz w:val="24"/>
                <w:rPrChange w:id="32" w:author="Frank Seebacher" w:date="2025-07-28T15:59:00Z">
                  <w:rPr>
                    <w:rFonts w:eastAsia="Times New Roman"/>
                  </w:rPr>
                </w:rPrChange>
              </w:rPr>
              <w:t xml:space="preserve"> 2009; Huey </w:t>
            </w:r>
            <w:r w:rsidR="00582CA2" w:rsidRPr="00582CA2">
              <w:rPr>
                <w:rFonts w:ascii="Times New Roman" w:eastAsia="Times New Roman" w:hAnsi="Times New Roman" w:cs="Times New Roman"/>
                <w:i/>
                <w:iCs/>
                <w:sz w:val="24"/>
                <w:rPrChange w:id="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4" w:author="Frank Seebacher" w:date="2025-07-28T15:59:00Z">
                  <w:rPr>
                    <w:rFonts w:eastAsia="Times New Roman"/>
                  </w:rPr>
                </w:rPrChange>
              </w:rPr>
              <w:t xml:space="preserve"> 2012)</w:t>
            </w:r>
          </w:ins>
          <w:del w:id="35"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36" w:author="Frank Seebacher" w:date="2025-07-28T15:59:00Z">
            <w:r w:rsidR="00582CA2" w:rsidRPr="00582CA2">
              <w:rPr>
                <w:rFonts w:ascii="Times New Roman" w:eastAsia="Times New Roman" w:hAnsi="Times New Roman" w:cs="Times New Roman"/>
                <w:sz w:val="24"/>
                <w:rPrChange w:id="3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38" w:author="Frank Seebacher" w:date="2025-07-28T15:59:00Z">
                  <w:rPr>
                    <w:rFonts w:eastAsia="Times New Roman"/>
                  </w:rPr>
                </w:rPrChange>
              </w:rPr>
              <w:t>Bozinovic</w:t>
            </w:r>
            <w:proofErr w:type="spellEnd"/>
            <w:r w:rsidR="00582CA2" w:rsidRPr="00582CA2">
              <w:rPr>
                <w:rFonts w:ascii="Times New Roman" w:eastAsia="Times New Roman" w:hAnsi="Times New Roman" w:cs="Times New Roman"/>
                <w:sz w:val="24"/>
                <w:rPrChange w:id="39"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 w:author="Frank Seebacher" w:date="2025-07-28T15:59:00Z">
                  <w:rPr>
                    <w:rFonts w:eastAsia="Times New Roman"/>
                  </w:rPr>
                </w:rPrChange>
              </w:rPr>
              <w:t xml:space="preserve"> 2020)</w:t>
            </w:r>
          </w:ins>
          <w:del w:id="42"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common features: an initial increase in performance as temperature increases from a </w:t>
      </w:r>
      <w:r w:rsidR="0042151F" w:rsidRPr="00A634FE">
        <w:rPr>
          <w:rFonts w:ascii="Times New Roman" w:hAnsi="Times New Roman" w:cs="Times New Roman"/>
          <w:sz w:val="24"/>
          <w:szCs w:val="24"/>
        </w:rPr>
        <w:lastRenderedPageBreak/>
        <w:t xml:space="preserve">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3" w:author="Frank Seebacher" w:date="2025-07-28T15:59:00Z">
            <w:r w:rsidR="00582CA2" w:rsidRPr="00582CA2">
              <w:rPr>
                <w:rFonts w:ascii="Times New Roman" w:eastAsia="Times New Roman" w:hAnsi="Times New Roman" w:cs="Times New Roman"/>
                <w:sz w:val="24"/>
                <w:rPrChange w:id="44" w:author="Frank Seebacher" w:date="2025-07-28T15:59:00Z">
                  <w:rPr>
                    <w:rFonts w:eastAsia="Times New Roman"/>
                  </w:rPr>
                </w:rPrChange>
              </w:rPr>
              <w:t>(Huey &amp; Kingsolver 1989)</w:t>
            </w:r>
          </w:ins>
          <w:del w:id="45"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46" w:author="Frank Seebacher" w:date="2025-07-23T15:30:00Z">
        <w:r w:rsidR="0042151F" w:rsidRPr="00A634FE" w:rsidDel="00E148AE">
          <w:rPr>
            <w:rFonts w:ascii="Times New Roman" w:hAnsi="Times New Roman" w:cs="Times New Roman"/>
            <w:sz w:val="24"/>
            <w:szCs w:val="24"/>
          </w:rPr>
          <w:delText xml:space="preserve">changes </w:delText>
        </w:r>
      </w:del>
      <w:ins w:id="47"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48" w:author="Frank Seebacher" w:date="2025-07-28T15:59:00Z">
            <w:r w:rsidR="00582CA2" w:rsidRPr="00582CA2">
              <w:rPr>
                <w:rFonts w:ascii="Times New Roman" w:eastAsia="Times New Roman" w:hAnsi="Times New Roman" w:cs="Times New Roman"/>
                <w:sz w:val="24"/>
                <w:rPrChange w:id="49"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 w:author="Frank Seebacher" w:date="2025-07-28T15:59:00Z">
                  <w:rPr>
                    <w:rFonts w:eastAsia="Times New Roman"/>
                  </w:rPr>
                </w:rPrChange>
              </w:rPr>
              <w:t xml:space="preserve"> 2021)</w:t>
            </w:r>
          </w:ins>
          <w:del w:id="52"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53" w:author="Frank Seebacher" w:date="2025-07-23T10:05:00Z">
        <w:r w:rsidR="005A4710">
          <w:rPr>
            <w:rFonts w:ascii="Times New Roman" w:hAnsi="Times New Roman" w:cs="Times New Roman"/>
            <w:sz w:val="24"/>
            <w:szCs w:val="24"/>
          </w:rPr>
          <w:t xml:space="preserve">In a previous meta-analysis, we found that </w:t>
        </w:r>
      </w:ins>
      <w:ins w:id="54" w:author="Frank Seebacher" w:date="2025-07-23T10:10:00Z">
        <w:r w:rsidR="008A0C8E">
          <w:rPr>
            <w:rFonts w:ascii="Times New Roman" w:hAnsi="Times New Roman" w:cs="Times New Roman"/>
            <w:sz w:val="24"/>
            <w:szCs w:val="24"/>
          </w:rPr>
          <w:t xml:space="preserve">exposure to </w:t>
        </w:r>
      </w:ins>
      <w:ins w:id="55" w:author="Frank Seebacher" w:date="2025-07-23T10:05:00Z">
        <w:r w:rsidR="005A4710">
          <w:rPr>
            <w:rFonts w:ascii="Times New Roman" w:hAnsi="Times New Roman" w:cs="Times New Roman"/>
            <w:sz w:val="24"/>
            <w:szCs w:val="24"/>
          </w:rPr>
          <w:t>diel</w:t>
        </w:r>
      </w:ins>
      <w:ins w:id="56" w:author="Frank Seebacher" w:date="2025-07-23T10:10:00Z">
        <w:r w:rsidR="008A0C8E">
          <w:rPr>
            <w:rFonts w:ascii="Times New Roman" w:hAnsi="Times New Roman" w:cs="Times New Roman"/>
            <w:sz w:val="24"/>
            <w:szCs w:val="24"/>
          </w:rPr>
          <w:t xml:space="preserve"> temperature</w:t>
        </w:r>
      </w:ins>
      <w:ins w:id="57" w:author="Frank Seebacher" w:date="2025-07-23T10:05:00Z">
        <w:r w:rsidR="005A4710">
          <w:rPr>
            <w:rFonts w:ascii="Times New Roman" w:hAnsi="Times New Roman" w:cs="Times New Roman"/>
            <w:sz w:val="24"/>
            <w:szCs w:val="24"/>
          </w:rPr>
          <w:t xml:space="preserve"> fluctuations</w:t>
        </w:r>
      </w:ins>
      <w:ins w:id="58" w:author="Frank Seebacher" w:date="2025-07-23T11:05:00Z">
        <w:r w:rsidR="00897D13">
          <w:rPr>
            <w:rFonts w:ascii="Times New Roman" w:hAnsi="Times New Roman" w:cs="Times New Roman"/>
            <w:sz w:val="24"/>
            <w:szCs w:val="24"/>
          </w:rPr>
          <w:t xml:space="preserve"> </w:t>
        </w:r>
        <w:r w:rsidR="00897D13">
          <w:rPr>
            <w:rFonts w:ascii="Times New Roman" w:hAnsi="Times New Roman" w:cs="Times New Roman"/>
            <w:sz w:val="24"/>
            <w:szCs w:val="24"/>
          </w:rPr>
          <w:t>in ectotherms</w:t>
        </w:r>
      </w:ins>
      <w:ins w:id="59" w:author="Frank Seebacher" w:date="2025-07-23T10:05:00Z">
        <w:r w:rsidR="008A0C8E">
          <w:rPr>
            <w:rFonts w:ascii="Times New Roman" w:hAnsi="Times New Roman" w:cs="Times New Roman"/>
            <w:sz w:val="24"/>
            <w:szCs w:val="24"/>
          </w:rPr>
          <w:t xml:space="preserve"> </w:t>
        </w:r>
      </w:ins>
      <w:ins w:id="60" w:author="Frank Seebacher" w:date="2025-07-23T10:16:00Z">
        <w:r w:rsidR="005D5009">
          <w:rPr>
            <w:rFonts w:ascii="Times New Roman" w:hAnsi="Times New Roman" w:cs="Times New Roman"/>
            <w:sz w:val="24"/>
            <w:szCs w:val="24"/>
          </w:rPr>
          <w:t xml:space="preserve">had limited </w:t>
        </w:r>
      </w:ins>
      <w:ins w:id="61" w:author="Frank Seebacher" w:date="2025-07-23T11:05:00Z">
        <w:r w:rsidR="00897D13">
          <w:rPr>
            <w:rFonts w:ascii="Times New Roman" w:hAnsi="Times New Roman" w:cs="Times New Roman"/>
            <w:sz w:val="24"/>
            <w:szCs w:val="24"/>
          </w:rPr>
          <w:t xml:space="preserve">overall </w:t>
        </w:r>
      </w:ins>
      <w:ins w:id="62" w:author="Frank Seebacher" w:date="2025-07-23T10:16:00Z">
        <w:r w:rsidR="005D5009">
          <w:rPr>
            <w:rFonts w:ascii="Times New Roman" w:hAnsi="Times New Roman" w:cs="Times New Roman"/>
            <w:sz w:val="24"/>
            <w:szCs w:val="24"/>
          </w:rPr>
          <w:t>effects on the mea</w:t>
        </w:r>
      </w:ins>
      <w:ins w:id="63" w:author="Frank Seebacher" w:date="2025-07-23T10:17:00Z">
        <w:r w:rsidR="005D5009">
          <w:rPr>
            <w:rFonts w:ascii="Times New Roman" w:hAnsi="Times New Roman" w:cs="Times New Roman"/>
            <w:sz w:val="24"/>
            <w:szCs w:val="24"/>
          </w:rPr>
          <w:t>ns and variances of trait values compared to</w:t>
        </w:r>
      </w:ins>
      <w:ins w:id="64" w:author="Frank Seebacher" w:date="2025-07-23T10:06:00Z">
        <w:r w:rsidR="008A0C8E">
          <w:rPr>
            <w:rFonts w:ascii="Times New Roman" w:hAnsi="Times New Roman" w:cs="Times New Roman"/>
            <w:sz w:val="24"/>
            <w:szCs w:val="24"/>
          </w:rPr>
          <w:t xml:space="preserve"> constant temperature</w:t>
        </w:r>
      </w:ins>
      <w:ins w:id="65" w:author="Frank Seebacher" w:date="2025-07-23T10:17:00Z">
        <w:r w:rsidR="005D5009">
          <w:rPr>
            <w:rFonts w:ascii="Times New Roman" w:hAnsi="Times New Roman" w:cs="Times New Roman"/>
            <w:sz w:val="24"/>
            <w:szCs w:val="24"/>
          </w:rPr>
          <w:t xml:space="preserve"> treatment</w:t>
        </w:r>
      </w:ins>
      <w:ins w:id="66" w:author="Frank Seebacher" w:date="2025-07-23T10:06:00Z">
        <w:r w:rsidR="008A0C8E">
          <w:rPr>
            <w:rFonts w:ascii="Times New Roman" w:hAnsi="Times New Roman" w:cs="Times New Roman"/>
            <w:sz w:val="24"/>
            <w:szCs w:val="24"/>
          </w:rPr>
          <w:t xml:space="preserve">s </w:t>
        </w:r>
      </w:ins>
      <w:ins w:id="67" w:author="Frank Seebacher" w:date="2025-07-23T10:08:00Z">
        <w:r w:rsidR="008A0C8E">
          <w:rPr>
            <w:rFonts w:ascii="Times New Roman" w:hAnsi="Times New Roman" w:cs="Times New Roman"/>
            <w:sz w:val="24"/>
            <w:szCs w:val="24"/>
          </w:rPr>
          <w:t>w</w:t>
        </w:r>
      </w:ins>
      <w:ins w:id="68" w:author="Frank Seebacher" w:date="2025-07-23T10:07:00Z">
        <w:r w:rsidR="008A0C8E">
          <w:rPr>
            <w:rFonts w:ascii="Times New Roman" w:hAnsi="Times New Roman" w:cs="Times New Roman"/>
            <w:sz w:val="24"/>
            <w:szCs w:val="24"/>
          </w:rPr>
          <w:t xml:space="preserve">ith the same mean and for the same duration </w:t>
        </w:r>
      </w:ins>
      <w:customXmlInsRangeStart w:id="69"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69"/>
          <w:ins w:id="70" w:author="Frank Seebacher" w:date="2025-07-28T15:59:00Z">
            <w:r w:rsidR="00582CA2" w:rsidRPr="00582CA2">
              <w:rPr>
                <w:rFonts w:ascii="Times New Roman" w:eastAsia="Times New Roman" w:hAnsi="Times New Roman" w:cs="Times New Roman"/>
                <w:sz w:val="24"/>
                <w:rPrChange w:id="71"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 w:author="Frank Seebacher" w:date="2025-07-28T15:59:00Z">
                  <w:rPr>
                    <w:rFonts w:eastAsia="Times New Roman"/>
                  </w:rPr>
                </w:rPrChange>
              </w:rPr>
              <w:t xml:space="preserve"> 2024)</w:t>
            </w:r>
          </w:ins>
          <w:customXmlInsRangeStart w:id="74" w:author="Frank Seebacher" w:date="2025-07-23T10:07:00Z"/>
        </w:sdtContent>
      </w:sdt>
      <w:customXmlInsRangeEnd w:id="74"/>
      <w:ins w:id="75" w:author="Frank Seebacher" w:date="2025-07-23T10:08:00Z">
        <w:r w:rsidR="008A0C8E">
          <w:rPr>
            <w:rFonts w:ascii="Times New Roman" w:hAnsi="Times New Roman" w:cs="Times New Roman"/>
            <w:sz w:val="24"/>
            <w:szCs w:val="24"/>
          </w:rPr>
          <w:t xml:space="preserve">. </w:t>
        </w:r>
      </w:ins>
      <w:ins w:id="76" w:author="Frank Seebacher" w:date="2025-07-23T10:18:00Z">
        <w:r w:rsidR="005D5009">
          <w:rPr>
            <w:rFonts w:ascii="Times New Roman" w:hAnsi="Times New Roman" w:cs="Times New Roman"/>
            <w:sz w:val="24"/>
            <w:szCs w:val="24"/>
          </w:rPr>
          <w:t xml:space="preserve">Increasing fluctuation amplitudes, however, </w:t>
        </w:r>
      </w:ins>
      <w:ins w:id="77" w:author="Frank Seebacher" w:date="2025-07-23T10:19:00Z">
        <w:r w:rsidR="005D5009">
          <w:rPr>
            <w:rFonts w:ascii="Times New Roman" w:hAnsi="Times New Roman" w:cs="Times New Roman"/>
            <w:sz w:val="24"/>
            <w:szCs w:val="24"/>
          </w:rPr>
          <w:t>appeared to be stressful and increased heat shock protein expression, reduced lo</w:t>
        </w:r>
      </w:ins>
      <w:ins w:id="78" w:author="Frank Seebacher" w:date="2025-07-23T10:20:00Z">
        <w:r w:rsidR="005D5009">
          <w:rPr>
            <w:rFonts w:ascii="Times New Roman" w:hAnsi="Times New Roman" w:cs="Times New Roman"/>
            <w:sz w:val="24"/>
            <w:szCs w:val="24"/>
          </w:rPr>
          <w:t>n</w:t>
        </w:r>
      </w:ins>
      <w:ins w:id="79" w:author="Frank Seebacher" w:date="2025-07-23T10:19:00Z">
        <w:r w:rsidR="005D5009">
          <w:rPr>
            <w:rFonts w:ascii="Times New Roman" w:hAnsi="Times New Roman" w:cs="Times New Roman"/>
            <w:sz w:val="24"/>
            <w:szCs w:val="24"/>
          </w:rPr>
          <w:t>gevity</w:t>
        </w:r>
      </w:ins>
      <w:ins w:id="80" w:author="Frank Seebacher" w:date="2025-07-23T10:20:00Z">
        <w:r w:rsidR="005D5009">
          <w:rPr>
            <w:rFonts w:ascii="Times New Roman" w:hAnsi="Times New Roman" w:cs="Times New Roman"/>
            <w:sz w:val="24"/>
            <w:szCs w:val="24"/>
          </w:rPr>
          <w:t>, and had negative impacts on populations of aquatic animals</w:t>
        </w:r>
      </w:ins>
      <w:ins w:id="81" w:author="Frank Seebacher" w:date="2025-07-23T10:26:00Z">
        <w:r w:rsidR="001349C4">
          <w:rPr>
            <w:rFonts w:ascii="Times New Roman" w:hAnsi="Times New Roman" w:cs="Times New Roman"/>
            <w:sz w:val="24"/>
            <w:szCs w:val="24"/>
          </w:rPr>
          <w:t xml:space="preserve">. These effects </w:t>
        </w:r>
      </w:ins>
      <w:ins w:id="82" w:author="Frank Seebacher" w:date="2025-07-23T11:05:00Z">
        <w:r w:rsidR="00897D13">
          <w:rPr>
            <w:rFonts w:ascii="Times New Roman" w:hAnsi="Times New Roman" w:cs="Times New Roman"/>
            <w:sz w:val="24"/>
            <w:szCs w:val="24"/>
          </w:rPr>
          <w:t>were</w:t>
        </w:r>
      </w:ins>
      <w:ins w:id="83" w:author="Frank Seebacher" w:date="2025-07-23T10:26:00Z">
        <w:r w:rsidR="001349C4">
          <w:rPr>
            <w:rFonts w:ascii="Times New Roman" w:hAnsi="Times New Roman" w:cs="Times New Roman"/>
            <w:sz w:val="24"/>
            <w:szCs w:val="24"/>
          </w:rPr>
          <w:t xml:space="preserve"> like</w:t>
        </w:r>
      </w:ins>
      <w:ins w:id="84" w:author="Frank Seebacher" w:date="2025-07-23T10:27:00Z">
        <w:r w:rsidR="001349C4">
          <w:rPr>
            <w:rFonts w:ascii="Times New Roman" w:hAnsi="Times New Roman" w:cs="Times New Roman"/>
            <w:sz w:val="24"/>
            <w:szCs w:val="24"/>
          </w:rPr>
          <w:t>l</w:t>
        </w:r>
      </w:ins>
      <w:ins w:id="85" w:author="Frank Seebacher" w:date="2025-07-23T10:26:00Z">
        <w:r w:rsidR="001349C4">
          <w:rPr>
            <w:rFonts w:ascii="Times New Roman" w:hAnsi="Times New Roman" w:cs="Times New Roman"/>
            <w:sz w:val="24"/>
            <w:szCs w:val="24"/>
          </w:rPr>
          <w:t>y the result of reaching damaging high temperatures as amplitudes</w:t>
        </w:r>
      </w:ins>
      <w:ins w:id="86" w:author="Frank Seebacher" w:date="2025-07-23T10:27:00Z">
        <w:r w:rsidR="001349C4">
          <w:rPr>
            <w:rFonts w:ascii="Times New Roman" w:hAnsi="Times New Roman" w:cs="Times New Roman"/>
            <w:sz w:val="24"/>
            <w:szCs w:val="24"/>
          </w:rPr>
          <w:t xml:space="preserve"> increase</w:t>
        </w:r>
      </w:ins>
      <w:ins w:id="87" w:author="Frank Seebacher" w:date="2025-07-23T11:06:00Z">
        <w:r w:rsidR="00897D13">
          <w:rPr>
            <w:rFonts w:ascii="Times New Roman" w:hAnsi="Times New Roman" w:cs="Times New Roman"/>
            <w:sz w:val="24"/>
            <w:szCs w:val="24"/>
          </w:rPr>
          <w:t>d</w:t>
        </w:r>
      </w:ins>
      <w:ins w:id="88" w:author="Frank Seebacher" w:date="2025-07-23T10:20:00Z">
        <w:r w:rsidR="005D5009">
          <w:rPr>
            <w:rFonts w:ascii="Times New Roman" w:hAnsi="Times New Roman" w:cs="Times New Roman"/>
            <w:sz w:val="24"/>
            <w:szCs w:val="24"/>
          </w:rPr>
          <w:t xml:space="preserve"> </w:t>
        </w:r>
      </w:ins>
      <w:customXmlInsRangeStart w:id="89"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89"/>
          <w:ins w:id="90" w:author="Frank Seebacher" w:date="2025-07-28T15:59:00Z">
            <w:r w:rsidR="00582CA2" w:rsidRPr="00582CA2">
              <w:rPr>
                <w:rFonts w:ascii="Times New Roman" w:eastAsia="Times New Roman" w:hAnsi="Times New Roman" w:cs="Times New Roman"/>
                <w:sz w:val="24"/>
                <w:rPrChange w:id="91"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3" w:author="Frank Seebacher" w:date="2025-07-28T15:59:00Z">
                  <w:rPr>
                    <w:rFonts w:eastAsia="Times New Roman"/>
                  </w:rPr>
                </w:rPrChange>
              </w:rPr>
              <w:t xml:space="preserve"> 2024)</w:t>
            </w:r>
          </w:ins>
          <w:customXmlInsRangeStart w:id="94" w:author="Frank Seebacher" w:date="2025-07-23T10:20:00Z"/>
        </w:sdtContent>
      </w:sdt>
      <w:customXmlInsRangeEnd w:id="94"/>
      <w:ins w:id="95" w:author="Frank Seebacher" w:date="2025-07-23T10:21:00Z">
        <w:r w:rsidR="005D5009">
          <w:rPr>
            <w:rFonts w:ascii="Times New Roman" w:hAnsi="Times New Roman" w:cs="Times New Roman"/>
            <w:sz w:val="24"/>
            <w:szCs w:val="24"/>
          </w:rPr>
          <w:t xml:space="preserve">. </w:t>
        </w:r>
      </w:ins>
      <w:ins w:id="96" w:author="Frank Seebacher" w:date="2025-07-23T10:27:00Z">
        <w:r w:rsidR="001349C4">
          <w:rPr>
            <w:rFonts w:ascii="Times New Roman" w:hAnsi="Times New Roman" w:cs="Times New Roman"/>
            <w:sz w:val="24"/>
            <w:szCs w:val="24"/>
          </w:rPr>
          <w:t>In the special case of</w:t>
        </w:r>
      </w:ins>
      <w:ins w:id="97" w:author="Frank Seebacher" w:date="2025-07-23T10:22:00Z">
        <w:r w:rsidR="005D5009">
          <w:rPr>
            <w:rFonts w:ascii="Times New Roman" w:hAnsi="Times New Roman" w:cs="Times New Roman"/>
            <w:sz w:val="24"/>
            <w:szCs w:val="24"/>
          </w:rPr>
          <w:t xml:space="preserve"> egg incubation temperatures in reptiles, </w:t>
        </w:r>
      </w:ins>
      <w:ins w:id="98" w:author="Frank Seebacher" w:date="2025-07-23T10:27:00Z">
        <w:r w:rsidR="001349C4">
          <w:rPr>
            <w:rFonts w:ascii="Times New Roman" w:hAnsi="Times New Roman" w:cs="Times New Roman"/>
            <w:sz w:val="24"/>
            <w:szCs w:val="24"/>
          </w:rPr>
          <w:t>the effects of fluctuating temperatures</w:t>
        </w:r>
      </w:ins>
      <w:ins w:id="99" w:author="Frank Seebacher" w:date="2025-07-23T10:22:00Z">
        <w:r w:rsidR="005D5009">
          <w:rPr>
            <w:rFonts w:ascii="Times New Roman" w:hAnsi="Times New Roman" w:cs="Times New Roman"/>
            <w:sz w:val="24"/>
            <w:szCs w:val="24"/>
          </w:rPr>
          <w:t xml:space="preserve"> depended on mean tempera</w:t>
        </w:r>
      </w:ins>
      <w:ins w:id="100" w:author="Frank Seebacher" w:date="2025-07-23T10:23:00Z">
        <w:r w:rsidR="005D5009">
          <w:rPr>
            <w:rFonts w:ascii="Times New Roman" w:hAnsi="Times New Roman" w:cs="Times New Roman"/>
            <w:sz w:val="24"/>
            <w:szCs w:val="24"/>
          </w:rPr>
          <w:t>tures.</w:t>
        </w:r>
        <w:r w:rsidR="00620E77">
          <w:rPr>
            <w:rFonts w:ascii="Times New Roman" w:hAnsi="Times New Roman" w:cs="Times New Roman"/>
            <w:sz w:val="24"/>
            <w:szCs w:val="24"/>
          </w:rPr>
          <w:t xml:space="preserve"> </w:t>
        </w:r>
      </w:ins>
      <w:ins w:id="101" w:author="Frank Seebacher" w:date="2025-07-23T10:25:00Z">
        <w:r w:rsidR="00620E77">
          <w:rPr>
            <w:rFonts w:ascii="Times New Roman" w:hAnsi="Times New Roman" w:cs="Times New Roman"/>
            <w:sz w:val="24"/>
            <w:szCs w:val="24"/>
          </w:rPr>
          <w:t>C</w:t>
        </w:r>
      </w:ins>
      <w:ins w:id="102" w:author="Frank Seebacher" w:date="2025-07-23T10:28:00Z">
        <w:r w:rsidR="001349C4">
          <w:rPr>
            <w:rFonts w:ascii="Times New Roman" w:hAnsi="Times New Roman" w:cs="Times New Roman"/>
            <w:sz w:val="24"/>
            <w:szCs w:val="24"/>
          </w:rPr>
          <w:t>o</w:t>
        </w:r>
      </w:ins>
      <w:ins w:id="103" w:author="Frank Seebacher" w:date="2025-07-23T10:25:00Z">
        <w:r w:rsidR="00620E77">
          <w:rPr>
            <w:rFonts w:ascii="Times New Roman" w:hAnsi="Times New Roman" w:cs="Times New Roman"/>
            <w:sz w:val="24"/>
            <w:szCs w:val="24"/>
          </w:rPr>
          <w:t xml:space="preserve">mpared to constant temperatures, </w:t>
        </w:r>
      </w:ins>
      <w:ins w:id="104" w:author="Frank Seebacher" w:date="2025-07-23T10:23:00Z">
        <w:r w:rsidR="00620E77">
          <w:rPr>
            <w:rFonts w:ascii="Times New Roman" w:hAnsi="Times New Roman" w:cs="Times New Roman"/>
            <w:sz w:val="24"/>
            <w:szCs w:val="24"/>
          </w:rPr>
          <w:t xml:space="preserve">fluctuations increased </w:t>
        </w:r>
      </w:ins>
      <w:ins w:id="105" w:author="Frank Seebacher" w:date="2025-07-23T10:24:00Z">
        <w:r w:rsidR="00620E77">
          <w:rPr>
            <w:rFonts w:ascii="Times New Roman" w:hAnsi="Times New Roman" w:cs="Times New Roman"/>
            <w:sz w:val="24"/>
            <w:szCs w:val="24"/>
          </w:rPr>
          <w:t>hatching success and decreased incubation time</w:t>
        </w:r>
      </w:ins>
      <w:ins w:id="106" w:author="Frank Seebacher" w:date="2025-07-23T10:25:00Z">
        <w:r w:rsidR="00620E77">
          <w:rPr>
            <w:rFonts w:ascii="Times New Roman" w:hAnsi="Times New Roman" w:cs="Times New Roman"/>
            <w:sz w:val="24"/>
            <w:szCs w:val="24"/>
          </w:rPr>
          <w:t xml:space="preserve"> at cooler mean temperatures</w:t>
        </w:r>
      </w:ins>
      <w:ins w:id="107" w:author="Frank Seebacher" w:date="2025-07-23T10:24:00Z">
        <w:r w:rsidR="00620E77">
          <w:rPr>
            <w:rFonts w:ascii="Times New Roman" w:hAnsi="Times New Roman" w:cs="Times New Roman"/>
            <w:sz w:val="24"/>
            <w:szCs w:val="24"/>
          </w:rPr>
          <w:t xml:space="preserve">, while fluctuations had a negative effect at warmer </w:t>
        </w:r>
      </w:ins>
      <w:ins w:id="108" w:author="Frank Seebacher" w:date="2025-07-23T10:25:00Z">
        <w:r w:rsidR="00620E77">
          <w:rPr>
            <w:rFonts w:ascii="Times New Roman" w:hAnsi="Times New Roman" w:cs="Times New Roman"/>
            <w:sz w:val="24"/>
            <w:szCs w:val="24"/>
          </w:rPr>
          <w:t xml:space="preserve">mean </w:t>
        </w:r>
      </w:ins>
      <w:ins w:id="109" w:author="Frank Seebacher" w:date="2025-07-23T10:24:00Z">
        <w:r w:rsidR="00620E77">
          <w:rPr>
            <w:rFonts w:ascii="Times New Roman" w:hAnsi="Times New Roman" w:cs="Times New Roman"/>
            <w:sz w:val="24"/>
            <w:szCs w:val="24"/>
          </w:rPr>
          <w:t>temperatures</w:t>
        </w:r>
      </w:ins>
      <w:ins w:id="110" w:author="Frank Seebacher" w:date="2025-07-23T10:23:00Z">
        <w:r w:rsidR="005D5009">
          <w:rPr>
            <w:rFonts w:ascii="Times New Roman" w:hAnsi="Times New Roman" w:cs="Times New Roman"/>
            <w:sz w:val="24"/>
            <w:szCs w:val="24"/>
          </w:rPr>
          <w:t xml:space="preserve"> </w:t>
        </w:r>
      </w:ins>
      <w:customXmlInsRangeStart w:id="111"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11"/>
          <w:ins w:id="112" w:author="Frank Seebacher" w:date="2025-07-28T15:59:00Z">
            <w:r w:rsidR="00582CA2" w:rsidRPr="00582CA2">
              <w:rPr>
                <w:rFonts w:ascii="Times New Roman" w:eastAsia="Times New Roman" w:hAnsi="Times New Roman" w:cs="Times New Roman"/>
                <w:sz w:val="24"/>
                <w:rPrChange w:id="11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114" w:author="Frank Seebacher" w:date="2025-07-28T15:59:00Z">
                  <w:rPr>
                    <w:rFonts w:eastAsia="Times New Roman"/>
                  </w:rPr>
                </w:rPrChange>
              </w:rPr>
              <w:t>Raynal</w:t>
            </w:r>
            <w:proofErr w:type="spellEnd"/>
            <w:r w:rsidR="00582CA2" w:rsidRPr="00582CA2">
              <w:rPr>
                <w:rFonts w:ascii="Times New Roman" w:eastAsia="Times New Roman" w:hAnsi="Times New Roman" w:cs="Times New Roman"/>
                <w:sz w:val="24"/>
                <w:rPrChange w:id="11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11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17" w:author="Frank Seebacher" w:date="2025-07-28T15:59:00Z">
                  <w:rPr>
                    <w:rFonts w:eastAsia="Times New Roman"/>
                  </w:rPr>
                </w:rPrChange>
              </w:rPr>
              <w:t xml:space="preserve"> 2022)</w:t>
            </w:r>
          </w:ins>
          <w:customXmlInsRangeStart w:id="118" w:author="Frank Seebacher" w:date="2025-07-23T10:28:00Z"/>
        </w:sdtContent>
      </w:sdt>
      <w:customXmlInsRangeEnd w:id="118"/>
      <w:ins w:id="119" w:author="Frank Seebacher" w:date="2025-07-23T10:29:00Z">
        <w:r w:rsidR="001349C4">
          <w:rPr>
            <w:rFonts w:ascii="Times New Roman" w:hAnsi="Times New Roman" w:cs="Times New Roman"/>
            <w:sz w:val="24"/>
            <w:szCs w:val="24"/>
          </w:rPr>
          <w:t xml:space="preserve">. As above, the negative effects of </w:t>
        </w:r>
      </w:ins>
      <w:ins w:id="120" w:author="Frank Seebacher" w:date="2025-07-23T10:30:00Z">
        <w:r w:rsidR="001349C4">
          <w:rPr>
            <w:rFonts w:ascii="Times New Roman" w:hAnsi="Times New Roman" w:cs="Times New Roman"/>
            <w:sz w:val="24"/>
            <w:szCs w:val="24"/>
          </w:rPr>
          <w:t xml:space="preserve">fluctuations at high mean temperatures </w:t>
        </w:r>
      </w:ins>
      <w:ins w:id="121" w:author="Frank Seebacher" w:date="2025-07-23T11:06:00Z">
        <w:r w:rsidR="00897D13">
          <w:rPr>
            <w:rFonts w:ascii="Times New Roman" w:hAnsi="Times New Roman" w:cs="Times New Roman"/>
            <w:sz w:val="24"/>
            <w:szCs w:val="24"/>
          </w:rPr>
          <w:t>were</w:t>
        </w:r>
      </w:ins>
      <w:ins w:id="122" w:author="Frank Seebacher" w:date="2025-07-23T10:30:00Z">
        <w:r w:rsidR="001349C4">
          <w:rPr>
            <w:rFonts w:ascii="Times New Roman" w:hAnsi="Times New Roman" w:cs="Times New Roman"/>
            <w:sz w:val="24"/>
            <w:szCs w:val="24"/>
          </w:rPr>
          <w:t xml:space="preserve"> li</w:t>
        </w:r>
      </w:ins>
      <w:ins w:id="123"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rsidP="00CC14E4">
      <w:pPr>
        <w:spacing w:after="0" w:line="480" w:lineRule="auto"/>
        <w:ind w:firstLine="720"/>
        <w:rPr>
          <w:del w:id="124" w:author="Frank Seebacher" w:date="2025-07-23T10:32:00Z"/>
          <w:rFonts w:ascii="Times New Roman" w:hAnsi="Times New Roman" w:cs="Times New Roman"/>
          <w:sz w:val="24"/>
          <w:szCs w:val="24"/>
        </w:rPr>
        <w:pPrChange w:id="125" w:author="Frank Seebacher" w:date="2025-07-23T15:44:00Z">
          <w:pPr>
            <w:spacing w:after="0" w:line="480" w:lineRule="auto"/>
            <w:ind w:firstLine="720"/>
          </w:pPr>
        </w:pPrChange>
      </w:pPr>
      <w:ins w:id="126" w:author="Frank Seebacher" w:date="2025-07-23T10:31:00Z">
        <w:r>
          <w:rPr>
            <w:rFonts w:ascii="Times New Roman" w:hAnsi="Times New Roman" w:cs="Times New Roman"/>
            <w:sz w:val="24"/>
            <w:szCs w:val="24"/>
          </w:rPr>
          <w:t>Importantly,</w:t>
        </w:r>
      </w:ins>
      <w:del w:id="127"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28"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29" w:author="Frank Seebacher" w:date="2025-07-24T13:33:00Z"/>
          <w:rFonts w:ascii="Times New Roman" w:hAnsi="Times New Roman" w:cs="Times New Roman"/>
          <w:sz w:val="24"/>
          <w:szCs w:val="24"/>
        </w:rPr>
      </w:pPr>
      <w:del w:id="130"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31" w:author="Frank Seebacher" w:date="2025-07-23T11:07:00Z">
        <w:r w:rsidR="006772E6">
          <w:rPr>
            <w:rFonts w:ascii="Times New Roman" w:hAnsi="Times New Roman" w:cs="Times New Roman"/>
            <w:sz w:val="24"/>
            <w:szCs w:val="24"/>
          </w:rPr>
          <w:t xml:space="preserve"> for potentially </w:t>
        </w:r>
        <w:r w:rsidR="006772E6">
          <w:rPr>
            <w:rFonts w:ascii="Times New Roman" w:hAnsi="Times New Roman" w:cs="Times New Roman"/>
            <w:sz w:val="24"/>
            <w:szCs w:val="24"/>
          </w:rPr>
          <w:t>damaging effects of temperature variation</w:t>
        </w:r>
      </w:ins>
      <w:ins w:id="132" w:author="Frank Seebacher" w:date="2025-07-23T11:08:00Z">
        <w:r w:rsidR="006772E6">
          <w:rPr>
            <w:rFonts w:ascii="Times New Roman" w:hAnsi="Times New Roman" w:cs="Times New Roman"/>
            <w:sz w:val="24"/>
            <w:szCs w:val="24"/>
          </w:rPr>
          <w:t xml:space="preserve"> </w:t>
        </w:r>
      </w:ins>
      <w:del w:id="133"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34" w:author="Frank Seebacher" w:date="2025-07-23T15:44:00Z">
        <w:r w:rsidR="00CC14E4">
          <w:rPr>
            <w:rFonts w:ascii="Times New Roman" w:hAnsi="Times New Roman" w:cs="Times New Roman"/>
            <w:sz w:val="24"/>
            <w:szCs w:val="24"/>
          </w:rPr>
          <w:t>t</w:t>
        </w:r>
      </w:ins>
      <w:ins w:id="135" w:author="Frank Seebacher" w:date="2025-07-23T15:31:00Z">
        <w:r w:rsidR="0050553A">
          <w:rPr>
            <w:rFonts w:ascii="Times New Roman" w:hAnsi="Times New Roman" w:cs="Times New Roman"/>
            <w:sz w:val="24"/>
            <w:szCs w:val="24"/>
          </w:rPr>
          <w:t xml:space="preserve"> </w:t>
        </w:r>
      </w:ins>
      <w:ins w:id="136" w:author="Frank Seebacher" w:date="2025-07-23T15:32:00Z">
        <w:r w:rsidR="0050553A" w:rsidRPr="0050553A">
          <w:rPr>
            <w:rFonts w:ascii="Times New Roman" w:eastAsia="Times New Roman" w:hAnsi="Times New Roman" w:cs="Times New Roman"/>
            <w:sz w:val="24"/>
            <w:rPrChange w:id="137"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38"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39" w:author="Frank Seebacher" w:date="2025-07-23T15:32:00Z">
              <w:rPr>
                <w:rFonts w:eastAsia="Times New Roman"/>
              </w:rPr>
            </w:rPrChange>
          </w:rPr>
          <w:t xml:space="preserve"> 2025; Schulte 2014; </w:t>
        </w:r>
        <w:proofErr w:type="spellStart"/>
        <w:r w:rsidR="0050553A" w:rsidRPr="0050553A">
          <w:rPr>
            <w:rFonts w:ascii="Times New Roman" w:eastAsia="Times New Roman" w:hAnsi="Times New Roman" w:cs="Times New Roman"/>
            <w:sz w:val="24"/>
            <w:rPrChange w:id="140" w:author="Frank Seebacher" w:date="2025-07-23T15:32:00Z">
              <w:rPr>
                <w:rFonts w:eastAsia="Times New Roman"/>
              </w:rPr>
            </w:rPrChange>
          </w:rPr>
          <w:t>Seebacher</w:t>
        </w:r>
        <w:proofErr w:type="spellEnd"/>
        <w:r w:rsidR="0050553A" w:rsidRPr="0050553A">
          <w:rPr>
            <w:rFonts w:ascii="Times New Roman" w:eastAsia="Times New Roman" w:hAnsi="Times New Roman" w:cs="Times New Roman"/>
            <w:sz w:val="24"/>
            <w:rPrChange w:id="141" w:author="Frank Seebacher" w:date="2025-07-23T15:32:00Z">
              <w:rPr>
                <w:rFonts w:eastAsia="Times New Roman"/>
              </w:rPr>
            </w:rPrChange>
          </w:rPr>
          <w:t xml:space="preserve"> </w:t>
        </w:r>
        <w:r w:rsidR="0050553A" w:rsidRPr="0050553A">
          <w:rPr>
            <w:rFonts w:ascii="Times New Roman" w:eastAsia="Times New Roman" w:hAnsi="Times New Roman" w:cs="Times New Roman"/>
            <w:i/>
            <w:iCs/>
            <w:sz w:val="24"/>
            <w:rPrChange w:id="142"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3" w:author="Frank Seebacher" w:date="2025-07-23T15:32:00Z">
              <w:rPr>
                <w:rFonts w:eastAsia="Times New Roman"/>
              </w:rPr>
            </w:rPrChange>
          </w:rPr>
          <w:t xml:space="preserve"> 2015)</w:t>
        </w:r>
      </w:ins>
      <w:ins w:id="144" w:author="Frank Seebacher" w:date="2025-07-23T15:44:00Z">
        <w:r w:rsidR="00CC14E4">
          <w:rPr>
            <w:rFonts w:ascii="Times New Roman" w:hAnsi="Times New Roman" w:cs="Times New Roman"/>
            <w:sz w:val="24"/>
            <w:szCs w:val="24"/>
          </w:rPr>
          <w:t>.</w:t>
        </w:r>
      </w:ins>
      <w:ins w:id="145" w:author="Frank Seebacher" w:date="2025-07-23T15:46:00Z">
        <w:r w:rsidR="00566CA5">
          <w:rPr>
            <w:rFonts w:ascii="Times New Roman" w:eastAsia="Times New Roman" w:hAnsi="Times New Roman" w:cs="Times New Roman"/>
            <w:sz w:val="24"/>
          </w:rPr>
          <w:t xml:space="preserve"> For example, </w:t>
        </w:r>
      </w:ins>
      <w:ins w:id="146" w:author="Frank Seebacher" w:date="2025-07-23T15:50:00Z">
        <w:r w:rsidR="00566CA5">
          <w:rPr>
            <w:rFonts w:ascii="Times New Roman" w:eastAsia="Times New Roman" w:hAnsi="Times New Roman" w:cs="Times New Roman"/>
            <w:sz w:val="24"/>
          </w:rPr>
          <w:t xml:space="preserve">thermal </w:t>
        </w:r>
      </w:ins>
      <w:ins w:id="147" w:author="Frank Seebacher" w:date="2025-07-23T15:49:00Z">
        <w:r w:rsidR="00566CA5">
          <w:rPr>
            <w:rFonts w:ascii="Times New Roman" w:eastAsia="Times New Roman" w:hAnsi="Times New Roman" w:cs="Times New Roman"/>
            <w:sz w:val="24"/>
          </w:rPr>
          <w:t>acclimat</w:t>
        </w:r>
      </w:ins>
      <w:ins w:id="148" w:author="Frank Seebacher" w:date="2025-07-23T15:50:00Z">
        <w:r w:rsidR="00566CA5">
          <w:rPr>
            <w:rFonts w:ascii="Times New Roman" w:eastAsia="Times New Roman" w:hAnsi="Times New Roman" w:cs="Times New Roman"/>
            <w:sz w:val="24"/>
          </w:rPr>
          <w:t>ion</w:t>
        </w:r>
      </w:ins>
      <w:ins w:id="149"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50"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5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5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53" w:author="Frank Seebacher" w:date="2025-07-23T15:54:00Z">
        <w:r w:rsidR="00566CA5">
          <w:rPr>
            <w:rFonts w:ascii="Times New Roman" w:eastAsia="Times New Roman" w:hAnsi="Times New Roman" w:cs="Times New Roman"/>
            <w:sz w:val="24"/>
          </w:rPr>
          <w:t>-</w:t>
        </w:r>
      </w:ins>
      <w:ins w:id="154" w:author="Frank Seebacher" w:date="2025-07-23T15:50:00Z">
        <w:r w:rsidR="00566CA5">
          <w:rPr>
            <w:rFonts w:ascii="Times New Roman" w:eastAsia="Times New Roman" w:hAnsi="Times New Roman" w:cs="Times New Roman"/>
            <w:sz w:val="24"/>
          </w:rPr>
          <w:t>acclimated fish</w:t>
        </w:r>
      </w:ins>
      <w:ins w:id="155"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56"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57"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58"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59" w:author="Frank Seebacher" w:date="2025-07-23T15:50:00Z">
        <w:r w:rsidR="00566CA5">
          <w:rPr>
            <w:rFonts w:ascii="Times New Roman" w:eastAsia="Times New Roman" w:hAnsi="Times New Roman" w:cs="Times New Roman"/>
            <w:sz w:val="24"/>
          </w:rPr>
          <w:t xml:space="preserve"> to 3</w:t>
        </w:r>
      </w:ins>
      <w:ins w:id="160"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61"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2"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63"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4" w:author="Frank Seebacher" w:date="2025-07-23T15:54:00Z">
        <w:r w:rsidR="00566CA5">
          <w:rPr>
            <w:rFonts w:ascii="Times New Roman" w:eastAsia="Times New Roman" w:hAnsi="Times New Roman" w:cs="Times New Roman"/>
            <w:sz w:val="24"/>
          </w:rPr>
          <w:t>-</w:t>
        </w:r>
      </w:ins>
      <w:ins w:id="165" w:author="Frank Seebacher" w:date="2025-07-23T15:50:00Z">
        <w:r w:rsidR="00566CA5">
          <w:rPr>
            <w:rFonts w:ascii="Times New Roman" w:eastAsia="Times New Roman" w:hAnsi="Times New Roman" w:cs="Times New Roman"/>
            <w:sz w:val="24"/>
          </w:rPr>
          <w:t>acclimated fish</w:t>
        </w:r>
      </w:ins>
      <w:ins w:id="166"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6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8" w:author="Frank Seebacher" w:date="2025-07-23T15:54:00Z">
        <w:r w:rsidR="00566CA5">
          <w:rPr>
            <w:rFonts w:ascii="Times New Roman" w:eastAsia="Times New Roman" w:hAnsi="Times New Roman" w:cs="Times New Roman"/>
            <w:sz w:val="24"/>
          </w:rPr>
          <w:t>-</w:t>
        </w:r>
      </w:ins>
      <w:ins w:id="169" w:author="Frank Seebacher" w:date="2025-07-23T15:51:00Z">
        <w:r w:rsidR="00566CA5">
          <w:rPr>
            <w:rFonts w:ascii="Times New Roman" w:eastAsia="Times New Roman" w:hAnsi="Times New Roman" w:cs="Times New Roman"/>
            <w:sz w:val="24"/>
          </w:rPr>
          <w:t>acclim</w:t>
        </w:r>
      </w:ins>
      <w:ins w:id="170" w:author="Frank Seebacher" w:date="2025-07-23T15:54:00Z">
        <w:r w:rsidR="00566CA5">
          <w:rPr>
            <w:rFonts w:ascii="Times New Roman" w:eastAsia="Times New Roman" w:hAnsi="Times New Roman" w:cs="Times New Roman"/>
            <w:sz w:val="24"/>
          </w:rPr>
          <w:t>a</w:t>
        </w:r>
      </w:ins>
      <w:ins w:id="171" w:author="Frank Seebacher" w:date="2025-07-23T15:51:00Z">
        <w:r w:rsidR="00566CA5">
          <w:rPr>
            <w:rFonts w:ascii="Times New Roman" w:eastAsia="Times New Roman" w:hAnsi="Times New Roman" w:cs="Times New Roman"/>
            <w:sz w:val="24"/>
          </w:rPr>
          <w:t>te</w:t>
        </w:r>
      </w:ins>
      <w:ins w:id="172" w:author="Frank Seebacher" w:date="2025-07-23T15:52:00Z">
        <w:r w:rsidR="00566CA5">
          <w:rPr>
            <w:rFonts w:ascii="Times New Roman" w:eastAsia="Times New Roman" w:hAnsi="Times New Roman" w:cs="Times New Roman"/>
            <w:sz w:val="24"/>
          </w:rPr>
          <w:t xml:space="preserve">d fish </w:t>
        </w:r>
      </w:ins>
      <w:ins w:id="173" w:author="Frank Seebacher" w:date="2025-07-23T15:54:00Z">
        <w:r w:rsidR="00566CA5">
          <w:rPr>
            <w:rFonts w:ascii="Times New Roman" w:eastAsia="Times New Roman" w:hAnsi="Times New Roman" w:cs="Times New Roman"/>
            <w:sz w:val="24"/>
          </w:rPr>
          <w:t>w</w:t>
        </w:r>
      </w:ins>
      <w:ins w:id="174" w:author="Frank Seebacher" w:date="2025-07-23T15:52:00Z">
        <w:r w:rsidR="00566CA5">
          <w:rPr>
            <w:rFonts w:ascii="Times New Roman" w:eastAsia="Times New Roman" w:hAnsi="Times New Roman" w:cs="Times New Roman"/>
            <w:sz w:val="24"/>
          </w:rPr>
          <w:t>ould have suffered heart failure at 3</w:t>
        </w:r>
      </w:ins>
      <w:ins w:id="175" w:author="Frank Seebacher" w:date="2025-07-23T15:54:00Z">
        <w:r w:rsidR="00566CA5">
          <w:rPr>
            <w:rFonts w:ascii="Times New Roman" w:eastAsia="Times New Roman" w:hAnsi="Times New Roman" w:cs="Times New Roman"/>
            <w:sz w:val="24"/>
          </w:rPr>
          <w:t>7</w:t>
        </w:r>
      </w:ins>
      <w:ins w:id="176" w:author="Frank Seebacher" w:date="2025-07-23T15:52:00Z">
        <w:r w:rsidR="00566CA5" w:rsidRPr="00566CA5">
          <w:rPr>
            <w:rFonts w:ascii="Times New Roman" w:eastAsia="Times New Roman" w:hAnsi="Times New Roman" w:cs="Times New Roman"/>
            <w:sz w:val="24"/>
            <w:vertAlign w:val="superscript"/>
            <w:rPrChange w:id="17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178"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178"/>
          <w:ins w:id="179" w:author="Frank Seebacher" w:date="2025-07-28T15:59:00Z">
            <w:r w:rsidR="00582CA2" w:rsidRPr="00582CA2">
              <w:rPr>
                <w:rFonts w:ascii="Times New Roman" w:eastAsia="Times New Roman" w:hAnsi="Times New Roman" w:cs="Times New Roman"/>
                <w:sz w:val="24"/>
                <w:rPrChange w:id="180"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82" w:author="Frank Seebacher" w:date="2025-07-28T15:59:00Z">
                  <w:rPr>
                    <w:rFonts w:eastAsia="Times New Roman"/>
                  </w:rPr>
                </w:rPrChange>
              </w:rPr>
              <w:t xml:space="preserve"> 2019)</w:t>
            </w:r>
          </w:ins>
          <w:customXmlInsRangeStart w:id="183" w:author="Frank Seebacher" w:date="2025-07-23T15:52:00Z"/>
        </w:sdtContent>
      </w:sdt>
      <w:customXmlInsRangeEnd w:id="183"/>
      <w:ins w:id="184" w:author="Frank Seebacher" w:date="2025-07-23T15:53:00Z">
        <w:r w:rsidR="00566CA5">
          <w:rPr>
            <w:rFonts w:ascii="Times New Roman" w:eastAsia="Times New Roman" w:hAnsi="Times New Roman" w:cs="Times New Roman"/>
            <w:sz w:val="24"/>
          </w:rPr>
          <w:t>.</w:t>
        </w:r>
      </w:ins>
      <w:ins w:id="185" w:author="Frank Seebacher" w:date="2025-07-23T15:52:00Z">
        <w:r w:rsidR="00566CA5">
          <w:rPr>
            <w:rFonts w:ascii="Times New Roman" w:eastAsia="Times New Roman" w:hAnsi="Times New Roman" w:cs="Times New Roman"/>
            <w:sz w:val="24"/>
          </w:rPr>
          <w:t> </w:t>
        </w:r>
      </w:ins>
      <w:ins w:id="186" w:author="Frank Seebacher" w:date="2025-07-23T15:51:00Z">
        <w:r w:rsidR="00566CA5">
          <w:rPr>
            <w:rFonts w:ascii="Times New Roman" w:eastAsia="Times New Roman" w:hAnsi="Times New Roman" w:cs="Times New Roman"/>
            <w:sz w:val="24"/>
          </w:rPr>
          <w:t xml:space="preserve"> </w:t>
        </w:r>
      </w:ins>
      <w:ins w:id="187" w:author="Frank Seebacher" w:date="2025-07-23T15:57:00Z">
        <w:r w:rsidR="0027387B">
          <w:rPr>
            <w:rFonts w:ascii="Times New Roman" w:eastAsia="Times New Roman" w:hAnsi="Times New Roman" w:cs="Times New Roman"/>
            <w:sz w:val="24"/>
          </w:rPr>
          <w:t>A</w:t>
        </w:r>
      </w:ins>
      <w:del w:id="188"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189"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EndPr/>
        <w:sdtContent>
          <w:customXmlDelRangeEnd w:id="189"/>
          <w:del w:id="190" w:author="Frank Seebacher" w:date="2025-07-23T09:31:00Z">
            <w:r w:rsidR="00CB75BF" w:rsidRPr="00582CA2" w:rsidDel="007A395B">
              <w:rPr>
                <w:rFonts w:ascii="Times New Roman" w:eastAsia="Times New Roman" w:hAnsi="Times New Roman" w:cs="Times New Roman"/>
                <w:sz w:val="24"/>
              </w:rPr>
              <w:delText>(Schulte 2014)</w:delText>
            </w:r>
          </w:del>
          <w:customXmlDelRangeStart w:id="191" w:author="Frank Seebacher" w:date="2025-07-28T16:04:00Z"/>
        </w:sdtContent>
      </w:sdt>
      <w:customXmlDelRangeEnd w:id="191"/>
      <w:del w:id="192" w:author="Frank Seebacher" w:date="2025-07-23T10:32:00Z">
        <w:r w:rsidRPr="00A634FE" w:rsidDel="005251E4">
          <w:rPr>
            <w:rFonts w:ascii="Times New Roman" w:hAnsi="Times New Roman" w:cs="Times New Roman"/>
            <w:sz w:val="24"/>
            <w:szCs w:val="24"/>
          </w:rPr>
          <w:delText>.</w:delText>
        </w:r>
      </w:del>
      <w:del w:id="193"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194" w:author="Frank Seebacher" w:date="2025-07-23T15:46:00Z">
        <w:r w:rsidRPr="00A634FE" w:rsidDel="00566CA5">
          <w:rPr>
            <w:rFonts w:ascii="Times New Roman" w:hAnsi="Times New Roman" w:cs="Times New Roman"/>
            <w:sz w:val="24"/>
            <w:szCs w:val="24"/>
          </w:rPr>
          <w:delText xml:space="preserve">evelopmental </w:delText>
        </w:r>
      </w:del>
      <w:del w:id="195"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196"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197"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198" w:author="Frank Seebacher" w:date="2025-07-28T15:59:00Z">
            <w:r w:rsidR="00582CA2" w:rsidRPr="00582CA2">
              <w:rPr>
                <w:rFonts w:ascii="Times New Roman" w:eastAsia="Times New Roman" w:hAnsi="Times New Roman" w:cs="Times New Roman"/>
                <w:sz w:val="24"/>
                <w:rPrChange w:id="19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00" w:author="Frank Seebacher" w:date="2025-07-28T15:59:00Z">
                  <w:rPr>
                    <w:rFonts w:eastAsia="Times New Roman"/>
                    <w:i/>
                    <w:iCs/>
                  </w:rPr>
                </w:rPrChange>
              </w:rPr>
              <w:t xml:space="preserve">et </w:t>
            </w:r>
            <w:r w:rsidR="00582CA2" w:rsidRPr="00582CA2">
              <w:rPr>
                <w:rFonts w:ascii="Times New Roman" w:eastAsia="Times New Roman" w:hAnsi="Times New Roman" w:cs="Times New Roman"/>
                <w:i/>
                <w:iCs/>
                <w:sz w:val="24"/>
                <w:rPrChange w:id="201" w:author="Frank Seebacher" w:date="2025-07-28T15:59:00Z">
                  <w:rPr>
                    <w:rFonts w:eastAsia="Times New Roman"/>
                    <w:i/>
                    <w:iCs/>
                  </w:rPr>
                </w:rPrChange>
              </w:rPr>
              <w:lastRenderedPageBreak/>
              <w:t>al.</w:t>
            </w:r>
            <w:r w:rsidR="00582CA2" w:rsidRPr="00582CA2">
              <w:rPr>
                <w:rFonts w:ascii="Times New Roman" w:eastAsia="Times New Roman" w:hAnsi="Times New Roman" w:cs="Times New Roman"/>
                <w:sz w:val="24"/>
                <w:rPrChange w:id="202"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03"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4" w:author="Frank Seebacher" w:date="2025-07-28T15:59:00Z">
                  <w:rPr>
                    <w:rFonts w:eastAsia="Times New Roman"/>
                  </w:rPr>
                </w:rPrChange>
              </w:rPr>
              <w:t xml:space="preserve"> 2020)</w:t>
            </w:r>
          </w:ins>
          <w:del w:id="205"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06"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07" w:author="Frank Seebacher" w:date="2025-07-28T15:59:00Z">
            <w:r w:rsidR="00582CA2" w:rsidRPr="00582CA2">
              <w:rPr>
                <w:rFonts w:ascii="Times New Roman" w:eastAsia="Times New Roman" w:hAnsi="Times New Roman" w:cs="Times New Roman"/>
                <w:sz w:val="24"/>
                <w:rPrChange w:id="20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09"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10"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11"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1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4" w:author="Frank Seebacher" w:date="2025-07-28T15:59:00Z">
                  <w:rPr>
                    <w:rFonts w:eastAsia="Times New Roman"/>
                  </w:rPr>
                </w:rPrChange>
              </w:rPr>
              <w:t xml:space="preserve"> 2021)</w:t>
            </w:r>
          </w:ins>
          <w:del w:id="215"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EndPr/>
        <w:sdtContent>
          <w:del w:id="216" w:author="Frank Seebacher" w:date="2025-07-23T09:31:00Z">
            <w:r w:rsidR="00CB75BF" w:rsidRPr="00582CA2" w:rsidDel="007A395B">
              <w:rPr>
                <w:rFonts w:ascii="Times New Roman" w:eastAsia="Times New Roman" w:hAnsi="Times New Roman" w:cs="Times New Roman"/>
                <w:sz w:val="24"/>
              </w:rPr>
              <w:delText>(Guderley 2004)</w:delText>
            </w:r>
          </w:del>
        </w:sdtContent>
      </w:sdt>
      <w:del w:id="217"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18" w:author="Frank Seebacher" w:date="2025-07-23T16:02:00Z">
        <w:r w:rsidRPr="00A634FE" w:rsidDel="00C6352B">
          <w:rPr>
            <w:rFonts w:ascii="Times New Roman" w:hAnsi="Times New Roman" w:cs="Times New Roman"/>
            <w:sz w:val="24"/>
            <w:szCs w:val="24"/>
          </w:rPr>
          <w:delText>capacity for</w:delText>
        </w:r>
      </w:del>
      <w:ins w:id="219" w:author="Frank Seebacher" w:date="2025-07-23T16:02:00Z">
        <w:r w:rsidR="00C6352B">
          <w:rPr>
            <w:rFonts w:ascii="Times New Roman" w:hAnsi="Times New Roman" w:cs="Times New Roman"/>
            <w:sz w:val="24"/>
            <w:szCs w:val="24"/>
          </w:rPr>
          <w:t>exten</w:t>
        </w:r>
      </w:ins>
      <w:ins w:id="220"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21"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22" w:author="Frank Seebacher" w:date="2025-07-23T09:29:00Z">
        <w:r w:rsidR="007A395B">
          <w:rPr>
            <w:rFonts w:ascii="Times New Roman" w:hAnsi="Times New Roman" w:cs="Times New Roman"/>
            <w:sz w:val="24"/>
            <w:szCs w:val="24"/>
          </w:rPr>
          <w:t xml:space="preserve"> </w:t>
        </w:r>
      </w:ins>
      <w:customXmlInsRangeStart w:id="223"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23"/>
          <w:ins w:id="224" w:author="Frank Seebacher" w:date="2025-07-28T15:59:00Z">
            <w:r w:rsidR="00582CA2" w:rsidRPr="00582CA2">
              <w:rPr>
                <w:rFonts w:ascii="Times New Roman" w:eastAsia="Times New Roman" w:hAnsi="Times New Roman" w:cs="Times New Roman"/>
                <w:sz w:val="24"/>
                <w:rPrChange w:id="225"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2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27" w:author="Frank Seebacher" w:date="2025-07-28T15:59:00Z">
                  <w:rPr>
                    <w:rFonts w:eastAsia="Times New Roman"/>
                  </w:rPr>
                </w:rPrChange>
              </w:rPr>
              <w:t xml:space="preserve"> 2011)</w:t>
            </w:r>
          </w:ins>
          <w:customXmlInsRangeStart w:id="228" w:author="Frank Seebacher" w:date="2025-07-23T09:31:00Z"/>
        </w:sdtContent>
      </w:sdt>
      <w:customXmlInsRangeEnd w:id="228"/>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29" w:author="Frank Seebacher" w:date="2025-07-28T15:59:00Z">
            <w:r w:rsidR="00582CA2" w:rsidRPr="00582CA2">
              <w:rPr>
                <w:rFonts w:ascii="Times New Roman" w:eastAsia="Times New Roman" w:hAnsi="Times New Roman" w:cs="Times New Roman"/>
                <w:sz w:val="24"/>
                <w:rPrChange w:id="230"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3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2" w:author="Frank Seebacher" w:date="2025-07-28T15:59:00Z">
                  <w:rPr>
                    <w:rFonts w:eastAsia="Times New Roman"/>
                  </w:rPr>
                </w:rPrChange>
              </w:rPr>
              <w:t xml:space="preserve"> 2021)</w:t>
            </w:r>
          </w:ins>
          <w:del w:id="233"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34" w:author="Frank Seebacher" w:date="2025-07-24T13:33:00Z"/>
          <w:rFonts w:ascii="Times New Roman" w:hAnsi="Times New Roman" w:cs="Times New Roman"/>
          <w:sz w:val="24"/>
          <w:szCs w:val="24"/>
        </w:rPr>
      </w:pPr>
    </w:p>
    <w:p w14:paraId="12C0150E" w14:textId="56CD48D0"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35"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36" w:author="Frank Seebacher" w:date="2025-07-23T16:03:00Z">
        <w:r w:rsidR="00C6352B">
          <w:rPr>
            <w:rFonts w:ascii="Times New Roman" w:hAnsi="Times New Roman" w:cs="Times New Roman"/>
            <w:sz w:val="24"/>
            <w:szCs w:val="24"/>
          </w:rPr>
          <w:t xml:space="preserve"> responses</w:t>
        </w:r>
      </w:ins>
      <w:del w:id="237"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38" w:author="Frank Seebacher" w:date="2025-07-24T13:33:00Z">
        <w:r w:rsidR="00DE26DD">
          <w:rPr>
            <w:rFonts w:ascii="Times New Roman" w:hAnsi="Times New Roman" w:cs="Times New Roman"/>
            <w:sz w:val="24"/>
            <w:szCs w:val="24"/>
          </w:rPr>
          <w:t xml:space="preserve">, thereby </w:t>
        </w:r>
      </w:ins>
      <w:ins w:id="239" w:author="Frank Seebacher" w:date="2025-07-24T13:34:00Z">
        <w:r w:rsidR="00DE26DD">
          <w:rPr>
            <w:rFonts w:ascii="Times New Roman" w:hAnsi="Times New Roman" w:cs="Times New Roman"/>
            <w:sz w:val="24"/>
            <w:szCs w:val="24"/>
          </w:rPr>
          <w:t>limiting the</w:t>
        </w:r>
      </w:ins>
      <w:ins w:id="240" w:author="Frank Seebacher" w:date="2025-07-24T13:35:00Z">
        <w:r w:rsidR="00DE26DD">
          <w:rPr>
            <w:rFonts w:ascii="Times New Roman" w:hAnsi="Times New Roman" w:cs="Times New Roman"/>
            <w:sz w:val="24"/>
            <w:szCs w:val="24"/>
          </w:rPr>
          <w:t xml:space="preserve"> benefits of plasticity</w:t>
        </w:r>
      </w:ins>
      <w:ins w:id="241"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42" w:author="Frank Seebacher" w:date="2025-07-28T15:59:00Z">
            <w:r w:rsidR="00582CA2" w:rsidRPr="00582CA2">
              <w:rPr>
                <w:rFonts w:ascii="Times New Roman" w:eastAsia="Times New Roman" w:hAnsi="Times New Roman" w:cs="Times New Roman"/>
                <w:sz w:val="24"/>
                <w:rPrChange w:id="243" w:author="Frank Seebacher" w:date="2025-07-28T15:59:00Z">
                  <w:rPr>
                    <w:rFonts w:eastAsia="Times New Roman"/>
                  </w:rPr>
                </w:rPrChange>
              </w:rPr>
              <w:t xml:space="preserve">(Dowd &amp; Denny 2020; </w:t>
            </w:r>
            <w:proofErr w:type="spellStart"/>
            <w:r w:rsidR="00582CA2" w:rsidRPr="00582CA2">
              <w:rPr>
                <w:rFonts w:ascii="Times New Roman" w:eastAsia="Times New Roman" w:hAnsi="Times New Roman" w:cs="Times New Roman"/>
                <w:sz w:val="24"/>
                <w:rPrChange w:id="244" w:author="Frank Seebacher" w:date="2025-07-28T15:59:00Z">
                  <w:rPr>
                    <w:rFonts w:eastAsia="Times New Roman"/>
                  </w:rPr>
                </w:rPrChange>
              </w:rPr>
              <w:t>Jørgensen</w:t>
            </w:r>
            <w:proofErr w:type="spellEnd"/>
            <w:r w:rsidR="00582CA2" w:rsidRPr="00582CA2">
              <w:rPr>
                <w:rFonts w:ascii="Times New Roman" w:eastAsia="Times New Roman" w:hAnsi="Times New Roman" w:cs="Times New Roman"/>
                <w:sz w:val="24"/>
                <w:rPrChange w:id="24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7"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4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9" w:author="Frank Seebacher" w:date="2025-07-28T15:59:00Z">
                  <w:rPr>
                    <w:rFonts w:eastAsia="Times New Roman"/>
                  </w:rPr>
                </w:rPrChange>
              </w:rPr>
              <w:t xml:space="preserve"> 2017)</w:t>
            </w:r>
          </w:ins>
          <w:del w:id="250"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51" w:author="Frank Seebacher" w:date="2025-07-24T13:35:00Z">
        <w:r w:rsidR="00DE26DD">
          <w:rPr>
            <w:rFonts w:ascii="Times New Roman" w:hAnsi="Times New Roman" w:cs="Times New Roman"/>
            <w:sz w:val="24"/>
            <w:szCs w:val="24"/>
          </w:rPr>
          <w:t>Alternatively,</w:t>
        </w:r>
      </w:ins>
      <w:ins w:id="252"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53" w:author="Frank Seebacher" w:date="2025-07-24T13:43:00Z">
        <w:r w:rsidR="005706A0">
          <w:rPr>
            <w:rFonts w:ascii="Times New Roman" w:hAnsi="Times New Roman" w:cs="Times New Roman"/>
            <w:sz w:val="24"/>
            <w:szCs w:val="24"/>
          </w:rPr>
          <w:t>, thereb</w:t>
        </w:r>
      </w:ins>
      <w:ins w:id="254" w:author="Frank Seebacher" w:date="2025-07-24T13:44:00Z">
        <w:r w:rsidR="005706A0">
          <w:rPr>
            <w:rFonts w:ascii="Times New Roman" w:hAnsi="Times New Roman" w:cs="Times New Roman"/>
            <w:sz w:val="24"/>
            <w:szCs w:val="24"/>
          </w:rPr>
          <w:t>y promoting selection for plasticity</w:t>
        </w:r>
      </w:ins>
      <w:ins w:id="255" w:author="Frank Seebacher" w:date="2025-07-24T14:33:00Z">
        <w:r w:rsidR="00240494">
          <w:rPr>
            <w:rFonts w:ascii="Times New Roman" w:hAnsi="Times New Roman" w:cs="Times New Roman"/>
            <w:sz w:val="24"/>
            <w:szCs w:val="24"/>
          </w:rPr>
          <w:t xml:space="preserve"> </w:t>
        </w:r>
      </w:ins>
      <w:customXmlInsRangeStart w:id="256"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56"/>
          <w:ins w:id="257" w:author="Frank Seebacher" w:date="2025-07-28T15:59:00Z">
            <w:r w:rsidR="00582CA2" w:rsidRPr="00582CA2">
              <w:rPr>
                <w:rFonts w:ascii="Times New Roman" w:eastAsia="Times New Roman" w:hAnsi="Times New Roman" w:cs="Times New Roman"/>
                <w:sz w:val="24"/>
                <w:rPrChange w:id="25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59" w:author="Frank Seebacher" w:date="2025-07-28T15:59:00Z">
                  <w:rPr>
                    <w:rFonts w:eastAsia="Times New Roman"/>
                  </w:rPr>
                </w:rPrChange>
              </w:rPr>
              <w:t>Scheuffele</w:t>
            </w:r>
            <w:proofErr w:type="spellEnd"/>
            <w:r w:rsidR="00582CA2" w:rsidRPr="00582CA2">
              <w:rPr>
                <w:rFonts w:ascii="Times New Roman" w:eastAsia="Times New Roman" w:hAnsi="Times New Roman" w:cs="Times New Roman"/>
                <w:sz w:val="24"/>
                <w:rPrChange w:id="26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2" w:author="Frank Seebacher" w:date="2025-07-28T15:59:00Z">
                  <w:rPr>
                    <w:rFonts w:eastAsia="Times New Roman"/>
                  </w:rPr>
                </w:rPrChange>
              </w:rPr>
              <w:t xml:space="preserve"> 2021)</w:t>
            </w:r>
          </w:ins>
          <w:customXmlInsRangeStart w:id="263" w:author="Frank Seebacher" w:date="2025-07-24T14:33:00Z"/>
        </w:sdtContent>
      </w:sdt>
      <w:customXmlInsRangeEnd w:id="263"/>
      <w:ins w:id="264"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65" w:author="Frank Seebacher" w:date="2025-07-23T10:55:00Z">
        <w:r w:rsidR="002D329E">
          <w:rPr>
            <w:rFonts w:ascii="Times New Roman" w:hAnsi="Times New Roman" w:cs="Times New Roman"/>
            <w:sz w:val="24"/>
            <w:szCs w:val="24"/>
          </w:rPr>
          <w:t>in fluctuating environme</w:t>
        </w:r>
      </w:ins>
      <w:ins w:id="266" w:author="Frank Seebacher" w:date="2025-07-23T10:56:00Z">
        <w:r w:rsidR="002D329E">
          <w:rPr>
            <w:rFonts w:ascii="Times New Roman" w:hAnsi="Times New Roman" w:cs="Times New Roman"/>
            <w:sz w:val="24"/>
            <w:szCs w:val="24"/>
          </w:rPr>
          <w:t>n</w:t>
        </w:r>
      </w:ins>
      <w:ins w:id="267"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68" w:author="Frank Seebacher" w:date="2025-07-23T10:56:00Z">
        <w:r w:rsidR="002D329E">
          <w:rPr>
            <w:rFonts w:ascii="Times New Roman" w:hAnsi="Times New Roman" w:cs="Times New Roman"/>
            <w:sz w:val="24"/>
            <w:szCs w:val="24"/>
          </w:rPr>
          <w:t xml:space="preserve"> </w:t>
        </w:r>
      </w:ins>
      <w:customXmlInsRangeStart w:id="269"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69"/>
          <w:ins w:id="270" w:author="Frank Seebacher" w:date="2025-07-28T15:59:00Z">
            <w:r w:rsidR="00582CA2" w:rsidRPr="00582CA2">
              <w:rPr>
                <w:rFonts w:ascii="Times New Roman" w:eastAsia="Times New Roman" w:hAnsi="Times New Roman" w:cs="Times New Roman"/>
                <w:sz w:val="24"/>
                <w:rPrChange w:id="271"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7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3" w:author="Frank Seebacher" w:date="2025-07-28T15:59:00Z">
                  <w:rPr>
                    <w:rFonts w:eastAsia="Times New Roman"/>
                  </w:rPr>
                </w:rPrChange>
              </w:rPr>
              <w:t xml:space="preserve"> 2016)</w:t>
            </w:r>
          </w:ins>
          <w:customXmlInsRangeStart w:id="274" w:author="Frank Seebacher" w:date="2025-07-23T10:56:00Z"/>
        </w:sdtContent>
      </w:sdt>
      <w:customXmlInsRangeEnd w:id="274"/>
      <w:ins w:id="275" w:author="Frank Seebacher" w:date="2025-07-23T10:56:00Z">
        <w:r w:rsidR="002D329E">
          <w:rPr>
            <w:rFonts w:ascii="Times New Roman" w:hAnsi="Times New Roman" w:cs="Times New Roman"/>
            <w:sz w:val="24"/>
            <w:szCs w:val="24"/>
          </w:rPr>
          <w:t> .</w:t>
        </w:r>
      </w:ins>
      <w:del w:id="276"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277" w:author="Frank Seebacher" w:date="2025-07-23T10:56:00Z">
        <w:r w:rsidR="002D329E">
          <w:rPr>
            <w:rFonts w:ascii="Times New Roman" w:hAnsi="Times New Roman" w:cs="Times New Roman"/>
            <w:sz w:val="24"/>
            <w:szCs w:val="24"/>
          </w:rPr>
          <w:t>P</w:t>
        </w:r>
      </w:ins>
      <w:del w:id="278"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279"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280" w:author="Frank Seebacher" w:date="2025-07-24T13:48:00Z">
        <w:r w:rsidR="00A43A74">
          <w:rPr>
            <w:rFonts w:ascii="Times New Roman" w:hAnsi="Times New Roman" w:cs="Times New Roman"/>
            <w:sz w:val="24"/>
            <w:szCs w:val="24"/>
          </w:rPr>
          <w:t xml:space="preserve"> and the lag time between phenotypic and environme</w:t>
        </w:r>
      </w:ins>
      <w:ins w:id="281" w:author="Frank Seebacher" w:date="2025-07-24T13:49:00Z">
        <w:r w:rsidR="00A43A74">
          <w:rPr>
            <w:rFonts w:ascii="Times New Roman" w:hAnsi="Times New Roman" w:cs="Times New Roman"/>
            <w:sz w:val="24"/>
            <w:szCs w:val="24"/>
          </w:rPr>
          <w:t>n</w:t>
        </w:r>
      </w:ins>
      <w:ins w:id="282"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283" w:author="Frank Seebacher" w:date="2025-07-28T15:59:00Z">
            <w:r w:rsidR="00582CA2" w:rsidRPr="00582CA2">
              <w:rPr>
                <w:rFonts w:ascii="Times New Roman" w:eastAsia="Times New Roman" w:hAnsi="Times New Roman" w:cs="Times New Roman"/>
                <w:sz w:val="24"/>
                <w:rPrChange w:id="284"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8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2024)</w:t>
            </w:r>
          </w:ins>
          <w:del w:id="289"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290" w:author="Frank Seebacher" w:date="2025-07-28T15:59:00Z">
            <w:r w:rsidR="00582CA2" w:rsidRPr="00582CA2">
              <w:rPr>
                <w:rFonts w:ascii="Times New Roman" w:eastAsia="Times New Roman" w:hAnsi="Times New Roman" w:cs="Times New Roman"/>
                <w:sz w:val="24"/>
                <w:rPrChange w:id="291"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2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3" w:author="Frank Seebacher" w:date="2025-07-28T15:59:00Z">
                  <w:rPr>
                    <w:rFonts w:eastAsia="Times New Roman"/>
                  </w:rPr>
                </w:rPrChange>
              </w:rPr>
              <w:t xml:space="preserve"> 2020)</w:t>
            </w:r>
          </w:ins>
          <w:del w:id="294"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At present, empirical evidence is equivocal, leaving the relationship between temperature 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295" w:author="Frank Seebacher" w:date="2025-07-28T15:59:00Z">
            <w:r w:rsidR="00582CA2" w:rsidRPr="00582CA2">
              <w:rPr>
                <w:rFonts w:ascii="Times New Roman" w:eastAsia="Times New Roman" w:hAnsi="Times New Roman" w:cs="Times New Roman"/>
                <w:sz w:val="24"/>
                <w:rPrChange w:id="296"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2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8" w:author="Frank Seebacher" w:date="2025-07-28T15:59:00Z">
                  <w:rPr>
                    <w:rFonts w:eastAsia="Times New Roman"/>
                  </w:rPr>
                </w:rPrChange>
              </w:rPr>
              <w:t xml:space="preserve"> 2024)</w:t>
            </w:r>
          </w:ins>
          <w:del w:id="299"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300" w:author="Frank Seebacher" w:date="2025-07-24T13:49:00Z">
        <w:r w:rsidR="00A43A74">
          <w:rPr>
            <w:rFonts w:ascii="Times New Roman" w:hAnsi="Times New Roman" w:cs="Times New Roman"/>
            <w:sz w:val="24"/>
            <w:szCs w:val="24"/>
          </w:rPr>
          <w:t xml:space="preserve"> As we briefly </w:t>
        </w:r>
      </w:ins>
      <w:ins w:id="301" w:author="Frank Seebacher" w:date="2025-07-24T13:50:00Z">
        <w:r w:rsidR="00A43A74">
          <w:rPr>
            <w:rFonts w:ascii="Times New Roman" w:hAnsi="Times New Roman" w:cs="Times New Roman"/>
            <w:sz w:val="24"/>
            <w:szCs w:val="24"/>
          </w:rPr>
          <w:lastRenderedPageBreak/>
          <w:t xml:space="preserve">summarised above, temperature fluctuations could </w:t>
        </w:r>
      </w:ins>
      <w:ins w:id="302" w:author="Frank Seebacher" w:date="2025-07-24T14:16:00Z">
        <w:r w:rsidR="005F7E64">
          <w:rPr>
            <w:rFonts w:ascii="Times New Roman" w:hAnsi="Times New Roman" w:cs="Times New Roman"/>
            <w:sz w:val="24"/>
            <w:szCs w:val="24"/>
          </w:rPr>
          <w:t>promote or constrain</w:t>
        </w:r>
      </w:ins>
      <w:ins w:id="303" w:author="Frank Seebacher" w:date="2025-07-24T13:50:00Z">
        <w:r w:rsidR="00A43A74">
          <w:rPr>
            <w:rFonts w:ascii="Times New Roman" w:hAnsi="Times New Roman" w:cs="Times New Roman"/>
            <w:sz w:val="24"/>
            <w:szCs w:val="24"/>
          </w:rPr>
          <w:t xml:space="preserve"> plasticity.</w:t>
        </w:r>
      </w:ins>
      <w:r w:rsidR="00B03D7D" w:rsidRPr="00A634FE">
        <w:rPr>
          <w:rFonts w:ascii="Times New Roman" w:hAnsi="Times New Roman" w:cs="Times New Roman"/>
          <w:sz w:val="24"/>
          <w:szCs w:val="24"/>
        </w:rPr>
        <w:t xml:space="preserve"> </w:t>
      </w:r>
      <w:del w:id="304"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05" w:author="Frank Seebacher" w:date="2025-07-24T13:51:00Z">
        <w:r w:rsidR="00A43A74">
          <w:rPr>
            <w:rFonts w:ascii="Times New Roman" w:hAnsi="Times New Roman" w:cs="Times New Roman"/>
            <w:sz w:val="24"/>
            <w:szCs w:val="24"/>
          </w:rPr>
          <w:t>I</w:t>
        </w:r>
      </w:ins>
      <w:del w:id="306"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07"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08"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09" w:author="Frank Seebacher" w:date="2025-07-23T16:06:00Z">
        <w:r w:rsidR="0042151F" w:rsidRPr="00A634FE" w:rsidDel="00140C58">
          <w:rPr>
            <w:rFonts w:ascii="Times New Roman" w:hAnsi="Times New Roman" w:cs="Times New Roman"/>
            <w:sz w:val="24"/>
            <w:szCs w:val="24"/>
          </w:rPr>
          <w:delText>capacity for</w:delText>
        </w:r>
      </w:del>
      <w:ins w:id="310"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11"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12" w:author="Frank Seebacher" w:date="2025-07-24T13:51:00Z">
        <w:r w:rsidR="00A43A74">
          <w:rPr>
            <w:rFonts w:ascii="Times New Roman" w:hAnsi="Times New Roman" w:cs="Times New Roman"/>
            <w:sz w:val="24"/>
            <w:szCs w:val="24"/>
          </w:rPr>
          <w:t xml:space="preserve"> t</w:t>
        </w:r>
      </w:ins>
      <w:ins w:id="313"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14" w:author="Frank Seebacher" w:date="2025-07-28T15:59:00Z">
            <w:r w:rsidR="00582CA2" w:rsidRPr="00582CA2">
              <w:rPr>
                <w:rFonts w:ascii="Times New Roman" w:eastAsia="Times New Roman" w:hAnsi="Times New Roman" w:cs="Times New Roman"/>
                <w:sz w:val="24"/>
                <w:rPrChange w:id="315"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1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7" w:author="Frank Seebacher" w:date="2025-07-28T15:59:00Z">
                  <w:rPr>
                    <w:rFonts w:eastAsia="Times New Roman"/>
                  </w:rPr>
                </w:rPrChange>
              </w:rPr>
              <w:t xml:space="preserve"> 2015)</w:t>
            </w:r>
          </w:ins>
          <w:del w:id="318"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D48F7D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19" w:author="Frank Seebacher" w:date="2025-07-23T16:04:00Z">
        <w:r w:rsidDel="00C6352B">
          <w:rPr>
            <w:rFonts w:ascii="Times New Roman" w:hAnsi="Times New Roman" w:cs="Times New Roman"/>
            <w:sz w:val="24"/>
            <w:szCs w:val="24"/>
          </w:rPr>
          <w:delText xml:space="preserve">capacity </w:delText>
        </w:r>
      </w:del>
      <w:ins w:id="320" w:author="Frank Seebacher" w:date="2025-07-23T16:04:00Z">
        <w:r w:rsidR="00C6352B">
          <w:rPr>
            <w:rFonts w:ascii="Times New Roman" w:hAnsi="Times New Roman" w:cs="Times New Roman"/>
            <w:sz w:val="24"/>
            <w:szCs w:val="24"/>
          </w:rPr>
          <w:t>expression of</w:t>
        </w:r>
      </w:ins>
      <w:del w:id="321"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22" w:author="Frank Seebacher" w:date="2025-07-23T10:58:00Z">
        <w:r w:rsidR="002D329E">
          <w:rPr>
            <w:rFonts w:ascii="Times New Roman" w:hAnsi="Times New Roman" w:cs="Times New Roman"/>
            <w:sz w:val="24"/>
            <w:szCs w:val="24"/>
          </w:rPr>
          <w:t xml:space="preserve">The analysis we present here </w:t>
        </w:r>
      </w:ins>
      <w:ins w:id="323" w:author="Frank Seebacher" w:date="2025-07-23T10:59:00Z">
        <w:r w:rsidR="002D329E">
          <w:rPr>
            <w:rFonts w:ascii="Times New Roman" w:hAnsi="Times New Roman" w:cs="Times New Roman"/>
            <w:sz w:val="24"/>
            <w:szCs w:val="24"/>
          </w:rPr>
          <w:t>follows from our earlier meta-analyses</w:t>
        </w:r>
      </w:ins>
      <w:ins w:id="324" w:author="Frank Seebacher" w:date="2025-07-23T11:02:00Z">
        <w:r w:rsidR="00446E92">
          <w:rPr>
            <w:rFonts w:ascii="Times New Roman" w:hAnsi="Times New Roman" w:cs="Times New Roman"/>
            <w:sz w:val="24"/>
            <w:szCs w:val="24"/>
          </w:rPr>
          <w:t xml:space="preserve"> that considered the impact</w:t>
        </w:r>
      </w:ins>
      <w:ins w:id="325" w:author="Frank Seebacher" w:date="2025-07-23T11:11:00Z">
        <w:r w:rsidR="00873FAF">
          <w:rPr>
            <w:rFonts w:ascii="Times New Roman" w:hAnsi="Times New Roman" w:cs="Times New Roman"/>
            <w:sz w:val="24"/>
            <w:szCs w:val="24"/>
          </w:rPr>
          <w:t>s</w:t>
        </w:r>
      </w:ins>
      <w:ins w:id="326" w:author="Frank Seebacher" w:date="2025-07-23T11:02:00Z">
        <w:r w:rsidR="00446E92">
          <w:rPr>
            <w:rFonts w:ascii="Times New Roman" w:hAnsi="Times New Roman" w:cs="Times New Roman"/>
            <w:sz w:val="24"/>
            <w:szCs w:val="24"/>
          </w:rPr>
          <w:t xml:space="preserve"> of temperature fluctuations on mean trait values</w:t>
        </w:r>
      </w:ins>
      <w:ins w:id="327" w:author="Frank Seebacher" w:date="2025-07-23T10:59:00Z">
        <w:r w:rsidR="002D329E">
          <w:rPr>
            <w:rFonts w:ascii="Times New Roman" w:hAnsi="Times New Roman" w:cs="Times New Roman"/>
            <w:sz w:val="24"/>
            <w:szCs w:val="24"/>
          </w:rPr>
          <w:t xml:space="preserve"> </w:t>
        </w:r>
      </w:ins>
      <w:customXmlInsRangeStart w:id="328"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28"/>
          <w:ins w:id="329" w:author="Frank Seebacher" w:date="2025-07-28T15:59:00Z">
            <w:r w:rsidR="00582CA2" w:rsidRPr="00582CA2">
              <w:rPr>
                <w:rFonts w:ascii="Times New Roman" w:eastAsia="Times New Roman" w:hAnsi="Times New Roman" w:cs="Times New Roman"/>
                <w:sz w:val="24"/>
                <w:rPrChange w:id="33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331" w:author="Frank Seebacher" w:date="2025-07-28T15:59:00Z">
                  <w:rPr>
                    <w:rFonts w:eastAsia="Times New Roman"/>
                  </w:rPr>
                </w:rPrChange>
              </w:rPr>
              <w:t>Raynal</w:t>
            </w:r>
            <w:proofErr w:type="spellEnd"/>
            <w:r w:rsidR="00582CA2" w:rsidRPr="00582CA2">
              <w:rPr>
                <w:rFonts w:ascii="Times New Roman" w:eastAsia="Times New Roman" w:hAnsi="Times New Roman" w:cs="Times New Roman"/>
                <w:sz w:val="24"/>
                <w:rPrChange w:id="33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3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34"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3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36" w:author="Frank Seebacher" w:date="2025-07-28T15:59:00Z">
                  <w:rPr>
                    <w:rFonts w:eastAsia="Times New Roman"/>
                  </w:rPr>
                </w:rPrChange>
              </w:rPr>
              <w:t xml:space="preserve"> 2024)</w:t>
            </w:r>
          </w:ins>
          <w:customXmlInsRangeStart w:id="337" w:author="Frank Seebacher" w:date="2025-07-23T11:00:00Z"/>
        </w:sdtContent>
      </w:sdt>
      <w:customXmlInsRangeEnd w:id="337"/>
      <w:ins w:id="338" w:author="Frank Seebacher" w:date="2025-07-23T11:03:00Z">
        <w:r w:rsidR="00446E92">
          <w:rPr>
            <w:rFonts w:ascii="Times New Roman" w:hAnsi="Times New Roman" w:cs="Times New Roman"/>
            <w:sz w:val="24"/>
            <w:szCs w:val="24"/>
          </w:rPr>
          <w:t>,</w:t>
        </w:r>
      </w:ins>
      <w:ins w:id="339" w:author="Frank Seebacher" w:date="2025-07-23T11:00:00Z">
        <w:r w:rsidR="002D329E">
          <w:rPr>
            <w:rFonts w:ascii="Times New Roman" w:hAnsi="Times New Roman" w:cs="Times New Roman"/>
            <w:sz w:val="24"/>
            <w:szCs w:val="24"/>
          </w:rPr>
          <w:t> and</w:t>
        </w:r>
      </w:ins>
      <w:ins w:id="340" w:author="Frank Seebacher" w:date="2025-07-23T11:03:00Z">
        <w:r w:rsidR="00446E92">
          <w:rPr>
            <w:rFonts w:ascii="Times New Roman" w:hAnsi="Times New Roman" w:cs="Times New Roman"/>
            <w:sz w:val="24"/>
            <w:szCs w:val="24"/>
          </w:rPr>
          <w:t xml:space="preserve"> we here</w:t>
        </w:r>
      </w:ins>
      <w:ins w:id="341" w:author="Frank Seebacher" w:date="2025-07-23T11:00:00Z">
        <w:r w:rsidR="002D329E">
          <w:rPr>
            <w:rFonts w:ascii="Times New Roman" w:hAnsi="Times New Roman" w:cs="Times New Roman"/>
            <w:sz w:val="24"/>
            <w:szCs w:val="24"/>
          </w:rPr>
          <w:t xml:space="preserve"> make the conceptual advance of </w:t>
        </w:r>
      </w:ins>
      <w:ins w:id="342"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43"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44" w:author="Frank Seebacher" w:date="2025-07-23T11:02:00Z">
        <w:r w:rsidR="002D329E">
          <w:rPr>
            <w:rFonts w:ascii="Times New Roman" w:hAnsi="Times New Roman" w:cs="Times New Roman"/>
            <w:sz w:val="24"/>
            <w:szCs w:val="24"/>
          </w:rPr>
          <w:t>n</w:t>
        </w:r>
      </w:ins>
      <w:ins w:id="345" w:author="Frank Seebacher" w:date="2025-07-23T11:01:00Z">
        <w:r w:rsidR="002D329E">
          <w:rPr>
            <w:rFonts w:ascii="Times New Roman" w:hAnsi="Times New Roman" w:cs="Times New Roman"/>
            <w:sz w:val="24"/>
            <w:szCs w:val="24"/>
          </w:rPr>
          <w:t xml:space="preserve"> tra</w:t>
        </w:r>
      </w:ins>
      <w:ins w:id="346" w:author="Frank Seebacher" w:date="2025-07-23T11:02:00Z">
        <w:r w:rsidR="002D329E">
          <w:rPr>
            <w:rFonts w:ascii="Times New Roman" w:hAnsi="Times New Roman" w:cs="Times New Roman"/>
            <w:sz w:val="24"/>
            <w:szCs w:val="24"/>
          </w:rPr>
          <w:t>i</w:t>
        </w:r>
      </w:ins>
      <w:ins w:id="347" w:author="Frank Seebacher" w:date="2025-07-23T11:01:00Z">
        <w:r w:rsidR="002D329E">
          <w:rPr>
            <w:rFonts w:ascii="Times New Roman" w:hAnsi="Times New Roman" w:cs="Times New Roman"/>
            <w:sz w:val="24"/>
            <w:szCs w:val="24"/>
          </w:rPr>
          <w:t>t values</w:t>
        </w:r>
      </w:ins>
      <w:ins w:id="348" w:author="Frank Seebacher" w:date="2025-07-23T11:03:00Z">
        <w:r w:rsidR="00446E92">
          <w:rPr>
            <w:rFonts w:ascii="Times New Roman" w:hAnsi="Times New Roman" w:cs="Times New Roman"/>
            <w:sz w:val="24"/>
            <w:szCs w:val="24"/>
          </w:rPr>
          <w:t>.</w:t>
        </w:r>
      </w:ins>
      <w:ins w:id="349"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50" w:author="Frank Seebacher" w:date="2025-07-23T16:05:00Z">
        <w:r w:rsidR="0042151F" w:rsidRPr="00A634FE" w:rsidDel="00C6352B">
          <w:rPr>
            <w:rFonts w:ascii="Times New Roman" w:hAnsi="Times New Roman" w:cs="Times New Roman"/>
            <w:sz w:val="24"/>
            <w:szCs w:val="24"/>
          </w:rPr>
          <w:delText>capacity for</w:delText>
        </w:r>
      </w:del>
      <w:ins w:id="351"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52" w:author="Frank Seebacher" w:date="2025-07-23T11:12:00Z">
        <w:r w:rsidR="00005170">
          <w:rPr>
            <w:rFonts w:ascii="Times New Roman" w:hAnsi="Times New Roman" w:cs="Times New Roman"/>
            <w:sz w:val="24"/>
            <w:szCs w:val="24"/>
          </w:rPr>
          <w:t xml:space="preserve">Hence, we analysed data from studies that conducted </w:t>
        </w:r>
      </w:ins>
      <w:ins w:id="353" w:author="Frank Seebacher" w:date="2025-07-23T11:15:00Z">
        <w:r w:rsidR="00005170">
          <w:rPr>
            <w:rFonts w:ascii="Times New Roman" w:hAnsi="Times New Roman" w:cs="Times New Roman"/>
            <w:sz w:val="24"/>
            <w:szCs w:val="24"/>
          </w:rPr>
          <w:t>fully</w:t>
        </w:r>
      </w:ins>
      <w:ins w:id="354" w:author="Frank Seebacher" w:date="2025-07-23T11:12:00Z">
        <w:r w:rsidR="00005170">
          <w:rPr>
            <w:rFonts w:ascii="Times New Roman" w:hAnsi="Times New Roman" w:cs="Times New Roman"/>
            <w:sz w:val="24"/>
            <w:szCs w:val="24"/>
          </w:rPr>
          <w:t xml:space="preserve"> </w:t>
        </w:r>
      </w:ins>
      <w:ins w:id="355" w:author="Frank Seebacher" w:date="2025-07-23T11:13:00Z">
        <w:r w:rsidR="00005170">
          <w:rPr>
            <w:rFonts w:ascii="Times New Roman" w:hAnsi="Times New Roman" w:cs="Times New Roman"/>
            <w:sz w:val="24"/>
            <w:szCs w:val="24"/>
          </w:rPr>
          <w:t>factorial experiment</w:t>
        </w:r>
      </w:ins>
      <w:ins w:id="356" w:author="Frank Seebacher" w:date="2025-07-23T11:16:00Z">
        <w:r w:rsidR="00005170">
          <w:rPr>
            <w:rFonts w:ascii="Times New Roman" w:hAnsi="Times New Roman" w:cs="Times New Roman"/>
            <w:sz w:val="24"/>
            <w:szCs w:val="24"/>
          </w:rPr>
          <w:t>s</w:t>
        </w:r>
      </w:ins>
      <w:ins w:id="357"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58" w:author="Frank Seebacher" w:date="2025-07-23T11:14:00Z">
        <w:r w:rsidR="00005170">
          <w:rPr>
            <w:rFonts w:ascii="Times New Roman" w:hAnsi="Times New Roman" w:cs="Times New Roman"/>
            <w:sz w:val="24"/>
            <w:szCs w:val="24"/>
          </w:rPr>
          <w:t xml:space="preserve"> fluctuating conditions.</w:t>
        </w:r>
      </w:ins>
      <w:ins w:id="359" w:author="Frank Seebacher" w:date="2025-07-23T11:12:00Z">
        <w:r w:rsidR="00005170">
          <w:rPr>
            <w:rFonts w:ascii="Times New Roman" w:hAnsi="Times New Roman" w:cs="Times New Roman"/>
            <w:sz w:val="24"/>
            <w:szCs w:val="24"/>
          </w:rPr>
          <w:t xml:space="preserve"> </w:t>
        </w:r>
      </w:ins>
      <w:ins w:id="360" w:author="Frank Seebacher" w:date="2025-07-23T11:14:00Z">
        <w:r w:rsidR="00005170">
          <w:rPr>
            <w:rFonts w:ascii="Times New Roman" w:hAnsi="Times New Roman" w:cs="Times New Roman"/>
            <w:sz w:val="24"/>
            <w:szCs w:val="24"/>
          </w:rPr>
          <w:t>We also analysed t</w:t>
        </w:r>
      </w:ins>
      <w:del w:id="361"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62"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63" w:author="Frank Seebacher" w:date="2025-07-28T15:59:00Z">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6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6" w:author="Frank Seebacher" w:date="2025-07-28T15:59:00Z">
                  <w:rPr>
                    <w:rFonts w:eastAsia="Times New Roman"/>
                  </w:rPr>
                </w:rPrChange>
              </w:rPr>
              <w:t xml:space="preserve"> 2015)</w:t>
            </w:r>
          </w:ins>
          <w:del w:id="367"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368" w:author="Frank Seebacher" w:date="2025-07-28T15:59:00Z">
            <w:r w:rsidR="00582CA2" w:rsidRPr="00582CA2">
              <w:rPr>
                <w:rFonts w:ascii="Times New Roman" w:eastAsia="Times New Roman" w:hAnsi="Times New Roman" w:cs="Times New Roman"/>
                <w:sz w:val="24"/>
                <w:rPrChange w:id="369"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37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71" w:author="Frank Seebacher" w:date="2025-07-28T15:59:00Z">
                  <w:rPr>
                    <w:rFonts w:eastAsia="Times New Roman"/>
                  </w:rPr>
                </w:rPrChange>
              </w:rPr>
              <w:t xml:space="preserve"> 2021)</w:t>
            </w:r>
          </w:ins>
          <w:del w:id="372"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373" w:author="Frank Seebacher" w:date="2025-07-28T15:59:00Z">
            <w:r w:rsidR="00582CA2" w:rsidRPr="00582CA2">
              <w:rPr>
                <w:rFonts w:ascii="Times New Roman" w:eastAsia="Times New Roman" w:hAnsi="Times New Roman" w:cs="Times New Roman"/>
                <w:sz w:val="24"/>
                <w:rPrChange w:id="374"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3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76" w:author="Frank Seebacher" w:date="2025-07-28T15:59:00Z">
                  <w:rPr>
                    <w:rFonts w:eastAsia="Times New Roman"/>
                  </w:rPr>
                </w:rPrChange>
              </w:rPr>
              <w:t xml:space="preserve"> 2021)</w:t>
            </w:r>
          </w:ins>
          <w:del w:id="377"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2CDF4065"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378" w:author="Frank Seebacher" w:date="2025-07-28T15:59:00Z">
            <w:r w:rsidR="00582CA2" w:rsidRPr="00582CA2">
              <w:rPr>
                <w:rFonts w:ascii="Times New Roman" w:eastAsia="Times New Roman" w:hAnsi="Times New Roman" w:cs="Times New Roman"/>
                <w:sz w:val="24"/>
                <w:rPrChange w:id="379"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3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81" w:author="Frank Seebacher" w:date="2025-07-28T15:59:00Z">
                  <w:rPr>
                    <w:rFonts w:eastAsia="Times New Roman"/>
                  </w:rPr>
                </w:rPrChange>
              </w:rPr>
              <w:t xml:space="preserve"> 2018)</w:t>
            </w:r>
          </w:ins>
          <w:del w:id="382"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383" w:author="Frank Seebacher" w:date="2025-07-23T11:44:00Z">
        <w:r w:rsidR="00C411A7">
          <w:rPr>
            <w:rFonts w:ascii="Times New Roman" w:hAnsi="Times New Roman" w:cs="Times New Roman"/>
            <w:sz w:val="24"/>
            <w:szCs w:val="24"/>
          </w:rPr>
          <w:t>initial</w:t>
        </w:r>
      </w:ins>
      <w:del w:id="384"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385"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386"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387"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388" w:author="Frank Seebacher" w:date="2025-07-28T12:19:00Z">
        <w:r w:rsidR="0004479B">
          <w:rPr>
            <w:rFonts w:ascii="Times New Roman" w:hAnsi="Times New Roman" w:cs="Times New Roman"/>
            <w:sz w:val="24"/>
            <w:szCs w:val="24"/>
          </w:rPr>
          <w:t>edline</w:t>
        </w:r>
      </w:ins>
      <w:ins w:id="389"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390"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391"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391"/>
          <w:ins w:id="392" w:author="Frank Seebacher" w:date="2025-07-28T15:59:00Z">
            <w:r w:rsidR="00582CA2" w:rsidRPr="00582CA2">
              <w:rPr>
                <w:rFonts w:ascii="Times New Roman" w:eastAsia="Times New Roman" w:hAnsi="Times New Roman" w:cs="Times New Roman"/>
                <w:sz w:val="24"/>
                <w:rPrChange w:id="393"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39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95" w:author="Frank Seebacher" w:date="2025-07-28T15:59:00Z">
                  <w:rPr>
                    <w:rFonts w:eastAsia="Times New Roman"/>
                  </w:rPr>
                </w:rPrChange>
              </w:rPr>
              <w:t xml:space="preserve"> 2024)</w:t>
            </w:r>
          </w:ins>
          <w:customXmlInsRangeStart w:id="396" w:author="Frank Seebacher" w:date="2025-07-23T11:46:00Z"/>
        </w:sdtContent>
      </w:sdt>
      <w:customXmlInsRangeEnd w:id="396"/>
      <w:ins w:id="397" w:author="Frank Seebacher" w:date="2025-07-23T11:46:00Z">
        <w:r w:rsidR="00C411A7">
          <w:rPr>
            <w:rFonts w:ascii="Times New Roman" w:hAnsi="Times New Roman" w:cs="Times New Roman"/>
            <w:sz w:val="24"/>
            <w:szCs w:val="24"/>
          </w:rPr>
          <w:t>, although the data used in the</w:t>
        </w:r>
      </w:ins>
      <w:ins w:id="398" w:author="Frank Seebacher" w:date="2025-07-23T11:47:00Z">
        <w:r w:rsidR="00C411A7">
          <w:rPr>
            <w:rFonts w:ascii="Times New Roman" w:hAnsi="Times New Roman" w:cs="Times New Roman"/>
            <w:sz w:val="24"/>
            <w:szCs w:val="24"/>
          </w:rPr>
          <w:t xml:space="preserve"> present</w:t>
        </w:r>
      </w:ins>
      <w:ins w:id="399" w:author="Frank Seebacher" w:date="2025-07-23T11:46:00Z">
        <w:r w:rsidR="00C411A7">
          <w:rPr>
            <w:rFonts w:ascii="Times New Roman" w:hAnsi="Times New Roman" w:cs="Times New Roman"/>
            <w:sz w:val="24"/>
            <w:szCs w:val="24"/>
          </w:rPr>
          <w:t xml:space="preserve"> analysis were </w:t>
        </w:r>
      </w:ins>
      <w:ins w:id="400" w:author="Frank Seebacher" w:date="2025-07-23T11:47:00Z">
        <w:r w:rsidR="00C411A7">
          <w:rPr>
            <w:rFonts w:ascii="Times New Roman" w:hAnsi="Times New Roman" w:cs="Times New Roman"/>
            <w:sz w:val="24"/>
            <w:szCs w:val="24"/>
          </w:rPr>
          <w:t>not published in the earlier paper. Additionally, we updated the se</w:t>
        </w:r>
      </w:ins>
      <w:ins w:id="401" w:author="Frank Seebacher" w:date="2025-07-23T11:50:00Z">
        <w:r w:rsidR="00181880">
          <w:rPr>
            <w:rFonts w:ascii="Times New Roman" w:hAnsi="Times New Roman" w:cs="Times New Roman"/>
            <w:sz w:val="24"/>
            <w:szCs w:val="24"/>
          </w:rPr>
          <w:t>a</w:t>
        </w:r>
      </w:ins>
      <w:ins w:id="402" w:author="Frank Seebacher" w:date="2025-07-23T11:47:00Z">
        <w:r w:rsidR="00C411A7">
          <w:rPr>
            <w:rFonts w:ascii="Times New Roman" w:hAnsi="Times New Roman" w:cs="Times New Roman"/>
            <w:sz w:val="24"/>
            <w:szCs w:val="24"/>
          </w:rPr>
          <w:t>rch</w:t>
        </w:r>
      </w:ins>
      <w:ins w:id="403" w:author="Frank Seebacher" w:date="2025-07-23T11:50:00Z">
        <w:r w:rsidR="00181880">
          <w:rPr>
            <w:rFonts w:ascii="Times New Roman" w:hAnsi="Times New Roman" w:cs="Times New Roman"/>
            <w:sz w:val="24"/>
            <w:szCs w:val="24"/>
          </w:rPr>
          <w:t xml:space="preserve"> in Scopus and Web of Science on 17 July 2025</w:t>
        </w:r>
      </w:ins>
      <w:ins w:id="404" w:author="Frank Seebacher" w:date="2025-07-23T11:51:00Z">
        <w:r w:rsidR="00181880">
          <w:rPr>
            <w:rFonts w:ascii="Times New Roman" w:hAnsi="Times New Roman" w:cs="Times New Roman"/>
            <w:sz w:val="24"/>
            <w:szCs w:val="24"/>
          </w:rPr>
          <w:t>.</w:t>
        </w:r>
      </w:ins>
      <w:ins w:id="405"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del w:id="406" w:author="Frank Seebacher" w:date="2025-07-28T11:23:00Z">
        <w:r w:rsidR="0042151F" w:rsidRPr="00D54EE5" w:rsidDel="0018321B">
          <w:rPr>
            <w:rFonts w:ascii="Times New Roman" w:hAnsi="Times New Roman" w:cs="Times New Roman"/>
            <w:sz w:val="24"/>
            <w:szCs w:val="24"/>
          </w:rPr>
          <w:delText xml:space="preserve"> </w:delText>
        </w:r>
      </w:del>
      <w:customXmlDelRangeStart w:id="407"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07"/>
          <w:ins w:id="408" w:author="Frank Seebacher" w:date="2025-07-28T15:59:00Z">
            <w:r w:rsidR="00582CA2" w:rsidRPr="00582CA2">
              <w:rPr>
                <w:rFonts w:ascii="Times New Roman" w:eastAsia="Times New Roman" w:hAnsi="Times New Roman" w:cs="Times New Roman"/>
                <w:sz w:val="24"/>
                <w:rPrChange w:id="409"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1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1" w:author="Frank Seebacher" w:date="2025-07-28T15:59:00Z">
                  <w:rPr>
                    <w:rFonts w:eastAsia="Times New Roman"/>
                  </w:rPr>
                </w:rPrChange>
              </w:rPr>
              <w:t xml:space="preserve"> 2018)</w:t>
            </w:r>
          </w:ins>
          <w:del w:id="412"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13" w:author="Frank Seebacher" w:date="2025-07-28T11:23:00Z"/>
        </w:sdtContent>
      </w:sdt>
      <w:customXmlDelRangeEnd w:id="413"/>
      <w:r w:rsidR="0042151F" w:rsidRPr="00D54EE5">
        <w:rPr>
          <w:rFonts w:ascii="Times New Roman" w:hAnsi="Times New Roman" w:cs="Times New Roman"/>
          <w:sz w:val="24"/>
          <w:szCs w:val="24"/>
        </w:rPr>
        <w:t>. To limit the search string to temperature treatments</w:t>
      </w:r>
      <w:ins w:id="414"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del w:id="415" w:author="Frank Seebacher" w:date="2025-07-28T11:23:00Z">
        <w:r w:rsidR="0042151F" w:rsidRPr="00D54EE5" w:rsidDel="0018321B">
          <w:rPr>
            <w:rFonts w:ascii="Times New Roman" w:hAnsi="Times New Roman" w:cs="Times New Roman"/>
            <w:sz w:val="24"/>
            <w:szCs w:val="24"/>
          </w:rPr>
          <w:delText xml:space="preserve"> </w:delText>
        </w:r>
      </w:del>
      <w:customXmlDelRangeStart w:id="416"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16"/>
          <w:ins w:id="417" w:author="Frank Seebacher" w:date="2025-07-28T15:59:00Z">
            <w:r w:rsidR="00582CA2" w:rsidRPr="00582CA2">
              <w:rPr>
                <w:rFonts w:ascii="Times New Roman" w:eastAsia="Times New Roman" w:hAnsi="Times New Roman" w:cs="Times New Roman"/>
                <w:sz w:val="24"/>
                <w:rPrChange w:id="418"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20" w:author="Frank Seebacher" w:date="2025-07-28T15:59:00Z">
                  <w:rPr>
                    <w:rFonts w:eastAsia="Times New Roman"/>
                  </w:rPr>
                </w:rPrChange>
              </w:rPr>
              <w:t xml:space="preserve"> 2018)</w:t>
            </w:r>
          </w:ins>
          <w:del w:id="421"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22" w:author="Frank Seebacher" w:date="2025-07-28T11:23:00Z"/>
        </w:sdtContent>
      </w:sdt>
      <w:customXmlDelRangeEnd w:id="422"/>
      <w:del w:id="423"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24"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25"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5A6F809A" w:rsidR="0042151F" w:rsidRPr="00A634FE" w:rsidRDefault="0042151F" w:rsidP="00D54EE5">
      <w:pPr>
        <w:spacing w:after="0" w:line="480" w:lineRule="auto"/>
        <w:ind w:firstLine="720"/>
        <w:rPr>
          <w:rFonts w:ascii="Times New Roman" w:hAnsi="Times New Roman" w:cs="Times New Roman"/>
          <w:sz w:val="24"/>
          <w:szCs w:val="24"/>
        </w:rPr>
      </w:pPr>
      <w:del w:id="426" w:author="Frank Seebacher" w:date="2025-07-23T11:51:00Z">
        <w:r w:rsidRPr="00D54EE5" w:rsidDel="00181880">
          <w:rPr>
            <w:rFonts w:ascii="Times New Roman" w:hAnsi="Times New Roman" w:cs="Times New Roman"/>
            <w:sz w:val="24"/>
            <w:szCs w:val="24"/>
          </w:rPr>
          <w:delText xml:space="preserve">These </w:delText>
        </w:r>
      </w:del>
      <w:ins w:id="427"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28" w:author="Frank Seebacher" w:date="2025-07-23T11:51:00Z">
        <w:r w:rsidRPr="00D54EE5" w:rsidDel="00181880">
          <w:rPr>
            <w:rFonts w:ascii="Times New Roman" w:hAnsi="Times New Roman" w:cs="Times New Roman"/>
            <w:sz w:val="24"/>
            <w:szCs w:val="24"/>
          </w:rPr>
          <w:delText>e</w:delText>
        </w:r>
      </w:del>
      <w:ins w:id="429" w:author="Frank Seebacher" w:date="2025-07-23T11:51:00Z">
        <w:r w:rsidR="00181880">
          <w:rPr>
            <w:rFonts w:ascii="Times New Roman" w:hAnsi="Times New Roman" w:cs="Times New Roman"/>
            <w:sz w:val="24"/>
            <w:szCs w:val="24"/>
          </w:rPr>
          <w:t xml:space="preserve"> (2022)</w:t>
        </w:r>
      </w:ins>
      <w:del w:id="430"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31"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32" w:author="Frank Seebacher" w:date="2025-07-28T11:23:00Z">
        <w:r w:rsidR="0071419B">
          <w:rPr>
            <w:rFonts w:ascii="Times New Roman" w:hAnsi="Times New Roman" w:cs="Times New Roman"/>
            <w:sz w:val="24"/>
            <w:szCs w:val="24"/>
          </w:rPr>
          <w:t xml:space="preserve"> after removing </w:t>
        </w:r>
      </w:ins>
      <w:ins w:id="433"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34"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35" w:author="Frank Seebacher" w:date="2025-07-28T11:24:00Z">
        <w:r w:rsidR="0071419B">
          <w:rPr>
            <w:rFonts w:ascii="Times New Roman" w:hAnsi="Times New Roman" w:cs="Times New Roman"/>
            <w:sz w:val="24"/>
            <w:szCs w:val="24"/>
          </w:rPr>
          <w:t xml:space="preserve">fulfilled our inclusion criteria </w:t>
        </w:r>
      </w:ins>
      <w:ins w:id="436"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Scopus, Web of Science, ScienceDirect and Google Scholar to conduct a forward (papers citing the original study) and backward (papers that were cited in the original study) search on</w:t>
      </w:r>
      <w:del w:id="437"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38"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October 2022</w:t>
      </w:r>
      <w:r w:rsidR="00200F41">
        <w:rPr>
          <w:rFonts w:ascii="Times New Roman" w:hAnsi="Times New Roman" w:cs="Times New Roman"/>
          <w:sz w:val="24"/>
          <w:szCs w:val="24"/>
        </w:rPr>
        <w:t>, and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39" w:author="Frank Seebacher" w:date="2025-07-28T13:30:00Z">
        <w:r w:rsidR="006C678A">
          <w:rPr>
            <w:rFonts w:ascii="Times New Roman" w:hAnsi="Times New Roman" w:cs="Times New Roman"/>
            <w:sz w:val="24"/>
            <w:szCs w:val="24"/>
          </w:rPr>
          <w:t xml:space="preserve"> </w:t>
        </w:r>
      </w:ins>
      <w:del w:id="440"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41"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41"/>
          <w:ins w:id="442" w:author="Frank Seebacher" w:date="2025-07-28T15:59:00Z">
            <w:r w:rsidR="00582CA2" w:rsidRPr="00582CA2">
              <w:rPr>
                <w:rFonts w:ascii="Times New Roman" w:eastAsia="Times New Roman" w:hAnsi="Times New Roman" w:cs="Times New Roman"/>
                <w:sz w:val="24"/>
                <w:rPrChange w:id="44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44"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4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47" w:author="Frank Seebacher" w:date="2025-07-28T15:59:00Z">
                  <w:rPr>
                    <w:rFonts w:eastAsia="Times New Roman"/>
                  </w:rPr>
                </w:rPrChange>
              </w:rPr>
              <w:t xml:space="preserve"> 2016)</w:t>
            </w:r>
          </w:ins>
          <w:del w:id="448"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49" w:author="Frank Seebacher" w:date="2025-07-28T13:30:00Z"/>
        </w:sdtContent>
      </w:sdt>
      <w:customXmlDelRangeEnd w:id="449"/>
      <w:del w:id="450"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51"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w:t>
      </w:r>
      <w:r w:rsidRPr="00A634FE">
        <w:rPr>
          <w:rFonts w:ascii="Times New Roman" w:hAnsi="Times New Roman" w:cs="Times New Roman"/>
          <w:sz w:val="24"/>
          <w:szCs w:val="24"/>
        </w:rPr>
        <w:lastRenderedPageBreak/>
        <w:t xml:space="preserve">full-text screening </w:t>
      </w:r>
      <w:del w:id="452"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53" w:author="Frank Seebacher" w:date="2025-07-28T11:26:00Z">
        <w:r w:rsidR="0071419B">
          <w:rPr>
            <w:rFonts w:ascii="Times New Roman" w:hAnsi="Times New Roman" w:cs="Times New Roman"/>
            <w:sz w:val="24"/>
            <w:szCs w:val="24"/>
          </w:rPr>
          <w:t>s</w:t>
        </w:r>
      </w:ins>
      <w:del w:id="454"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5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56" w:author="Frank Seebacher" w:date="2025-07-28T15:59:00Z">
            <w:r w:rsidR="00582CA2" w:rsidRPr="00582CA2">
              <w:rPr>
                <w:rFonts w:ascii="Times New Roman" w:eastAsia="Times New Roman" w:hAnsi="Times New Roman" w:cs="Times New Roman"/>
                <w:sz w:val="24"/>
                <w:rPrChange w:id="45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58"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459"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6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1" w:author="Frank Seebacher" w:date="2025-07-28T15:59:00Z">
                  <w:rPr>
                    <w:rFonts w:eastAsia="Times New Roman"/>
                  </w:rPr>
                </w:rPrChange>
              </w:rPr>
              <w:t xml:space="preserve"> 2016)</w:t>
            </w:r>
          </w:ins>
          <w:del w:id="462"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463" w:author="Frank Seebacher" w:date="2025-07-28T11:27:00Z">
        <w:r w:rsidR="00200F41" w:rsidDel="0071419B">
          <w:rPr>
            <w:rFonts w:ascii="Times New Roman" w:hAnsi="Times New Roman" w:cs="Times New Roman"/>
            <w:sz w:val="24"/>
            <w:szCs w:val="24"/>
          </w:rPr>
          <w:delText>this search</w:delText>
        </w:r>
      </w:del>
      <w:ins w:id="464"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465" w:author="Frank Seebacher" w:date="2025-07-23T11:52:00Z">
        <w:r w:rsidR="00181880">
          <w:rPr>
            <w:rFonts w:ascii="Times New Roman" w:hAnsi="Times New Roman" w:cs="Times New Roman"/>
            <w:sz w:val="24"/>
            <w:szCs w:val="24"/>
          </w:rPr>
          <w:t xml:space="preserve"> The updated search</w:t>
        </w:r>
      </w:ins>
      <w:ins w:id="466" w:author="Frank Seebacher" w:date="2025-07-23T11:53:00Z">
        <w:r w:rsidR="00181880">
          <w:rPr>
            <w:rFonts w:ascii="Times New Roman" w:hAnsi="Times New Roman" w:cs="Times New Roman"/>
            <w:sz w:val="24"/>
            <w:szCs w:val="24"/>
          </w:rPr>
          <w:t xml:space="preserve"> (2025)</w:t>
        </w:r>
      </w:ins>
      <w:ins w:id="467" w:author="Frank Seebacher" w:date="2025-07-23T11:52:00Z">
        <w:r w:rsidR="00181880">
          <w:rPr>
            <w:rFonts w:ascii="Times New Roman" w:hAnsi="Times New Roman" w:cs="Times New Roman"/>
            <w:sz w:val="24"/>
            <w:szCs w:val="24"/>
          </w:rPr>
          <w:t xml:space="preserve"> </w:t>
        </w:r>
      </w:ins>
      <w:ins w:id="468" w:author="Frank Seebacher" w:date="2025-07-23T11:53:00Z">
        <w:r w:rsidR="00181880">
          <w:rPr>
            <w:rFonts w:ascii="Times New Roman" w:hAnsi="Times New Roman" w:cs="Times New Roman"/>
            <w:sz w:val="24"/>
            <w:szCs w:val="24"/>
          </w:rPr>
          <w:t>returned an additional 1475 studies after removing duplicates. Foll</w:t>
        </w:r>
      </w:ins>
      <w:ins w:id="469"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470" w:author="Frank Seebacher" w:date="2025-07-23T11:55:00Z">
        <w:r w:rsidR="00181880">
          <w:rPr>
            <w:rFonts w:ascii="Times New Roman" w:hAnsi="Times New Roman" w:cs="Times New Roman"/>
            <w:sz w:val="24"/>
            <w:szCs w:val="24"/>
          </w:rPr>
          <w:t xml:space="preserve"> Hence, the meta-analysis include</w:t>
        </w:r>
      </w:ins>
      <w:ins w:id="471" w:author="Frank Seebacher" w:date="2025-07-23T13:28:00Z">
        <w:r w:rsidR="0062210F">
          <w:rPr>
            <w:rFonts w:ascii="Times New Roman" w:hAnsi="Times New Roman" w:cs="Times New Roman"/>
            <w:sz w:val="24"/>
            <w:szCs w:val="24"/>
          </w:rPr>
          <w:t>s</w:t>
        </w:r>
      </w:ins>
      <w:ins w:id="472" w:author="Frank Seebacher" w:date="2025-07-23T11:55:00Z">
        <w:r w:rsidR="00181880">
          <w:rPr>
            <w:rFonts w:ascii="Times New Roman" w:hAnsi="Times New Roman" w:cs="Times New Roman"/>
            <w:sz w:val="24"/>
            <w:szCs w:val="24"/>
          </w:rPr>
          <w:t xml:space="preserve"> </w:t>
        </w:r>
      </w:ins>
      <w:ins w:id="473" w:author="Frank Seebacher" w:date="2025-07-23T13:28:00Z">
        <w:r w:rsidR="0062210F">
          <w:rPr>
            <w:rFonts w:ascii="Times New Roman" w:hAnsi="Times New Roman" w:cs="Times New Roman"/>
            <w:sz w:val="24"/>
            <w:szCs w:val="24"/>
          </w:rPr>
          <w:t>data from a</w:t>
        </w:r>
      </w:ins>
      <w:ins w:id="474" w:author="Frank Seebacher" w:date="2025-07-23T11:55:00Z">
        <w:r w:rsidR="00181880">
          <w:rPr>
            <w:rFonts w:ascii="Times New Roman" w:hAnsi="Times New Roman" w:cs="Times New Roman"/>
            <w:sz w:val="24"/>
            <w:szCs w:val="24"/>
          </w:rPr>
          <w:t xml:space="preserve"> total number of 47 studies, </w:t>
        </w:r>
      </w:ins>
      <w:ins w:id="475" w:author="Frank Seebacher" w:date="2025-07-23T13:28:00Z">
        <w:r w:rsidR="0062210F">
          <w:rPr>
            <w:rFonts w:ascii="Times New Roman" w:hAnsi="Times New Roman" w:cs="Times New Roman"/>
            <w:sz w:val="24"/>
            <w:szCs w:val="24"/>
          </w:rPr>
          <w:t>42 species</w:t>
        </w:r>
      </w:ins>
      <w:ins w:id="476" w:author="Frank Seebacher" w:date="2025-07-23T13:33:00Z">
        <w:r w:rsidR="00C10751">
          <w:rPr>
            <w:rFonts w:ascii="Times New Roman" w:hAnsi="Times New Roman" w:cs="Times New Roman"/>
            <w:sz w:val="24"/>
            <w:szCs w:val="24"/>
          </w:rPr>
          <w:t xml:space="preserve"> (20.9% vertebrates, </w:t>
        </w:r>
      </w:ins>
      <w:ins w:id="477" w:author="Frank Seebacher" w:date="2025-07-23T13:34:00Z">
        <w:r w:rsidR="00C10751">
          <w:rPr>
            <w:rFonts w:ascii="Times New Roman" w:hAnsi="Times New Roman" w:cs="Times New Roman"/>
            <w:sz w:val="24"/>
            <w:szCs w:val="24"/>
          </w:rPr>
          <w:t>79.1 % invertebrates)</w:t>
        </w:r>
      </w:ins>
      <w:ins w:id="478" w:author="Frank Seebacher" w:date="2025-07-23T13:28:00Z">
        <w:r w:rsidR="0062210F">
          <w:rPr>
            <w:rFonts w:ascii="Times New Roman" w:hAnsi="Times New Roman" w:cs="Times New Roman"/>
            <w:sz w:val="24"/>
            <w:szCs w:val="24"/>
          </w:rPr>
          <w:t>, and 250 effect sizes</w:t>
        </w:r>
      </w:ins>
      <w:ins w:id="479" w:author="Frank Seebacher" w:date="2025-07-23T13:29:00Z">
        <w:r w:rsidR="0062210F">
          <w:rPr>
            <w:rFonts w:ascii="Times New Roman" w:hAnsi="Times New Roman" w:cs="Times New Roman"/>
            <w:sz w:val="24"/>
            <w:szCs w:val="24"/>
          </w:rPr>
          <w:t>.</w:t>
        </w:r>
      </w:ins>
      <w:ins w:id="480"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481"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482" w:author="Frank Seebacher" w:date="2025-07-28T11:10:00Z">
        <w:r w:rsidR="009230C1">
          <w:rPr>
            <w:rFonts w:ascii="Times New Roman" w:hAnsi="Times New Roman" w:cs="Times New Roman"/>
            <w:sz w:val="24"/>
            <w:szCs w:val="24"/>
          </w:rPr>
          <w:sym w:font="Symbol" w:char="F0B3"/>
        </w:r>
      </w:ins>
      <w:ins w:id="483"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484"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485" w:author="Frank Seebacher" w:date="2025-07-28T11:11:00Z">
        <w:r w:rsidDel="009230C1">
          <w:rPr>
            <w:rFonts w:ascii="Times New Roman" w:hAnsi="Times New Roman" w:cs="Times New Roman"/>
            <w:sz w:val="24"/>
            <w:szCs w:val="24"/>
          </w:rPr>
          <w:delText>treatments</w:delText>
        </w:r>
      </w:del>
      <w:customXmlInsRangeStart w:id="486"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486"/>
          <w:ins w:id="487" w:author="Frank Seebacher" w:date="2025-07-28T15:59:00Z">
            <w:r w:rsidR="00582CA2" w:rsidRPr="00582CA2">
              <w:rPr>
                <w:rFonts w:ascii="Times New Roman" w:eastAsia="Times New Roman" w:hAnsi="Times New Roman" w:cs="Times New Roman"/>
                <w:sz w:val="24"/>
                <w:rPrChange w:id="48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89" w:author="Frank Seebacher" w:date="2025-07-28T15:59:00Z">
                  <w:rPr>
                    <w:rFonts w:eastAsia="Times New Roman"/>
                  </w:rPr>
                </w:rPrChange>
              </w:rPr>
              <w:t>Seebacher</w:t>
            </w:r>
            <w:proofErr w:type="spellEnd"/>
            <w:r w:rsidR="00582CA2" w:rsidRPr="00582CA2">
              <w:rPr>
                <w:rFonts w:ascii="Times New Roman" w:eastAsia="Times New Roman" w:hAnsi="Times New Roman" w:cs="Times New Roman"/>
                <w:sz w:val="24"/>
                <w:rPrChange w:id="49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2" w:author="Frank Seebacher" w:date="2025-07-28T15:59:00Z">
                  <w:rPr>
                    <w:rFonts w:eastAsia="Times New Roman"/>
                  </w:rPr>
                </w:rPrChange>
              </w:rPr>
              <w:t xml:space="preserve"> 2015)</w:t>
            </w:r>
          </w:ins>
          <w:customXmlInsRangeStart w:id="493" w:author="Frank Seebacher" w:date="2025-07-28T11:11:00Z"/>
        </w:sdtContent>
      </w:sdt>
      <w:customXmlInsRangeEnd w:id="493"/>
      <w:ins w:id="49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495" w:author="Frank Seebacher" w:date="2025-07-28T15:59:00Z">
            <w:r w:rsidR="00582CA2" w:rsidRPr="00582CA2">
              <w:rPr>
                <w:rFonts w:ascii="Times New Roman" w:eastAsia="Times New Roman" w:hAnsi="Times New Roman" w:cs="Times New Roman"/>
                <w:sz w:val="24"/>
                <w:rPrChange w:id="49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97" w:author="Frank Seebacher" w:date="2025-07-28T15:59:00Z">
                  <w:rPr>
                    <w:rFonts w:eastAsia="Times New Roman"/>
                  </w:rPr>
                </w:rPrChange>
              </w:rPr>
              <w:t>Seebacher</w:t>
            </w:r>
            <w:proofErr w:type="spellEnd"/>
            <w:r w:rsidR="00582CA2" w:rsidRPr="00582CA2">
              <w:rPr>
                <w:rFonts w:ascii="Times New Roman" w:eastAsia="Times New Roman" w:hAnsi="Times New Roman" w:cs="Times New Roman"/>
                <w:sz w:val="24"/>
                <w:rPrChange w:id="49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9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0" w:author="Frank Seebacher" w:date="2025-07-28T15:59:00Z">
                  <w:rPr>
                    <w:rFonts w:eastAsia="Times New Roman"/>
                  </w:rPr>
                </w:rPrChange>
              </w:rPr>
              <w:t xml:space="preserve"> 2015)</w:t>
            </w:r>
          </w:ins>
          <w:del w:id="501"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02" w:author="Frank Seebacher" w:date="2025-07-28T11:14:00Z">
        <w:r w:rsidR="001615DE">
          <w:rPr>
            <w:rFonts w:ascii="Times New Roman" w:hAnsi="Times New Roman" w:cs="Times New Roman"/>
            <w:sz w:val="24"/>
            <w:szCs w:val="24"/>
          </w:rPr>
          <w:t xml:space="preserve"> to </w:t>
        </w:r>
      </w:ins>
      <w:ins w:id="503" w:author="Frank Seebacher" w:date="2025-07-28T11:15:00Z">
        <w:r w:rsidR="001615DE">
          <w:rPr>
            <w:rFonts w:ascii="Times New Roman" w:hAnsi="Times New Roman" w:cs="Times New Roman"/>
            <w:sz w:val="24"/>
            <w:szCs w:val="24"/>
          </w:rPr>
          <w:t xml:space="preserve">minimise </w:t>
        </w:r>
      </w:ins>
      <w:ins w:id="504" w:author="Frank Seebacher" w:date="2025-07-28T11:18:00Z">
        <w:r w:rsidR="001615DE">
          <w:rPr>
            <w:rFonts w:ascii="Times New Roman" w:hAnsi="Times New Roman" w:cs="Times New Roman"/>
            <w:sz w:val="24"/>
            <w:szCs w:val="24"/>
          </w:rPr>
          <w:t>analysis of</w:t>
        </w:r>
      </w:ins>
      <w:ins w:id="505" w:author="Frank Seebacher" w:date="2025-07-28T11:15:00Z">
        <w:r w:rsidR="001615DE">
          <w:rPr>
            <w:rFonts w:ascii="Times New Roman" w:hAnsi="Times New Roman" w:cs="Times New Roman"/>
            <w:sz w:val="24"/>
            <w:szCs w:val="24"/>
          </w:rPr>
          <w:t xml:space="preserve"> data from potentially damaging temperature ranges</w:t>
        </w:r>
      </w:ins>
      <w:ins w:id="506"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07" w:author="Frank Seebacher" w:date="2025-07-28T15:59:00Z">
            <w:r w:rsidR="00582CA2" w:rsidRPr="00582CA2">
              <w:rPr>
                <w:rFonts w:ascii="Times New Roman" w:eastAsia="Times New Roman" w:hAnsi="Times New Roman" w:cs="Times New Roman"/>
                <w:sz w:val="24"/>
                <w:rPrChange w:id="50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09" w:author="Frank Seebacher" w:date="2025-07-28T15:59:00Z">
                  <w:rPr>
                    <w:rFonts w:eastAsia="Times New Roman"/>
                  </w:rPr>
                </w:rPrChange>
              </w:rPr>
              <w:t>Seebacher</w:t>
            </w:r>
            <w:proofErr w:type="spellEnd"/>
            <w:r w:rsidR="00582CA2" w:rsidRPr="00582CA2">
              <w:rPr>
                <w:rFonts w:ascii="Times New Roman" w:eastAsia="Times New Roman" w:hAnsi="Times New Roman" w:cs="Times New Roman"/>
                <w:sz w:val="24"/>
                <w:rPrChange w:id="51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2" w:author="Frank Seebacher" w:date="2025-07-28T15:59:00Z">
                  <w:rPr>
                    <w:rFonts w:eastAsia="Times New Roman"/>
                  </w:rPr>
                </w:rPrChange>
              </w:rPr>
              <w:t xml:space="preserve"> 2015; Wilson &amp; Franklin 2002)</w:t>
            </w:r>
          </w:ins>
          <w:del w:id="513"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14" w:author="Frank Seebacher" w:date="2025-07-28T12:34:00Z">
        <w:r w:rsidR="009F3A4E">
          <w:rPr>
            <w:rFonts w:ascii="Times New Roman" w:hAnsi="Times New Roman" w:cs="Times New Roman"/>
            <w:sz w:val="24"/>
            <w:szCs w:val="24"/>
          </w:rPr>
          <w:t xml:space="preserve">version </w:t>
        </w:r>
      </w:ins>
      <w:ins w:id="515"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16" w:author="Frank Seebacher" w:date="2025-07-28T15:59:00Z">
            <w:r w:rsidR="00582CA2" w:rsidRPr="00582CA2">
              <w:rPr>
                <w:rFonts w:ascii="Times New Roman" w:eastAsia="Times New Roman" w:hAnsi="Times New Roman" w:cs="Times New Roman"/>
                <w:sz w:val="24"/>
                <w:rPrChange w:id="517"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9" w:author="Frank Seebacher" w:date="2025-07-28T15:59:00Z">
                  <w:rPr>
                    <w:rFonts w:eastAsia="Times New Roman"/>
                  </w:rPr>
                </w:rPrChange>
              </w:rPr>
              <w:t xml:space="preserve"> 2019)</w:t>
            </w:r>
          </w:ins>
          <w:del w:id="520"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21" w:author="Frank Seebacher" w:date="2025-07-28T13:41:00Z">
        <w:r w:rsidR="000C2E96" w:rsidRPr="000C2E96">
          <w:rPr>
            <w:rFonts w:ascii="Times New Roman" w:hAnsi="Times New Roman" w:cs="Times New Roman"/>
            <w:sz w:val="24"/>
            <w:szCs w:val="24"/>
            <w:rPrChange w:id="522" w:author="Frank Seebacher" w:date="2025-07-28T13:41:00Z">
              <w:rPr>
                <w:rFonts w:cstheme="minorHAnsi"/>
              </w:rPr>
            </w:rPrChange>
          </w:rPr>
          <w:t xml:space="preserve">We used </w:t>
        </w:r>
        <w:r w:rsidR="000C2E96" w:rsidRPr="000C2E96">
          <w:rPr>
            <w:rFonts w:ascii="Times New Roman" w:hAnsi="Times New Roman" w:cs="Times New Roman"/>
            <w:sz w:val="24"/>
            <w:szCs w:val="24"/>
            <w:rPrChange w:id="523" w:author="Frank Seebacher" w:date="2025-07-28T13:41:00Z">
              <w:rPr>
                <w:rFonts w:cstheme="minorHAnsi"/>
              </w:rPr>
            </w:rPrChange>
          </w:rPr>
          <w:lastRenderedPageBreak/>
          <w:t>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24"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25"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26" w:author="Frank Seebacher" w:date="2025-07-28T11:19:00Z">
        <w:r w:rsidR="005D57E3">
          <w:rPr>
            <w:rFonts w:ascii="Times New Roman" w:hAnsi="Times New Roman" w:cs="Times New Roman"/>
            <w:sz w:val="24"/>
            <w:szCs w:val="24"/>
          </w:rPr>
          <w:t xml:space="preserve"> to include as moderat</w:t>
        </w:r>
      </w:ins>
      <w:ins w:id="527"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28" w:author="Frank Seebacher" w:date="2025-07-28T15:59:00Z">
            <w:r w:rsidR="00582CA2" w:rsidRPr="00582CA2">
              <w:rPr>
                <w:rFonts w:ascii="Times New Roman" w:eastAsia="Times New Roman" w:hAnsi="Times New Roman" w:cs="Times New Roman"/>
                <w:sz w:val="24"/>
                <w:rPrChange w:id="529"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30" w:author="Frank Seebacher" w:date="2025-07-28T15:59:00Z">
                  <w:rPr>
                    <w:rFonts w:eastAsia="Times New Roman"/>
                  </w:rPr>
                </w:rPrChange>
              </w:rPr>
              <w:t>Raynal</w:t>
            </w:r>
            <w:proofErr w:type="spellEnd"/>
            <w:r w:rsidR="00582CA2" w:rsidRPr="00582CA2">
              <w:rPr>
                <w:rFonts w:ascii="Times New Roman" w:eastAsia="Times New Roman" w:hAnsi="Times New Roman" w:cs="Times New Roman"/>
                <w:sz w:val="24"/>
                <w:rPrChange w:id="53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3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33"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3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35" w:author="Frank Seebacher" w:date="2025-07-28T15:59:00Z">
                  <w:rPr>
                    <w:rFonts w:eastAsia="Times New Roman"/>
                  </w:rPr>
                </w:rPrChange>
              </w:rPr>
              <w:t xml:space="preserve"> 2024)</w:t>
            </w:r>
          </w:ins>
          <w:del w:id="536"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37" w:author="Frank Seebacher" w:date="2025-07-28T15:54:00Z">
        <w:r w:rsidR="00E31CC1">
          <w:rPr>
            <w:rFonts w:ascii="Times New Roman" w:hAnsi="Times New Roman" w:cs="Times New Roman"/>
            <w:sz w:val="24"/>
            <w:szCs w:val="24"/>
          </w:rPr>
          <w:t>None of the screen</w:t>
        </w:r>
      </w:ins>
      <w:ins w:id="538" w:author="Frank Seebacher" w:date="2025-07-28T15:56:00Z">
        <w:r w:rsidR="00C363A3">
          <w:rPr>
            <w:rFonts w:ascii="Times New Roman" w:hAnsi="Times New Roman" w:cs="Times New Roman"/>
            <w:sz w:val="24"/>
            <w:szCs w:val="24"/>
          </w:rPr>
          <w:t>e</w:t>
        </w:r>
      </w:ins>
      <w:ins w:id="539" w:author="Frank Seebacher" w:date="2025-07-28T15:54:00Z">
        <w:r w:rsidR="00E31CC1">
          <w:rPr>
            <w:rFonts w:ascii="Times New Roman" w:hAnsi="Times New Roman" w:cs="Times New Roman"/>
            <w:sz w:val="24"/>
            <w:szCs w:val="24"/>
          </w:rPr>
          <w:t>d studies were excluded because of missing</w:t>
        </w:r>
      </w:ins>
      <w:ins w:id="540" w:author="Frank Seebacher" w:date="2025-07-28T15:55:00Z">
        <w:r w:rsidR="00E31CC1">
          <w:rPr>
            <w:rFonts w:ascii="Times New Roman" w:hAnsi="Times New Roman" w:cs="Times New Roman"/>
            <w:sz w:val="24"/>
            <w:szCs w:val="24"/>
          </w:rPr>
          <w:t xml:space="preserve"> </w:t>
        </w:r>
      </w:ins>
      <w:ins w:id="541" w:author="Frank Seebacher" w:date="2025-07-28T15:54:00Z">
        <w:r w:rsidR="00E31CC1">
          <w:rPr>
            <w:rFonts w:ascii="Times New Roman" w:hAnsi="Times New Roman" w:cs="Times New Roman"/>
            <w:sz w:val="24"/>
            <w:szCs w:val="24"/>
          </w:rPr>
          <w:t xml:space="preserve">information </w:t>
        </w:r>
      </w:ins>
      <w:ins w:id="542" w:author="Frank Seebacher" w:date="2025-07-28T15:55:00Z">
        <w:r w:rsidR="00E31CC1">
          <w:rPr>
            <w:rFonts w:ascii="Times New Roman" w:hAnsi="Times New Roman" w:cs="Times New Roman"/>
            <w:sz w:val="24"/>
            <w:szCs w:val="24"/>
          </w:rPr>
          <w:t>stipulated in our inclusion criteria (Fig. S2), but for one study</w:t>
        </w:r>
      </w:ins>
      <w:ins w:id="543" w:author="Frank Seebacher" w:date="2025-07-28T15:58:00Z">
        <w:r w:rsidR="00582CA2">
          <w:rPr>
            <w:rFonts w:ascii="Times New Roman" w:hAnsi="Times New Roman" w:cs="Times New Roman"/>
            <w:sz w:val="24"/>
            <w:szCs w:val="24"/>
          </w:rPr>
          <w:t xml:space="preserve"> </w:t>
        </w:r>
      </w:ins>
      <w:customXmlInsRangeStart w:id="544"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44"/>
          <w:ins w:id="545" w:author="Frank Seebacher" w:date="2025-07-28T15:59:00Z">
            <w:r w:rsidR="00582CA2" w:rsidRPr="00582CA2">
              <w:rPr>
                <w:rFonts w:ascii="Times New Roman" w:eastAsia="Times New Roman" w:hAnsi="Times New Roman" w:cs="Times New Roman"/>
                <w:sz w:val="24"/>
                <w:rPrChange w:id="54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47" w:author="Frank Seebacher" w:date="2025-07-28T15:59:00Z">
                  <w:rPr>
                    <w:rFonts w:eastAsia="Times New Roman"/>
                  </w:rPr>
                </w:rPrChange>
              </w:rPr>
              <w:t>Breitenbach</w:t>
            </w:r>
            <w:proofErr w:type="spellEnd"/>
            <w:r w:rsidR="00582CA2" w:rsidRPr="00582CA2">
              <w:rPr>
                <w:rFonts w:ascii="Times New Roman" w:eastAsia="Times New Roman" w:hAnsi="Times New Roman" w:cs="Times New Roman"/>
                <w:sz w:val="24"/>
                <w:rPrChange w:id="54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4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50" w:author="Frank Seebacher" w:date="2025-07-28T15:59:00Z">
                  <w:rPr>
                    <w:rFonts w:eastAsia="Times New Roman"/>
                  </w:rPr>
                </w:rPrChange>
              </w:rPr>
              <w:t xml:space="preserve"> 2020)</w:t>
            </w:r>
          </w:ins>
          <w:customXmlInsRangeStart w:id="551" w:author="Frank Seebacher" w:date="2025-07-28T15:59:00Z"/>
        </w:sdtContent>
      </w:sdt>
      <w:customXmlInsRangeEnd w:id="551"/>
      <w:ins w:id="552" w:author="Frank Seebacher" w:date="2025-07-28T16:00:00Z">
        <w:r w:rsidR="00582CA2">
          <w:rPr>
            <w:rFonts w:ascii="Times New Roman" w:hAnsi="Times New Roman" w:cs="Times New Roman"/>
            <w:sz w:val="24"/>
            <w:szCs w:val="24"/>
          </w:rPr>
          <w:t> </w:t>
        </w:r>
      </w:ins>
      <w:ins w:id="553" w:author="Frank Seebacher" w:date="2025-07-28T15:55:00Z">
        <w:r w:rsidR="00E31CC1">
          <w:rPr>
            <w:rFonts w:ascii="Times New Roman" w:hAnsi="Times New Roman" w:cs="Times New Roman"/>
            <w:sz w:val="24"/>
            <w:szCs w:val="24"/>
          </w:rPr>
          <w:t xml:space="preserve"> we access</w:t>
        </w:r>
      </w:ins>
      <w:ins w:id="554" w:author="Frank Seebacher" w:date="2025-07-28T15:58:00Z">
        <w:r w:rsidR="00582CA2">
          <w:rPr>
            <w:rFonts w:ascii="Times New Roman" w:hAnsi="Times New Roman" w:cs="Times New Roman"/>
            <w:sz w:val="24"/>
            <w:szCs w:val="24"/>
          </w:rPr>
          <w:t>ed</w:t>
        </w:r>
      </w:ins>
      <w:ins w:id="555" w:author="Frank Seebacher" w:date="2025-07-28T15:55:00Z">
        <w:r w:rsidR="00E31CC1">
          <w:rPr>
            <w:rFonts w:ascii="Times New Roman" w:hAnsi="Times New Roman" w:cs="Times New Roman"/>
            <w:sz w:val="24"/>
            <w:szCs w:val="24"/>
          </w:rPr>
          <w:t xml:space="preserve"> the published dataset to ca</w:t>
        </w:r>
      </w:ins>
      <w:ins w:id="556" w:author="Frank Seebacher" w:date="2025-07-28T15:56:00Z">
        <w:r w:rsidR="00E31CC1">
          <w:rPr>
            <w:rFonts w:ascii="Times New Roman" w:hAnsi="Times New Roman" w:cs="Times New Roman"/>
            <w:sz w:val="24"/>
            <w:szCs w:val="24"/>
          </w:rPr>
          <w:t>l</w:t>
        </w:r>
      </w:ins>
      <w:ins w:id="557" w:author="Frank Seebacher" w:date="2025-07-28T15:55:00Z">
        <w:r w:rsidR="00E31CC1">
          <w:rPr>
            <w:rFonts w:ascii="Times New Roman" w:hAnsi="Times New Roman" w:cs="Times New Roman"/>
            <w:sz w:val="24"/>
            <w:szCs w:val="24"/>
          </w:rPr>
          <w:t>cu</w:t>
        </w:r>
      </w:ins>
      <w:ins w:id="558" w:author="Frank Seebacher" w:date="2025-07-28T15:56:00Z">
        <w:r w:rsidR="00E31CC1">
          <w:rPr>
            <w:rFonts w:ascii="Times New Roman" w:hAnsi="Times New Roman" w:cs="Times New Roman"/>
            <w:sz w:val="24"/>
            <w:szCs w:val="24"/>
          </w:rPr>
          <w:t>l</w:t>
        </w:r>
      </w:ins>
      <w:ins w:id="559" w:author="Frank Seebacher" w:date="2025-07-28T15:55:00Z">
        <w:r w:rsidR="00E31CC1">
          <w:rPr>
            <w:rFonts w:ascii="Times New Roman" w:hAnsi="Times New Roman" w:cs="Times New Roman"/>
            <w:sz w:val="24"/>
            <w:szCs w:val="24"/>
          </w:rPr>
          <w:t>ate standard devi</w:t>
        </w:r>
      </w:ins>
      <w:ins w:id="560"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561"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562" w:author="Frank Seebacher" w:date="2025-07-28T13:47:00Z">
        <w:r w:rsidRPr="00A634FE" w:rsidDel="00A138A2">
          <w:rPr>
            <w:rFonts w:ascii="Times New Roman" w:hAnsi="Times New Roman" w:cs="Times New Roman"/>
            <w:sz w:val="24"/>
            <w:szCs w:val="24"/>
          </w:rPr>
          <w:delText xml:space="preserve"> </w:delText>
        </w:r>
      </w:del>
      <w:customXmlDelRangeStart w:id="563"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563"/>
          <w:del w:id="564"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565" w:author="Frank Seebacher" w:date="2025-07-28T13:47:00Z"/>
        </w:sdtContent>
      </w:sdt>
      <w:customXmlDelRangeEnd w:id="565"/>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1DDB7684"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ins w:id="566" w:author="Frank Seebacher" w:date="2025-07-28T15:59:00Z">
            <w:r w:rsidR="00582CA2" w:rsidRPr="00582CA2">
              <w:rPr>
                <w:rFonts w:ascii="Times New Roman" w:eastAsia="Times New Roman" w:hAnsi="Times New Roman" w:cs="Times New Roman"/>
                <w:sz w:val="24"/>
                <w:rPrChange w:id="567" w:author="Frank Seebacher" w:date="2025-07-28T15:59:00Z">
                  <w:rPr>
                    <w:rFonts w:eastAsia="Times New Roman"/>
                  </w:rPr>
                </w:rPrChange>
              </w:rPr>
              <w:t>(Quinn &amp; Keough 2002)</w:t>
            </w:r>
          </w:ins>
          <w:del w:id="568"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569" w:author="Frank Seebacher" w:date="2025-07-24T14:43:00Z">
        <w:r w:rsidR="00E36BEF">
          <w:rPr>
            <w:rFonts w:ascii="Times New Roman" w:hAnsi="Times New Roman" w:cs="Times New Roman"/>
            <w:sz w:val="24"/>
            <w:szCs w:val="24"/>
          </w:rPr>
          <w:t xml:space="preserve"> (</w:t>
        </w:r>
      </w:ins>
      <w:ins w:id="570" w:author="Frank Seebacher" w:date="2025-07-24T14:45:00Z">
        <w:r w:rsidR="00E36BEF">
          <w:rPr>
            <w:rFonts w:ascii="Times New Roman" w:hAnsi="Times New Roman" w:cs="Times New Roman"/>
            <w:sz w:val="24"/>
            <w:szCs w:val="24"/>
          </w:rPr>
          <w:t>23</w:t>
        </w:r>
      </w:ins>
      <w:ins w:id="571" w:author="Frank Seebacher" w:date="2025-07-24T14:46:00Z">
        <w:r w:rsidR="00E36BEF">
          <w:rPr>
            <w:rFonts w:ascii="Times New Roman" w:hAnsi="Times New Roman" w:cs="Times New Roman"/>
            <w:sz w:val="24"/>
            <w:szCs w:val="24"/>
          </w:rPr>
          <w:t xml:space="preserve"> effect sizes</w:t>
        </w:r>
      </w:ins>
      <w:ins w:id="572"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assumptions</w:t>
      </w:r>
      <w:ins w:id="573" w:author="Frank Seebacher" w:date="2025-07-28T15:00:00Z">
        <w:r w:rsidR="00745F8B">
          <w:rPr>
            <w:rFonts w:ascii="Times New Roman" w:hAnsi="Times New Roman" w:cs="Times New Roman"/>
            <w:sz w:val="24"/>
            <w:szCs w:val="24"/>
          </w:rPr>
          <w:t xml:space="preserve"> </w:t>
        </w:r>
      </w:ins>
      <w:customXmlInsRangeStart w:id="574"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574"/>
          <w:ins w:id="575" w:author="Frank Seebacher" w:date="2025-07-28T15:59:00Z">
            <w:r w:rsidR="00582CA2" w:rsidRPr="00582CA2">
              <w:rPr>
                <w:rFonts w:ascii="Times New Roman" w:eastAsia="Times New Roman" w:hAnsi="Times New Roman" w:cs="Times New Roman"/>
                <w:sz w:val="24"/>
                <w:rPrChange w:id="576" w:author="Frank Seebacher" w:date="2025-07-28T15:59:00Z">
                  <w:rPr>
                    <w:rFonts w:eastAsia="Times New Roman"/>
                  </w:rPr>
                </w:rPrChange>
              </w:rPr>
              <w:t>(Quinn &amp; Keough 2002)</w:t>
            </w:r>
          </w:ins>
          <w:customXmlInsRangeStart w:id="577" w:author="Frank Seebacher" w:date="2025-07-28T15:00:00Z"/>
        </w:sdtContent>
      </w:sdt>
      <w:customXmlInsRangeEnd w:id="577"/>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578"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579" w:author="Frank Seebacher" w:date="2025-07-28T15:59:00Z">
            <w:r w:rsidR="00582CA2" w:rsidRPr="00582CA2">
              <w:rPr>
                <w:rFonts w:ascii="Times New Roman" w:eastAsia="Times New Roman" w:hAnsi="Times New Roman" w:cs="Times New Roman"/>
                <w:sz w:val="24"/>
                <w:rPrChange w:id="580"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5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82" w:author="Frank Seebacher" w:date="2025-07-28T15:59:00Z">
                  <w:rPr>
                    <w:rFonts w:eastAsia="Times New Roman"/>
                  </w:rPr>
                </w:rPrChange>
              </w:rPr>
              <w:t xml:space="preserve"> 2008)</w:t>
            </w:r>
          </w:ins>
          <w:del w:id="583"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60D0BA9F"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A constant of 0.5 was added to all means and SD to avoid taking the natural log of zero during effect size calculations. </w:t>
      </w:r>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584" w:author="Frank Seebacher" w:date="2025-07-28T15:59:00Z">
            <w:r w:rsidR="00582CA2" w:rsidRPr="00582CA2">
              <w:rPr>
                <w:rFonts w:ascii="Times New Roman" w:eastAsia="Times New Roman" w:hAnsi="Times New Roman" w:cs="Times New Roman"/>
                <w:sz w:val="24"/>
                <w:rPrChange w:id="585"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86"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587"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8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89" w:author="Frank Seebacher" w:date="2025-07-28T15:59:00Z">
                  <w:rPr>
                    <w:rFonts w:eastAsia="Times New Roman"/>
                  </w:rPr>
                </w:rPrChange>
              </w:rPr>
              <w:t xml:space="preserve"> 2016)</w:t>
            </w:r>
          </w:ins>
          <w:del w:id="590"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2E2AAA82" w:rsidR="00F8622D" w:rsidRPr="00835872" w:rsidRDefault="00BE16FA" w:rsidP="002441BC">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42151F" w:rsidRPr="00A634FE">
        <w:rPr>
          <w:rFonts w:ascii="Times New Roman" w:eastAsiaTheme="minorEastAsia" w:hAnsi="Times New Roman" w:cs="Times New Roman"/>
          <w:sz w:val="24"/>
          <w:szCs w:val="24"/>
        </w:rPr>
        <w:t xml:space="preserve">e </w:t>
      </w:r>
      <w:r w:rsidR="000D2563">
        <w:rPr>
          <w:rFonts w:ascii="Times New Roman" w:eastAsiaTheme="minorEastAsia" w:hAnsi="Times New Roman" w:cs="Times New Roman"/>
          <w:sz w:val="24"/>
          <w:szCs w:val="24"/>
        </w:rPr>
        <w:t xml:space="preserve">developed and </w:t>
      </w:r>
      <w:r>
        <w:rPr>
          <w:rFonts w:ascii="Times New Roman" w:eastAsiaTheme="minorEastAsia" w:hAnsi="Times New Roman" w:cs="Times New Roman"/>
          <w:sz w:val="24"/>
          <w:szCs w:val="24"/>
        </w:rPr>
        <w:t xml:space="preserve">used </w:t>
      </w:r>
      <w:r w:rsidR="0042151F" w:rsidRPr="00A634FE">
        <w:rPr>
          <w:rFonts w:ascii="Times New Roman" w:eastAsiaTheme="minorEastAsia" w:hAnsi="Times New Roman" w:cs="Times New Roman"/>
          <w:sz w:val="24"/>
          <w:szCs w:val="24"/>
        </w:rPr>
        <w:t>a standardised interaction-based plasticity response ratio difference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Equation 7) and its corresponding sampling variance (Equation 8)</w:t>
      </w:r>
      <w:r>
        <w:rPr>
          <w:rFonts w:ascii="Times New Roman" w:eastAsiaTheme="minorEastAsia" w:hAnsi="Times New Roman" w:cs="Times New Roman"/>
          <w:sz w:val="24"/>
          <w:szCs w:val="24"/>
        </w:rPr>
        <w:t xml:space="preserve"> as </w:t>
      </w:r>
      <w:r w:rsidR="0026400F">
        <w:rPr>
          <w:rFonts w:ascii="Times New Roman" w:eastAsiaTheme="minorEastAsia" w:hAnsi="Times New Roman" w:cs="Times New Roman"/>
          <w:sz w:val="24"/>
          <w:szCs w:val="24"/>
        </w:rPr>
        <w:t xml:space="preserve">our </w:t>
      </w:r>
      <w:r>
        <w:rPr>
          <w:rFonts w:ascii="Times New Roman" w:eastAsiaTheme="minorEastAsia" w:hAnsi="Times New Roman" w:cs="Times New Roman"/>
          <w:sz w:val="24"/>
          <w:szCs w:val="24"/>
        </w:rPr>
        <w:t>effect</w:t>
      </w:r>
      <w:r w:rsidR="0042151F" w:rsidRPr="00A634FE">
        <w:rPr>
          <w:rFonts w:ascii="Times New Roman" w:eastAsiaTheme="minorEastAsia" w:hAnsi="Times New Roman" w:cs="Times New Roman"/>
          <w:sz w:val="24"/>
          <w:szCs w:val="24"/>
        </w:rPr>
        <w:t>. The PRRD</w:t>
      </w:r>
      <w:r w:rsidR="0042151F" w:rsidRPr="00A634FE">
        <w:rPr>
          <w:rFonts w:ascii="Times New Roman" w:eastAsiaTheme="minorEastAsia" w:hAnsi="Times New Roman" w:cs="Times New Roman"/>
          <w:sz w:val="24"/>
          <w:szCs w:val="24"/>
          <w:vertAlign w:val="subscript"/>
        </w:rPr>
        <w:t xml:space="preserve">S </w:t>
      </w:r>
      <w:r w:rsidR="0042151F" w:rsidRPr="00A634FE">
        <w:rPr>
          <w:rFonts w:ascii="Times New Roman" w:eastAsiaTheme="minorEastAsia" w:hAnsi="Times New Roman" w:cs="Times New Roman"/>
          <w:sz w:val="24"/>
          <w:szCs w:val="24"/>
        </w:rPr>
        <w:t>is derived by first calculating log response ratios (</w:t>
      </w:r>
      <w:proofErr w:type="spellStart"/>
      <w:r w:rsidR="0042151F"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w:t>
      </w:r>
      <w:r w:rsidR="00174C1A">
        <w:rPr>
          <w:rFonts w:ascii="Times New Roman" w:eastAsiaTheme="minorEastAsia" w:hAnsi="Times New Roman" w:cs="Times New Roman"/>
          <w:sz w:val="24"/>
          <w:szCs w:val="24"/>
        </w:rPr>
        <w:t xml:space="preserve"> within treatments</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ins w:id="591" w:author="Frank Seebacher" w:date="2025-07-28T15:59:00Z">
            <w:r w:rsidR="00582CA2" w:rsidRPr="00582CA2">
              <w:rPr>
                <w:rFonts w:ascii="Times New Roman" w:eastAsia="Times New Roman" w:hAnsi="Times New Roman" w:cs="Times New Roman"/>
                <w:sz w:val="24"/>
                <w:rPrChange w:id="59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59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4" w:author="Frank Seebacher" w:date="2025-07-28T15:59:00Z">
                  <w:rPr>
                    <w:rFonts w:eastAsia="Times New Roman"/>
                  </w:rPr>
                </w:rPrChange>
              </w:rPr>
              <w:t xml:space="preserve"> 2022)</w:t>
            </w:r>
          </w:ins>
          <w:del w:id="59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eastAsiaTheme="minorEastAsia" w:hAnsi="Times New Roman" w:cs="Times New Roman"/>
          <w:sz w:val="24"/>
          <w:szCs w:val="24"/>
        </w:rPr>
        <w:t> to estimate the</w:t>
      </w:r>
      <w:r w:rsidR="0042151F"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indicates the </w:t>
      </w:r>
      <w:del w:id="596" w:author="Frank Seebacher" w:date="2025-07-23T16:06:00Z">
        <w:r w:rsidR="0042151F" w:rsidRPr="00A634FE" w:rsidDel="00140C58">
          <w:rPr>
            <w:rFonts w:ascii="Times New Roman" w:eastAsiaTheme="minorEastAsia" w:hAnsi="Times New Roman" w:cs="Times New Roman"/>
            <w:sz w:val="24"/>
            <w:szCs w:val="24"/>
          </w:rPr>
          <w:delText>capacity for</w:delText>
        </w:r>
      </w:del>
      <w:ins w:id="597" w:author="Frank Seebacher" w:date="2025-07-23T16:06:00Z">
        <w:r w:rsidR="00140C58">
          <w:rPr>
            <w:rFonts w:ascii="Times New Roman" w:eastAsiaTheme="minorEastAsia" w:hAnsi="Times New Roman" w:cs="Times New Roman"/>
            <w:sz w:val="24"/>
            <w:szCs w:val="24"/>
          </w:rPr>
          <w:t>expression of</w:t>
        </w:r>
      </w:ins>
      <w:r w:rsidR="0042151F" w:rsidRPr="00A634FE">
        <w:rPr>
          <w:rFonts w:ascii="Times New Roman" w:eastAsiaTheme="minorEastAsia" w:hAnsi="Times New Roman" w:cs="Times New Roman"/>
          <w:sz w:val="24"/>
          <w:szCs w:val="24"/>
        </w:rPr>
        <w:t xml:space="preserve"> phenotypic plasticity. The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captures the difference in phenotypic plasticity </w:t>
      </w:r>
      <w:r w:rsidR="00174C1A">
        <w:rPr>
          <w:rFonts w:ascii="Times New Roman" w:eastAsiaTheme="minorEastAsia" w:hAnsi="Times New Roman" w:cs="Times New Roman"/>
          <w:sz w:val="24"/>
          <w:szCs w:val="24"/>
        </w:rPr>
        <w:t xml:space="preserve">between (constant and fluctuating) treatments </w:t>
      </w:r>
      <w:r w:rsidR="0042151F" w:rsidRPr="00A634FE">
        <w:rPr>
          <w:rFonts w:ascii="Times New Roman" w:eastAsiaTheme="minorEastAsia" w:hAnsi="Times New Roman" w:cs="Times New Roman"/>
          <w:sz w:val="24"/>
          <w:szCs w:val="24"/>
        </w:rPr>
        <w:t xml:space="preserve">by subtracting the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of the constant from the fluctuating thermal environment. To control for the fact that temperature gradients </w:t>
      </w:r>
      <w:r w:rsidR="00174C1A">
        <w:rPr>
          <w:rFonts w:ascii="Times New Roman" w:eastAsiaTheme="minorEastAsia" w:hAnsi="Times New Roman" w:cs="Times New Roman"/>
          <w:sz w:val="24"/>
          <w:szCs w:val="24"/>
        </w:rPr>
        <w:t xml:space="preserve">differed </w:t>
      </w:r>
      <w:r w:rsidR="00174C1A">
        <w:rPr>
          <w:rFonts w:ascii="Times New Roman" w:eastAsiaTheme="minorEastAsia" w:hAnsi="Times New Roman" w:cs="Times New Roman"/>
          <w:sz w:val="24"/>
          <w:szCs w:val="24"/>
        </w:rPr>
        <w:lastRenderedPageBreak/>
        <w:t>between studies</w:t>
      </w:r>
      <w:r w:rsidR="0042151F" w:rsidRPr="00A634FE">
        <w:rPr>
          <w:rFonts w:ascii="Times New Roman" w:eastAsiaTheme="minorEastAsia" w:hAnsi="Times New Roman" w:cs="Times New Roman"/>
          <w:sz w:val="24"/>
          <w:szCs w:val="24"/>
        </w:rPr>
        <w:t xml:space="preserve">, </w:t>
      </w:r>
      <w:r w:rsidR="00174C1A">
        <w:rPr>
          <w:rFonts w:ascii="Times New Roman" w:eastAsiaTheme="minorEastAsia" w:hAnsi="Times New Roman" w:cs="Times New Roman"/>
          <w:sz w:val="24"/>
          <w:szCs w:val="24"/>
        </w:rPr>
        <w:t xml:space="preserve">the </w:t>
      </w:r>
      <w:r w:rsidR="0042151F" w:rsidRPr="00A634FE">
        <w:rPr>
          <w:rFonts w:ascii="Times New Roman" w:eastAsiaTheme="minorEastAsia" w:hAnsi="Times New Roman" w:cs="Times New Roman"/>
          <w:sz w:val="24"/>
          <w:szCs w:val="24"/>
        </w:rPr>
        <w:t>PRRD</w:t>
      </w:r>
      <w:r w:rsidR="00174C1A">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standardises the differences in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to a </w:t>
      </w:r>
      <w:r w:rsidR="00174C1A">
        <w:rPr>
          <w:rFonts w:ascii="Times New Roman" w:eastAsiaTheme="minorEastAsia" w:hAnsi="Times New Roman" w:cs="Times New Roman"/>
          <w:sz w:val="24"/>
          <w:szCs w:val="24"/>
        </w:rPr>
        <w:t>1</w:t>
      </w:r>
      <w:r w:rsidR="00174C1A" w:rsidRPr="00174C1A">
        <w:rPr>
          <w:rFonts w:ascii="Times New Roman" w:eastAsiaTheme="minorEastAsia" w:hAnsi="Times New Roman" w:cs="Times New Roman"/>
          <w:sz w:val="24"/>
          <w:szCs w:val="24"/>
          <w:vertAlign w:val="superscript"/>
        </w:rPr>
        <w:t>o</w:t>
      </w:r>
      <w:r w:rsidR="00174C1A">
        <w:rPr>
          <w:rFonts w:ascii="Times New Roman" w:eastAsiaTheme="minorEastAsia" w:hAnsi="Times New Roman" w:cs="Times New Roman"/>
          <w:sz w:val="24"/>
          <w:szCs w:val="24"/>
        </w:rPr>
        <w:t>C</w:t>
      </w:r>
      <w:r w:rsidR="0042151F" w:rsidRPr="00A634FE">
        <w:rPr>
          <w:rFonts w:ascii="Times New Roman" w:eastAsiaTheme="minorEastAsia" w:hAnsi="Times New Roman" w:cs="Times New Roman"/>
          <w:sz w:val="24"/>
          <w:szCs w:val="24"/>
        </w:rPr>
        <w:t xml:space="preserve"> change in </w:t>
      </w:r>
      <w:r w:rsidR="00174C1A">
        <w:rPr>
          <w:rFonts w:ascii="Times New Roman" w:eastAsiaTheme="minorEastAsia" w:hAnsi="Times New Roman" w:cs="Times New Roman"/>
          <w:sz w:val="24"/>
          <w:szCs w:val="24"/>
        </w:rPr>
        <w:t xml:space="preserve">treatment </w:t>
      </w:r>
      <w:r w:rsidR="0042151F" w:rsidRPr="00A634FE">
        <w:rPr>
          <w:rFonts w:ascii="Times New Roman" w:eastAsiaTheme="minorEastAsia" w:hAnsi="Times New Roman" w:cs="Times New Roman"/>
          <w:sz w:val="24"/>
          <w:szCs w:val="24"/>
        </w:rPr>
        <w:t>temperature</w:t>
      </w:r>
      <w:r w:rsidR="00174C1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ins w:id="598" w:author="Frank Seebacher" w:date="2025-07-28T15:59:00Z">
            <w:r w:rsidR="00582CA2" w:rsidRPr="00582CA2">
              <w:rPr>
                <w:rFonts w:ascii="Times New Roman" w:eastAsia="Times New Roman" w:hAnsi="Times New Roman" w:cs="Times New Roman"/>
                <w:sz w:val="24"/>
                <w:rPrChange w:id="599"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60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01" w:author="Frank Seebacher" w:date="2025-07-28T15:59:00Z">
                  <w:rPr>
                    <w:rFonts w:eastAsia="Times New Roman"/>
                  </w:rPr>
                </w:rPrChange>
              </w:rPr>
              <w:t xml:space="preserve"> 2022; Pottier </w:t>
            </w:r>
            <w:r w:rsidR="00582CA2" w:rsidRPr="00582CA2">
              <w:rPr>
                <w:rFonts w:ascii="Times New Roman" w:eastAsia="Times New Roman" w:hAnsi="Times New Roman" w:cs="Times New Roman"/>
                <w:i/>
                <w:iCs/>
                <w:sz w:val="24"/>
                <w:rPrChange w:id="6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03" w:author="Frank Seebacher" w:date="2025-07-28T15:59:00Z">
                  <w:rPr>
                    <w:rFonts w:eastAsia="Times New Roman"/>
                  </w:rPr>
                </w:rPrChange>
              </w:rPr>
              <w:t xml:space="preserve"> 2021)</w:t>
            </w:r>
          </w:ins>
          <w:del w:id="604"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Pottier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eastAsiaTheme="minorEastAsia" w:hAnsi="Times New Roman" w:cs="Times New Roman"/>
          <w:sz w:val="24"/>
          <w:szCs w:val="24"/>
        </w:rPr>
        <w:t>.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 0 indicate</w:t>
      </w:r>
      <w:r w:rsidR="00174C1A">
        <w:rPr>
          <w:rFonts w:ascii="Times New Roman" w:eastAsiaTheme="minorEastAsia" w:hAnsi="Times New Roman" w:cs="Times New Roman"/>
          <w:sz w:val="24"/>
          <w:szCs w:val="24"/>
        </w:rPr>
        <w:t>s</w:t>
      </w:r>
      <w:r w:rsidR="0042151F" w:rsidRPr="00A634FE">
        <w:rPr>
          <w:rFonts w:ascii="Times New Roman" w:eastAsiaTheme="minorEastAsia" w:hAnsi="Times New Roman" w:cs="Times New Roman"/>
          <w:sz w:val="24"/>
          <w:szCs w:val="24"/>
        </w:rPr>
        <w:t xml:space="preserve"> that there is no </w:t>
      </w:r>
      <w:r w:rsidR="000D2563">
        <w:rPr>
          <w:rFonts w:ascii="Times New Roman" w:eastAsiaTheme="minorEastAsia" w:hAnsi="Times New Roman" w:cs="Times New Roman"/>
          <w:sz w:val="24"/>
          <w:szCs w:val="24"/>
        </w:rPr>
        <w:t>difference</w:t>
      </w:r>
      <w:r w:rsidR="0042151F" w:rsidRPr="00A634FE">
        <w:rPr>
          <w:rFonts w:ascii="Times New Roman" w:eastAsiaTheme="minorEastAsia" w:hAnsi="Times New Roman" w:cs="Times New Roman"/>
          <w:sz w:val="24"/>
          <w:szCs w:val="24"/>
        </w:rPr>
        <w:t xml:space="preserve"> in the </w:t>
      </w:r>
      <w:del w:id="605" w:author="Frank Seebacher" w:date="2025-07-23T16:06:00Z">
        <w:r w:rsidR="0042151F" w:rsidRPr="00A634FE" w:rsidDel="00140C58">
          <w:rPr>
            <w:rFonts w:ascii="Times New Roman" w:eastAsiaTheme="minorEastAsia" w:hAnsi="Times New Roman" w:cs="Times New Roman"/>
            <w:sz w:val="24"/>
            <w:szCs w:val="24"/>
          </w:rPr>
          <w:delText>capacity for</w:delText>
        </w:r>
      </w:del>
      <w:ins w:id="606" w:author="Frank Seebacher" w:date="2025-07-23T16:06:00Z">
        <w:r w:rsidR="00140C58">
          <w:rPr>
            <w:rFonts w:ascii="Times New Roman" w:eastAsiaTheme="minorEastAsia" w:hAnsi="Times New Roman" w:cs="Times New Roman"/>
            <w:sz w:val="24"/>
            <w:szCs w:val="24"/>
          </w:rPr>
          <w:t>expression of</w:t>
        </w:r>
      </w:ins>
      <w:r w:rsidR="0042151F" w:rsidRPr="00A634FE">
        <w:rPr>
          <w:rFonts w:ascii="Times New Roman" w:eastAsiaTheme="minorEastAsia" w:hAnsi="Times New Roman" w:cs="Times New Roman"/>
          <w:sz w:val="24"/>
          <w:szCs w:val="24"/>
        </w:rPr>
        <w:t xml:space="preserve"> phenotypic plasticity between constant and fluctuating thermal environments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&gt; 0, phenotypic plasticity increases in fluctuating temperatures;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&lt; 0, phenotypic plasticity increases in constant temperatures).</w:t>
      </w:r>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011D136D" w14:textId="77777777" w:rsidR="0042151F" w:rsidRPr="00A634FE" w:rsidRDefault="0042151F" w:rsidP="002441BC">
      <w:pPr>
        <w:spacing w:line="480" w:lineRule="auto"/>
        <w:rPr>
          <w:rFonts w:eastAsiaTheme="minorEastAsia"/>
          <w:sz w:val="24"/>
          <w:szCs w:val="24"/>
        </w:rPr>
      </w:pPr>
    </w:p>
    <w:p w14:paraId="1ED1B1A6" w14:textId="2222EADB" w:rsidR="0042151F" w:rsidRDefault="0042151F" w:rsidP="002441BC">
      <w:pPr>
        <w:spacing w:after="0" w:line="480" w:lineRule="auto"/>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r w:rsidRPr="00402514">
        <w:rPr>
          <w:rFonts w:ascii="Times New Roman" w:eastAsiaTheme="minorEastAsia" w:hAnsi="Times New Roman" w:cs="Times New Roman"/>
          <w:sz w:val="24"/>
          <w:szCs w:val="24"/>
        </w:rPr>
        <w:t xml:space="preserve"> is the mean response, </w:t>
      </w:r>
      <w:r w:rsidR="00E46ACA">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sidR="00E46ACA">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sidR="00E46ACA">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sidR="005C18C9">
        <w:rPr>
          <w:rFonts w:ascii="Times New Roman" w:eastAsiaTheme="minorEastAsia" w:hAnsi="Times New Roman" w:cs="Times New Roman"/>
          <w:sz w:val="24"/>
          <w:szCs w:val="24"/>
        </w:rPr>
        <w:t>Note that Equation 8 assumes that constant and fluctuating treatments are independent.</w:t>
      </w:r>
    </w:p>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33FB3C4E"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607" w:author="Frank Seebacher" w:date="2025-07-28T12:34:00Z">
        <w:r w:rsidR="009F3A4E">
          <w:rPr>
            <w:rFonts w:ascii="Times New Roman" w:eastAsiaTheme="minorEastAsia" w:hAnsi="Times New Roman" w:cs="Times New Roman"/>
            <w:sz w:val="24"/>
            <w:szCs w:val="24"/>
          </w:rPr>
          <w:t xml:space="preserve">version </w:t>
        </w:r>
      </w:ins>
      <w:ins w:id="608"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609" w:author="Frank Seebacher" w:date="2025-07-28T15:59:00Z">
            <w:r w:rsidR="00582CA2" w:rsidRPr="00582CA2">
              <w:rPr>
                <w:rFonts w:ascii="Times New Roman" w:eastAsia="Times New Roman" w:hAnsi="Times New Roman" w:cs="Times New Roman"/>
                <w:sz w:val="24"/>
                <w:rPrChange w:id="610" w:author="Frank Seebacher" w:date="2025-07-28T15:59:00Z">
                  <w:rPr>
                    <w:rFonts w:eastAsia="Times New Roman"/>
                  </w:rPr>
                </w:rPrChange>
              </w:rPr>
              <w:t>(Wickham 2011)</w:t>
            </w:r>
          </w:ins>
          <w:del w:id="611"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612" w:author="Frank Seebacher" w:date="2025-07-28T15:59:00Z">
            <w:r w:rsidR="00582CA2" w:rsidRPr="00582CA2">
              <w:rPr>
                <w:rFonts w:ascii="Times New Roman" w:eastAsia="Times New Roman" w:hAnsi="Times New Roman" w:cs="Times New Roman"/>
                <w:sz w:val="24"/>
                <w:rPrChange w:id="613" w:author="Frank Seebacher" w:date="2025-07-28T15:59:00Z">
                  <w:rPr>
                    <w:rFonts w:eastAsia="Times New Roman"/>
                  </w:rPr>
                </w:rPrChange>
              </w:rPr>
              <w:t>(Pustejovsky 2018)</w:t>
            </w:r>
          </w:ins>
          <w:del w:id="614"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lastRenderedPageBreak/>
        <w:t>version</w:t>
      </w:r>
      <w:del w:id="615"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616" w:author="Frank Seebacher" w:date="2025-07-28T15:59:00Z">
            <w:r w:rsidR="00582CA2" w:rsidRPr="00582CA2">
              <w:rPr>
                <w:rFonts w:ascii="Times New Roman" w:eastAsia="Times New Roman" w:hAnsi="Times New Roman" w:cs="Times New Roman"/>
                <w:sz w:val="24"/>
                <w:rPrChange w:id="61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6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19" w:author="Frank Seebacher" w:date="2025-07-28T15:59:00Z">
                  <w:rPr>
                    <w:rFonts w:eastAsia="Times New Roman"/>
                  </w:rPr>
                </w:rPrChange>
              </w:rPr>
              <w:t xml:space="preserve"> 2023)</w:t>
            </w:r>
          </w:ins>
          <w:del w:id="62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621" w:author="Frank Seebacher" w:date="2025-07-28T15:15:00Z">
        <w:r w:rsidR="0080635A">
          <w:rPr>
            <w:rFonts w:ascii="Times New Roman" w:eastAsiaTheme="minorEastAsia" w:hAnsi="Times New Roman" w:cs="Times New Roman"/>
            <w:sz w:val="24"/>
            <w:szCs w:val="24"/>
          </w:rPr>
          <w:t xml:space="preserve"> </w:t>
        </w:r>
      </w:ins>
      <w:customXmlInsRangeStart w:id="622"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622"/>
          <w:ins w:id="623" w:author="Frank Seebacher" w:date="2025-07-28T15:59:00Z">
            <w:r w:rsidR="00582CA2" w:rsidRPr="00582CA2">
              <w:rPr>
                <w:rFonts w:ascii="Times New Roman" w:eastAsia="Times New Roman" w:hAnsi="Times New Roman" w:cs="Times New Roman"/>
                <w:sz w:val="24"/>
                <w:rPrChange w:id="62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625"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62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6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28" w:author="Frank Seebacher" w:date="2025-07-28T15:59:00Z">
                  <w:rPr>
                    <w:rFonts w:eastAsia="Times New Roman"/>
                  </w:rPr>
                </w:rPrChange>
              </w:rPr>
              <w:t xml:space="preserve"> 2016)</w:t>
            </w:r>
          </w:ins>
          <w:customXmlInsRangeStart w:id="629" w:author="Frank Seebacher" w:date="2025-07-28T15:27:00Z"/>
        </w:sdtContent>
      </w:sdt>
      <w:customXmlInsRangeEnd w:id="629"/>
      <w:ins w:id="630"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631" w:author="Frank Seebacher" w:date="2025-07-28T15:59:00Z">
            <w:r w:rsidR="00582CA2" w:rsidRPr="00582CA2">
              <w:rPr>
                <w:rFonts w:ascii="Times New Roman" w:eastAsia="Times New Roman" w:hAnsi="Times New Roman" w:cs="Times New Roman"/>
                <w:sz w:val="24"/>
                <w:rPrChange w:id="63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6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34" w:author="Frank Seebacher" w:date="2025-07-28T15:59:00Z">
                  <w:rPr>
                    <w:rFonts w:eastAsia="Times New Roman"/>
                  </w:rPr>
                </w:rPrChange>
              </w:rPr>
              <w:t xml:space="preserve"> 2022)</w:t>
            </w:r>
          </w:ins>
          <w:del w:id="63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636" w:author="Frank Seebacher" w:date="2025-07-28T15:59:00Z">
            <w:r w:rsidR="00582CA2" w:rsidRPr="00582CA2">
              <w:rPr>
                <w:rFonts w:ascii="Times New Roman" w:eastAsia="Times New Roman" w:hAnsi="Times New Roman" w:cs="Times New Roman"/>
                <w:sz w:val="24"/>
                <w:rPrChange w:id="63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63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39" w:author="Frank Seebacher" w:date="2025-07-28T15:59:00Z">
                  <w:rPr>
                    <w:rFonts w:eastAsia="Times New Roman"/>
                  </w:rPr>
                </w:rPrChange>
              </w:rPr>
              <w:t xml:space="preserve"> 2022b)</w:t>
            </w:r>
          </w:ins>
          <w:del w:id="64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641" w:author="Frank Seebacher" w:date="2025-07-28T15:59:00Z">
            <w:r w:rsidR="00582CA2" w:rsidRPr="00582CA2">
              <w:rPr>
                <w:rFonts w:ascii="Times New Roman" w:eastAsia="Times New Roman" w:hAnsi="Times New Roman" w:cs="Times New Roman"/>
                <w:sz w:val="24"/>
                <w:rPrChange w:id="64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6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44" w:author="Frank Seebacher" w:date="2025-07-28T15:59:00Z">
                  <w:rPr>
                    <w:rFonts w:eastAsia="Times New Roman"/>
                  </w:rPr>
                </w:rPrChange>
              </w:rPr>
              <w:t xml:space="preserve"> 2022)</w:t>
            </w:r>
          </w:ins>
          <w:del w:id="64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646" w:author="Frank Seebacher" w:date="2025-07-28T15:59:00Z">
            <w:r w:rsidR="00582CA2" w:rsidRPr="00582CA2">
              <w:rPr>
                <w:rFonts w:ascii="Times New Roman" w:eastAsia="Times New Roman" w:hAnsi="Times New Roman" w:cs="Times New Roman"/>
                <w:sz w:val="24"/>
                <w:rPrChange w:id="64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64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49" w:author="Frank Seebacher" w:date="2025-07-28T15:59:00Z">
                  <w:rPr>
                    <w:rFonts w:eastAsia="Times New Roman"/>
                  </w:rPr>
                </w:rPrChange>
              </w:rPr>
              <w:t xml:space="preserve"> 2017)</w:t>
            </w:r>
          </w:ins>
          <w:del w:id="65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546B9E90"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651" w:author="Frank Seebacher" w:date="2025-07-28T15:59:00Z">
            <w:r w:rsidR="00582CA2" w:rsidRPr="00582CA2">
              <w:rPr>
                <w:rFonts w:ascii="Times New Roman" w:eastAsia="Times New Roman" w:hAnsi="Times New Roman" w:cs="Times New Roman"/>
                <w:sz w:val="24"/>
                <w:rPrChange w:id="65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6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54" w:author="Frank Seebacher" w:date="2025-07-28T15:59:00Z">
                  <w:rPr>
                    <w:rFonts w:eastAsia="Times New Roman"/>
                  </w:rPr>
                </w:rPrChange>
              </w:rPr>
              <w:t xml:space="preserve"> 2017)</w:t>
            </w:r>
          </w:ins>
          <w:del w:id="65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656"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657" w:author="Frank Seebacher" w:date="2025-07-28T15:59:00Z">
            <w:r w:rsidR="00582CA2" w:rsidRPr="00582CA2">
              <w:rPr>
                <w:rFonts w:ascii="Times New Roman" w:eastAsia="Times New Roman" w:hAnsi="Times New Roman" w:cs="Times New Roman"/>
                <w:sz w:val="24"/>
                <w:rPrChange w:id="658" w:author="Frank Seebacher" w:date="2025-07-28T15:59:00Z">
                  <w:rPr>
                    <w:rFonts w:eastAsia="Times New Roman"/>
                  </w:rPr>
                </w:rPrChange>
              </w:rPr>
              <w:t xml:space="preserve">(Paradis &amp; </w:t>
            </w:r>
            <w:proofErr w:type="spellStart"/>
            <w:r w:rsidR="00582CA2" w:rsidRPr="00582CA2">
              <w:rPr>
                <w:rFonts w:ascii="Times New Roman" w:eastAsia="Times New Roman" w:hAnsi="Times New Roman" w:cs="Times New Roman"/>
                <w:sz w:val="24"/>
                <w:rPrChange w:id="659" w:author="Frank Seebacher" w:date="2025-07-28T15:59:00Z">
                  <w:rPr>
                    <w:rFonts w:eastAsia="Times New Roman"/>
                  </w:rPr>
                </w:rPrChange>
              </w:rPr>
              <w:t>Schliep</w:t>
            </w:r>
            <w:proofErr w:type="spellEnd"/>
            <w:r w:rsidR="00582CA2" w:rsidRPr="00582CA2">
              <w:rPr>
                <w:rFonts w:ascii="Times New Roman" w:eastAsia="Times New Roman" w:hAnsi="Times New Roman" w:cs="Times New Roman"/>
                <w:sz w:val="24"/>
                <w:rPrChange w:id="660" w:author="Frank Seebacher" w:date="2025-07-28T15:59:00Z">
                  <w:rPr>
                    <w:rFonts w:eastAsia="Times New Roman"/>
                  </w:rPr>
                </w:rPrChange>
              </w:rPr>
              <w:t xml:space="preserve"> 2018)</w:t>
            </w:r>
          </w:ins>
          <w:del w:id="661"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662" w:author="Frank Seebacher" w:date="2025-07-28T15:59:00Z">
            <w:r w:rsidR="00582CA2" w:rsidRPr="00582CA2">
              <w:rPr>
                <w:rFonts w:ascii="Times New Roman" w:eastAsia="Times New Roman" w:hAnsi="Times New Roman" w:cs="Times New Roman"/>
                <w:sz w:val="24"/>
                <w:rPrChange w:id="66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664"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665" w:author="Frank Seebacher" w:date="2025-07-28T15:59:00Z">
                  <w:rPr>
                    <w:rFonts w:eastAsia="Times New Roman"/>
                  </w:rPr>
                </w:rPrChange>
              </w:rPr>
              <w:t xml:space="preserve"> 1989)</w:t>
            </w:r>
          </w:ins>
          <w:del w:id="666"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667" w:author="Frank Seebacher" w:date="2025-07-28T15:59:00Z">
            <w:r w:rsidR="00582CA2" w:rsidRPr="00582CA2">
              <w:rPr>
                <w:rFonts w:ascii="Times New Roman" w:eastAsia="Times New Roman" w:hAnsi="Times New Roman" w:cs="Times New Roman"/>
                <w:sz w:val="24"/>
                <w:rPrChange w:id="66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669" w:author="Frank Seebacher" w:date="2025-07-28T15:59:00Z">
                  <w:rPr>
                    <w:rFonts w:eastAsia="Times New Roman"/>
                  </w:rPr>
                </w:rPrChange>
              </w:rPr>
              <w:t>Cinar</w:t>
            </w:r>
            <w:proofErr w:type="spellEnd"/>
            <w:r w:rsidR="00582CA2" w:rsidRPr="00582CA2">
              <w:rPr>
                <w:rFonts w:ascii="Times New Roman" w:eastAsia="Times New Roman" w:hAnsi="Times New Roman" w:cs="Times New Roman"/>
                <w:sz w:val="24"/>
                <w:rPrChange w:id="67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67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72" w:author="Frank Seebacher" w:date="2025-07-28T15:59:00Z">
                  <w:rPr>
                    <w:rFonts w:eastAsia="Times New Roman"/>
                  </w:rPr>
                </w:rPrChange>
              </w:rPr>
              <w:t xml:space="preserve"> 2022)</w:t>
            </w:r>
          </w:ins>
          <w:del w:id="673"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xml:space="preserve">. To reduce the likelihood of specific traits dominating the analysis, a trait-level random effect was added to the model (except in meta-regressions that analysed specific phenotypic traits as the </w:t>
      </w:r>
      <w:r w:rsidRPr="00402514">
        <w:rPr>
          <w:rFonts w:ascii="Times New Roman" w:eastAsiaTheme="minorEastAsia" w:hAnsi="Times New Roman" w:cs="Times New Roman"/>
          <w:sz w:val="24"/>
          <w:szCs w:val="24"/>
        </w:rPr>
        <w:lastRenderedPageBreak/>
        <w:t>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674" w:author="Frank Seebacher" w:date="2025-07-28T15:59:00Z">
            <w:r w:rsidR="00582CA2" w:rsidRPr="00582CA2">
              <w:rPr>
                <w:rFonts w:ascii="Times New Roman" w:eastAsia="Times New Roman" w:hAnsi="Times New Roman" w:cs="Times New Roman"/>
                <w:sz w:val="24"/>
                <w:rPrChange w:id="675" w:author="Frank Seebacher" w:date="2025-07-28T15:59:00Z">
                  <w:rPr>
                    <w:rFonts w:eastAsia="Times New Roman"/>
                  </w:rPr>
                </w:rPrChange>
              </w:rPr>
              <w:t>(Nakagawa &amp; Santos 2012)</w:t>
            </w:r>
          </w:ins>
          <w:del w:id="676"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0D240CB3"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677"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678" w:author="Frank Seebacher" w:date="2025-07-28T15:59:00Z">
            <w:r w:rsidR="00582CA2" w:rsidRPr="00582CA2">
              <w:rPr>
                <w:rFonts w:ascii="Times New Roman" w:eastAsia="Times New Roman" w:hAnsi="Times New Roman" w:cs="Times New Roman"/>
                <w:sz w:val="24"/>
                <w:rPrChange w:id="679"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680"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681" w:author="Frank Seebacher" w:date="2025-07-28T15:59:00Z">
                  <w:rPr>
                    <w:rFonts w:eastAsia="Times New Roman"/>
                  </w:rPr>
                </w:rPrChange>
              </w:rPr>
              <w:t xml:space="preserve"> 2010)</w:t>
            </w:r>
          </w:ins>
          <w:del w:id="682"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expresses the magnitude of heterogeneity relative to the overall meta-analytic mean. While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w:t>
      </w:r>
      <w:proofErr w:type="spellStart"/>
      <w:r w:rsidR="002B4F4F">
        <w:rPr>
          <w:rFonts w:ascii="Times New Roman" w:eastAsiaTheme="minorEastAsia" w:hAnsi="Times New Roman" w:cs="Times New Roman"/>
          <w:sz w:val="24"/>
          <w:szCs w:val="24"/>
        </w:rPr>
        <w:t>M</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08BF2719"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w:t>
      </w:r>
      <w:r w:rsidRPr="00402514">
        <w:rPr>
          <w:rFonts w:ascii="Times New Roman" w:eastAsiaTheme="minorEastAsia" w:hAnsi="Times New Roman" w:cs="Times New Roman"/>
          <w:sz w:val="24"/>
          <w:szCs w:val="24"/>
        </w:rPr>
        <w:lastRenderedPageBreak/>
        <w:t>phylogenetic tree). Categorical moderators and their levels were only included in analyses if the number of effect sizes were &gt;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683" w:author="Frank Seebacher" w:date="2025-07-28T15:59:00Z">
            <w:r w:rsidR="00582CA2" w:rsidRPr="00582CA2">
              <w:rPr>
                <w:rFonts w:ascii="Times New Roman" w:eastAsia="Times New Roman" w:hAnsi="Times New Roman" w:cs="Times New Roman"/>
                <w:sz w:val="24"/>
                <w:rPrChange w:id="684"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68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86" w:author="Frank Seebacher" w:date="2025-07-28T15:59:00Z">
                  <w:rPr>
                    <w:rFonts w:eastAsia="Times New Roman"/>
                  </w:rPr>
                </w:rPrChange>
              </w:rPr>
              <w:t xml:space="preserve"> 2021)</w:t>
            </w:r>
          </w:ins>
          <w:del w:id="687"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688"/>
      <w:r w:rsidRPr="00402514">
        <w:rPr>
          <w:rFonts w:ascii="Times New Roman" w:eastAsiaTheme="minorEastAsia" w:hAnsi="Times New Roman" w:cs="Times New Roman"/>
          <w:sz w:val="24"/>
          <w:szCs w:val="24"/>
        </w:rPr>
        <w:t>, and the number of fluctuations (treatment exposure duration/period of fluctuations; range = 4 – 546 fluctuations) as continuous moderators</w:t>
      </w:r>
      <w:commentRangeEnd w:id="688"/>
      <w:r w:rsidR="00D81A86">
        <w:rPr>
          <w:rStyle w:val="CommentReference"/>
        </w:rPr>
        <w:commentReference w:id="688"/>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13FCE01E"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Publication bias was first investigated by visually examining funnel plots for asymmetry</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ins w:id="689" w:author="Frank Seebacher" w:date="2025-07-28T15:59:00Z">
            <w:r w:rsidR="00582CA2" w:rsidRPr="00582CA2">
              <w:rPr>
                <w:rFonts w:ascii="Times New Roman" w:eastAsia="Times New Roman" w:hAnsi="Times New Roman" w:cs="Times New Roman"/>
                <w:sz w:val="24"/>
                <w:rPrChange w:id="690" w:author="Frank Seebacher" w:date="2025-07-28T15:59:00Z">
                  <w:rPr>
                    <w:rFonts w:eastAsia="Times New Roman"/>
                  </w:rPr>
                </w:rPrChange>
              </w:rPr>
              <w:t xml:space="preserve">(Sterne </w:t>
            </w:r>
            <w:r w:rsidR="00582CA2" w:rsidRPr="00582CA2">
              <w:rPr>
                <w:rFonts w:ascii="Times New Roman" w:eastAsia="Times New Roman" w:hAnsi="Times New Roman" w:cs="Times New Roman"/>
                <w:i/>
                <w:iCs/>
                <w:sz w:val="24"/>
                <w:rPrChange w:id="6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92" w:author="Frank Seebacher" w:date="2025-07-28T15:59:00Z">
                  <w:rPr>
                    <w:rFonts w:eastAsia="Times New Roman"/>
                  </w:rPr>
                </w:rPrChange>
              </w:rPr>
              <w:t xml:space="preserve"> 2005)</w:t>
            </w:r>
          </w:ins>
          <w:del w:id="693" w:author="Frank Seebacher" w:date="2025-07-23T09:32:00Z">
            <w:r w:rsidR="00CB75BF" w:rsidRPr="00582CA2" w:rsidDel="007A395B">
              <w:rPr>
                <w:rFonts w:ascii="Times New Roman" w:eastAsia="Times New Roman" w:hAnsi="Times New Roman" w:cs="Times New Roman"/>
                <w:sz w:val="24"/>
              </w:rPr>
              <w:delText xml:space="preserve">(Sterne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2005)</w:delText>
            </w:r>
          </w:del>
        </w:sdtContent>
      </w:sdt>
      <w:r w:rsidRPr="00402514">
        <w:rPr>
          <w:rFonts w:ascii="Times New Roman" w:eastAsiaTheme="minorEastAsia" w:hAnsi="Times New Roman" w:cs="Times New Roman"/>
          <w:sz w:val="24"/>
          <w:szCs w:val="24"/>
        </w:rPr>
        <w:t xml:space="preserve">. Secondly, our overall MLMA model was then altered to include z-transformed publication year and precision (inverse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694" w:author="Frank Seebacher" w:date="2025-07-28T15:59:00Z">
            <w:r w:rsidR="00582CA2" w:rsidRPr="00582CA2">
              <w:rPr>
                <w:rFonts w:ascii="Times New Roman" w:eastAsia="Times New Roman" w:hAnsi="Times New Roman" w:cs="Times New Roman"/>
                <w:sz w:val="24"/>
                <w:rPrChange w:id="695"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69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697" w:author="Frank Seebacher" w:date="2025-07-28T15:59:00Z">
                  <w:rPr>
                    <w:rFonts w:eastAsia="Times New Roman"/>
                  </w:rPr>
                </w:rPrChange>
              </w:rPr>
              <w:t xml:space="preserve"> 2022a)</w:t>
            </w:r>
          </w:ins>
          <w:del w:id="698"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r w:rsidRPr="00402514">
        <w:rPr>
          <w:rFonts w:ascii="Times New Roman" w:eastAsiaTheme="minorEastAsia" w:hAnsi="Times New Roman" w:cs="Times New Roman"/>
          <w:i/>
          <w:iCs/>
          <w:sz w:val="24"/>
          <w:szCs w:val="24"/>
        </w:rPr>
        <w:t>cooks.distance</w:t>
      </w:r>
      <w:proofErr w:type="spell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699"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700" w:author="Frank Seebacher" w:date="2025-07-28T15:59:00Z">
            <w:r w:rsidR="00582CA2" w:rsidRPr="00582CA2">
              <w:rPr>
                <w:rFonts w:ascii="Times New Roman" w:eastAsia="Times New Roman" w:hAnsi="Times New Roman" w:cs="Times New Roman"/>
                <w:sz w:val="24"/>
                <w:rPrChange w:id="701"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03" w:author="Frank Seebacher" w:date="2025-07-28T15:59:00Z">
                  <w:rPr>
                    <w:rFonts w:eastAsia="Times New Roman"/>
                  </w:rPr>
                </w:rPrChange>
              </w:rPr>
              <w:t xml:space="preserve"> 2022b)</w:t>
            </w:r>
          </w:ins>
          <w:del w:id="704"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4F4A12C3"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705" w:author="Frank Seebacher" w:date="2025-07-24T16:07:00Z">
        <w:r w:rsidRPr="00402514" w:rsidDel="00E44506">
          <w:rPr>
            <w:rFonts w:ascii="Times New Roman" w:hAnsi="Times New Roman" w:cs="Times New Roman"/>
            <w:sz w:val="24"/>
            <w:szCs w:val="24"/>
          </w:rPr>
          <w:delText xml:space="preserve">212 </w:delText>
        </w:r>
      </w:del>
      <w:ins w:id="706" w:author="Frank Seebacher" w:date="2025-07-24T16:07:00Z">
        <w:r w:rsidR="00E44506" w:rsidRPr="00402514">
          <w:rPr>
            <w:rFonts w:ascii="Times New Roman" w:hAnsi="Times New Roman" w:cs="Times New Roman"/>
            <w:sz w:val="24"/>
            <w:szCs w:val="24"/>
          </w:rPr>
          <w:t>2</w:t>
        </w:r>
        <w:r w:rsidR="00E44506">
          <w:rPr>
            <w:rFonts w:ascii="Times New Roman" w:hAnsi="Times New Roman" w:cs="Times New Roman"/>
            <w:sz w:val="24"/>
            <w:szCs w:val="24"/>
          </w:rPr>
          <w:t>50</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707" w:author="Frank Seebacher" w:date="2025-07-24T16:07:00Z">
        <w:r w:rsidR="00564BB3" w:rsidRPr="00402514" w:rsidDel="00E44506">
          <w:rPr>
            <w:rFonts w:ascii="Times New Roman" w:hAnsi="Times New Roman" w:cs="Times New Roman"/>
            <w:sz w:val="24"/>
            <w:szCs w:val="24"/>
          </w:rPr>
          <w:delText xml:space="preserve">40 </w:delText>
        </w:r>
      </w:del>
      <w:ins w:id="708" w:author="Frank Seebacher" w:date="2025-07-24T16:07:00Z">
        <w:r w:rsidR="00E44506" w:rsidRPr="00402514">
          <w:rPr>
            <w:rFonts w:ascii="Times New Roman" w:hAnsi="Times New Roman" w:cs="Times New Roman"/>
            <w:sz w:val="24"/>
            <w:szCs w:val="24"/>
          </w:rPr>
          <w:t>4</w:t>
        </w:r>
        <w:r w:rsidR="00E44506">
          <w:rPr>
            <w:rFonts w:ascii="Times New Roman" w:hAnsi="Times New Roman" w:cs="Times New Roman"/>
            <w:sz w:val="24"/>
            <w:szCs w:val="24"/>
          </w:rPr>
          <w:t>2</w:t>
        </w:r>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709" w:author="Frank Seebacher" w:date="2025-07-24T16:08:00Z">
        <w:r w:rsidRPr="00402514" w:rsidDel="00E44506">
          <w:rPr>
            <w:rFonts w:ascii="Times New Roman" w:hAnsi="Times New Roman" w:cs="Times New Roman"/>
            <w:sz w:val="24"/>
            <w:szCs w:val="24"/>
          </w:rPr>
          <w:delText xml:space="preserve">44 </w:delText>
        </w:r>
      </w:del>
      <w:ins w:id="710" w:author="Frank Seebacher" w:date="2025-07-24T16:08:00Z">
        <w:r w:rsidR="00E44506" w:rsidRPr="00402514">
          <w:rPr>
            <w:rFonts w:ascii="Times New Roman" w:hAnsi="Times New Roman" w:cs="Times New Roman"/>
            <w:sz w:val="24"/>
            <w:szCs w:val="24"/>
          </w:rPr>
          <w:t>4</w:t>
        </w:r>
        <w:r w:rsidR="00E44506">
          <w:rPr>
            <w:rFonts w:ascii="Times New Roman" w:hAnsi="Times New Roman" w:cs="Times New Roman"/>
            <w:sz w:val="24"/>
            <w:szCs w:val="24"/>
          </w:rPr>
          <w:t>7</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711" w:author="Frank Seebacher" w:date="2025-07-24T16:08:00Z">
        <w:r w:rsidR="00E44506">
          <w:rPr>
            <w:rFonts w:ascii="Times New Roman" w:hAnsi="Times New Roman" w:cs="Times New Roman"/>
            <w:sz w:val="24"/>
            <w:szCs w:val="24"/>
          </w:rPr>
          <w:t xml:space="preserve"> </w:t>
        </w:r>
      </w:ins>
      <w:del w:id="712"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713" w:author="Frank Seebacher" w:date="2025-07-24T16:08:00Z">
        <w:r w:rsidR="003F51CE" w:rsidDel="00E44506">
          <w:rPr>
            <w:rFonts w:ascii="Times New Roman" w:hAnsi="Times New Roman" w:cs="Times New Roman"/>
            <w:sz w:val="24"/>
            <w:szCs w:val="24"/>
          </w:rPr>
          <w:delText>(n = 8 species)</w:delText>
        </w:r>
      </w:del>
      <w:ins w:id="714" w:author="Frank Seebacher" w:date="2025-07-24T16:08:00Z">
        <w:r w:rsidR="00E44506">
          <w:rPr>
            <w:rFonts w:ascii="Times New Roman" w:hAnsi="Times New Roman" w:cs="Times New Roman"/>
            <w:sz w:val="24"/>
            <w:szCs w:val="24"/>
          </w:rPr>
          <w:t>(Fig. 1c)</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r w:rsidR="003F51CE">
        <w:rPr>
          <w:rFonts w:ascii="Times New Roman" w:hAnsi="Times New Roman" w:cs="Times New Roman"/>
          <w:sz w:val="24"/>
          <w:szCs w:val="24"/>
        </w:rPr>
        <w:t xml:space="preserve">. </w:t>
      </w:r>
    </w:p>
    <w:p w14:paraId="5FBCFEC1" w14:textId="498F985A"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4361D0">
        <w:rPr>
          <w:rFonts w:ascii="Times New Roman" w:eastAsiaTheme="minorEastAsia" w:hAnsi="Times New Roman" w:cs="Times New Roman"/>
          <w:sz w:val="24"/>
          <w:szCs w:val="24"/>
        </w:rPr>
        <w:t>0.0019</w:t>
      </w:r>
      <w:r w:rsidRPr="00402514">
        <w:rPr>
          <w:rFonts w:ascii="Times New Roman" w:eastAsiaTheme="minorEastAsia" w:hAnsi="Times New Roman" w:cs="Times New Roman"/>
          <w:sz w:val="24"/>
          <w:szCs w:val="24"/>
        </w:rPr>
        <w:t>; 95% CIs =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r w:rsidRPr="00402514">
        <w:rPr>
          <w:rFonts w:ascii="Times New Roman" w:eastAsiaTheme="minorEastAsia" w:hAnsi="Times New Roman" w:cs="Times New Roman"/>
          <w:sz w:val="24"/>
          <w:szCs w:val="24"/>
        </w:rPr>
        <w:t>,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r w:rsidRPr="00402514">
        <w:rPr>
          <w:rFonts w:ascii="Times New Roman" w:eastAsiaTheme="minorEastAsia" w:hAnsi="Times New Roman" w:cs="Times New Roman"/>
          <w:sz w:val="24"/>
          <w:szCs w:val="24"/>
        </w:rPr>
        <w:t>]; p = 0.</w:t>
      </w:r>
      <w:r w:rsidR="004361D0">
        <w:rPr>
          <w:rFonts w:ascii="Times New Roman" w:eastAsiaTheme="minorEastAsia" w:hAnsi="Times New Roman" w:cs="Times New Roman"/>
          <w:sz w:val="24"/>
          <w:szCs w:val="24"/>
        </w:rPr>
        <w:t>7</w:t>
      </w:r>
      <w:r w:rsidR="000B0D47">
        <w:rPr>
          <w:rFonts w:ascii="Times New Roman" w:eastAsiaTheme="minorEastAsia" w:hAnsi="Times New Roman" w:cs="Times New Roman"/>
          <w:sz w:val="24"/>
          <w:szCs w:val="24"/>
        </w:rPr>
        <w:t>3</w:t>
      </w:r>
      <w:r w:rsidRPr="00402514">
        <w:rPr>
          <w:rFonts w:ascii="Times New Roman" w:eastAsiaTheme="minorEastAsia" w:hAnsi="Times New Roman" w:cs="Times New Roman"/>
          <w:sz w:val="24"/>
          <w:szCs w:val="24"/>
        </w:rPr>
        <w:t>; n = 212</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not significantly different between constant and fluctuating thermal environments (Figure </w:t>
      </w:r>
      <w:r w:rsidR="00445248">
        <w:rPr>
          <w:rFonts w:ascii="Times New Roman" w:hAnsi="Times New Roman" w:cs="Times New Roman"/>
          <w:sz w:val="24"/>
          <w:szCs w:val="24"/>
        </w:rPr>
        <w:t>2</w:t>
      </w:r>
      <w:r w:rsidRPr="00402514">
        <w:rPr>
          <w:rFonts w:ascii="Times New Roman" w:hAnsi="Times New Roman" w:cs="Times New Roman"/>
          <w:sz w:val="24"/>
          <w:szCs w:val="24"/>
        </w:rPr>
        <w:t>). Total heterogeneity</w:t>
      </w:r>
      <w:r w:rsidR="000B0D47">
        <w:rPr>
          <w:rFonts w:ascii="Times New Roman" w:hAnsi="Times New Roman" w:cs="Times New Roman"/>
          <w:sz w:val="24"/>
          <w:szCs w:val="24"/>
        </w:rPr>
        <w:t xml:space="preserve"> </w:t>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18.56 and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0.95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etween</w:t>
      </w:r>
      <w:ins w:id="715" w:author="Frank Seebacher" w:date="2025-07-23T09:49:00Z">
        <w:r w:rsidR="008B6D32">
          <w:rPr>
            <w:rFonts w:ascii="Times New Roman" w:eastAsiaTheme="minorEastAsia" w:hAnsi="Times New Roman" w:cs="Times New Roman"/>
            <w:sz w:val="24"/>
            <w:szCs w:val="24"/>
          </w:rPr>
          <w:t>-</w:t>
        </w:r>
      </w:ins>
      <w:del w:id="716"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=3</w:t>
      </w:r>
      <w:r w:rsidR="00200B6D">
        <w:rPr>
          <w:rFonts w:ascii="Times New Roman" w:eastAsiaTheme="minorEastAsia" w:hAnsi="Times New Roman" w:cs="Times New Roman"/>
          <w:sz w:val="24"/>
          <w:szCs w:val="24"/>
        </w:rPr>
        <w:t>8</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11.49,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0.59</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i/>
          <w:iCs/>
          <w:sz w:val="24"/>
          <w:szCs w:val="24"/>
        </w:rPr>
        <w:t>CV</w:t>
      </w:r>
      <w:r w:rsidR="000551E8">
        <w:rPr>
          <w:rFonts w:ascii="Times New Roman" w:eastAsiaTheme="minorEastAsia" w:hAnsi="Times New Roman" w:cs="Times New Roman"/>
          <w:i/>
          <w:iCs/>
          <w:sz w:val="24"/>
          <w:szCs w:val="24"/>
          <w:vertAlign w:val="subscript"/>
        </w:rPr>
        <w:t>obs</w:t>
      </w:r>
      <w:proofErr w:type="spellEnd"/>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13.37, </w:t>
      </w:r>
      <w:r w:rsidR="000551E8">
        <w:rPr>
          <w:rFonts w:ascii="Times New Roman" w:eastAsiaTheme="minorEastAsia" w:hAnsi="Times New Roman" w:cs="Times New Roman"/>
          <w:i/>
          <w:iCs/>
          <w:sz w:val="24"/>
          <w:szCs w:val="24"/>
        </w:rPr>
        <w:t>M</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0.68</w:t>
      </w:r>
      <w:r w:rsidR="0026760B">
        <w:rPr>
          <w:rFonts w:ascii="Times New Roman" w:eastAsiaTheme="minorEastAsia" w:hAnsi="Times New Roman" w:cs="Times New Roman"/>
          <w:sz w:val="24"/>
          <w:szCs w:val="24"/>
        </w:rPr>
        <w:t xml:space="preserve">). </w:t>
      </w:r>
      <w:r w:rsidR="00BB26DB">
        <w:rPr>
          <w:rFonts w:ascii="Times New Roman" w:eastAsiaTheme="minorEastAsia" w:hAnsi="Times New Roman" w:cs="Times New Roman"/>
          <w:sz w:val="24"/>
          <w:szCs w:val="24"/>
        </w:rPr>
        <w:t>Little between</w:t>
      </w:r>
      <w:ins w:id="717" w:author="Frank Seebacher" w:date="2025-07-23T09:50:00Z">
        <w:r w:rsidR="008B6B12">
          <w:rPr>
            <w:rFonts w:ascii="Times New Roman" w:eastAsiaTheme="minorEastAsia" w:hAnsi="Times New Roman" w:cs="Times New Roman"/>
            <w:sz w:val="24"/>
            <w:szCs w:val="24"/>
          </w:rPr>
          <w:t>-</w:t>
        </w:r>
      </w:ins>
      <w:del w:id="718"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Table S1</w:t>
      </w:r>
      <w:r w:rsidR="004140F1">
        <w:rPr>
          <w:rFonts w:ascii="Times New Roman" w:eastAsiaTheme="minorEastAsia" w:hAnsi="Times New Roman" w:cs="Times New Roman"/>
          <w:sz w:val="24"/>
          <w:szCs w:val="24"/>
        </w:rPr>
        <w:t>4</w:t>
      </w:r>
      <w:r w:rsidR="00BB26DB" w:rsidRPr="00402514">
        <w:rPr>
          <w:rFonts w:ascii="Times New Roman" w:eastAsiaTheme="minorEastAsia" w:hAnsi="Times New Roman" w:cs="Times New Roman"/>
          <w:sz w:val="24"/>
          <w:szCs w:val="24"/>
        </w:rPr>
        <w:t xml:space="preserve">). </w:t>
      </w:r>
    </w:p>
    <w:p w14:paraId="3F8A3373" w14:textId="0A198E18"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a priori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heterogeneity. </w:t>
      </w:r>
      <w:r w:rsidRPr="00402514">
        <w:rPr>
          <w:rFonts w:ascii="Times New Roman" w:hAnsi="Times New Roman" w:cs="Times New Roman"/>
          <w:sz w:val="24"/>
          <w:szCs w:val="24"/>
        </w:rPr>
        <w:t xml:space="preserve">There were no significant differences in phenotypic plasticity between fluctuating and 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did explain a substantial amount of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0.30)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increased in </w:t>
      </w:r>
      <w:r>
        <w:rPr>
          <w:rFonts w:ascii="Times New Roman" w:hAnsi="Times New Roman" w:cs="Times New Roman"/>
          <w:sz w:val="24"/>
          <w:szCs w:val="24"/>
        </w:rPr>
        <w:t xml:space="preserve">fluctuating environments. In contrast, </w:t>
      </w:r>
      <w:r w:rsidR="003662F8">
        <w:rPr>
          <w:rFonts w:ascii="Times New Roman" w:hAnsi="Times New Roman" w:cs="Times New Roman"/>
          <w:sz w:val="24"/>
          <w:szCs w:val="24"/>
        </w:rPr>
        <w:t xml:space="preserve">plasticity in body mass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small despite being significant (0.97-1.57% change)</w:t>
      </w:r>
      <w:r w:rsidR="0055378E">
        <w:rPr>
          <w:rFonts w:ascii="Times New Roman" w:hAnsi="Times New Roman" w:cs="Times New Roman"/>
          <w:sz w:val="24"/>
          <w:szCs w:val="24"/>
        </w:rPr>
        <w:t xml:space="preserve"> 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55378E">
        <w:rPr>
          <w:rFonts w:ascii="Times New Roman" w:hAnsi="Times New Roman" w:cs="Times New Roman"/>
          <w:sz w:val="24"/>
          <w:szCs w:val="24"/>
        </w:rPr>
        <w:t>9 – 10%)</w:t>
      </w:r>
      <w:r>
        <w:rPr>
          <w:rFonts w:ascii="Times New Roman" w:hAnsi="Times New Roman" w:cs="Times New Roman"/>
          <w:sz w:val="24"/>
          <w:szCs w:val="24"/>
        </w:rPr>
        <w:t xml:space="preserve">. Constant and fluctuating temperatures did not 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68094EB4" w:rsidR="00076F98" w:rsidRDefault="00E56D9B" w:rsidP="002441BC">
      <w:pPr>
        <w:spacing w:after="0" w:line="480" w:lineRule="auto"/>
        <w:ind w:firstLine="720"/>
        <w:rPr>
          <w:ins w:id="719" w:author="Frank Seebacher" w:date="2025-07-23T13:38:00Z"/>
          <w:rFonts w:ascii="Times New Roman" w:hAnsi="Times New Roman" w:cs="Times New Roman"/>
          <w:sz w:val="24"/>
          <w:szCs w:val="24"/>
        </w:rPr>
      </w:pPr>
      <w:r>
        <w:rPr>
          <w:rFonts w:ascii="Times New Roman" w:hAnsi="Times New Roman" w:cs="Times New Roman"/>
          <w:sz w:val="24"/>
          <w:szCs w:val="24"/>
        </w:rPr>
        <w:t>Our meta-analysis shows that experiencing constant or fluctuating environmental conditions does not generally 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heterogeneity in effects overall.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proofErr w:type="spellStart"/>
      <w:r w:rsidR="00AF41B0">
        <w:rPr>
          <w:rFonts w:ascii="Times New Roman" w:eastAsiaTheme="minorEastAsia" w:hAnsi="Times New Roman" w:cs="Times New Roman"/>
          <w:i/>
          <w:iCs/>
          <w:sz w:val="24"/>
          <w:szCs w:val="24"/>
        </w:rPr>
        <w:t>CV</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and </w:t>
      </w:r>
      <w:proofErr w:type="spellStart"/>
      <w:r w:rsidR="00AF41B0">
        <w:rPr>
          <w:rFonts w:ascii="Times New Roman" w:eastAsiaTheme="minorEastAsia" w:hAnsi="Times New Roman" w:cs="Times New Roman"/>
          <w:i/>
          <w:iCs/>
          <w:sz w:val="24"/>
          <w:szCs w:val="24"/>
        </w:rPr>
        <w:t>M</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and between study factors. However, our </w:t>
      </w:r>
      <w:r>
        <w:rPr>
          <w:rFonts w:ascii="Times New Roman" w:hAnsi="Times New Roman" w:cs="Times New Roman"/>
          <w:sz w:val="24"/>
          <w:szCs w:val="24"/>
        </w:rPr>
        <w:t xml:space="preserve">findings were </w:t>
      </w:r>
      <w:del w:id="720"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consistent across species with low 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721" w:author="Frank Seebacher" w:date="2025-07-28T15:40:00Z">
        <w:r w:rsidR="00381B66" w:rsidDel="00EB0C85">
          <w:rPr>
            <w:rFonts w:ascii="Times New Roman" w:hAnsi="Times New Roman" w:cs="Times New Roman"/>
            <w:sz w:val="24"/>
            <w:szCs w:val="24"/>
          </w:rPr>
          <w:delText>can be generalised</w:delText>
        </w:r>
      </w:del>
      <w:ins w:id="722"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when between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723" w:author="Frank Seebacher" w:date="2025-07-28T15:41:00Z">
        <w:r w:rsidR="00EB0C85">
          <w:rPr>
            <w:rFonts w:ascii="Times New Roman" w:hAnsi="Times New Roman" w:cs="Times New Roman"/>
            <w:sz w:val="24"/>
            <w:szCs w:val="24"/>
          </w:rPr>
          <w:t>We note, however,</w:t>
        </w:r>
      </w:ins>
      <w:ins w:id="724" w:author="Frank Seebacher" w:date="2025-07-28T15:43:00Z">
        <w:r w:rsidR="008D700A">
          <w:rPr>
            <w:rFonts w:ascii="Times New Roman" w:hAnsi="Times New Roman" w:cs="Times New Roman"/>
            <w:sz w:val="24"/>
            <w:szCs w:val="24"/>
          </w:rPr>
          <w:t xml:space="preserve"> </w:t>
        </w:r>
      </w:ins>
      <w:ins w:id="725" w:author="Frank Seebacher" w:date="2025-07-28T15:41:00Z">
        <w:r w:rsidR="00EB0C85">
          <w:rPr>
            <w:rFonts w:ascii="Times New Roman" w:hAnsi="Times New Roman" w:cs="Times New Roman"/>
            <w:sz w:val="24"/>
            <w:szCs w:val="24"/>
          </w:rPr>
          <w:t>that</w:t>
        </w:r>
      </w:ins>
      <w:ins w:id="726" w:author="Frank Seebacher" w:date="2025-07-28T15:38:00Z">
        <w:r w:rsidR="00EB0C85">
          <w:rPr>
            <w:rFonts w:ascii="Times New Roman" w:hAnsi="Times New Roman" w:cs="Times New Roman"/>
            <w:sz w:val="24"/>
            <w:szCs w:val="24"/>
          </w:rPr>
          <w:t xml:space="preserve"> </w:t>
        </w:r>
      </w:ins>
      <w:ins w:id="727" w:author="Frank Seebacher" w:date="2025-07-28T15:39:00Z">
        <w:r w:rsidR="00EB0C85">
          <w:rPr>
            <w:rFonts w:ascii="Times New Roman" w:hAnsi="Times New Roman" w:cs="Times New Roman"/>
            <w:sz w:val="24"/>
            <w:szCs w:val="24"/>
          </w:rPr>
          <w:t xml:space="preserve">number of species and number of studies were very similar in our dataset (i.e., each study tended to use a unique species) so that </w:t>
        </w:r>
      </w:ins>
      <w:ins w:id="728" w:author="Frank Seebacher" w:date="2025-07-28T15:41:00Z">
        <w:r w:rsidR="00EB0C85">
          <w:rPr>
            <w:rFonts w:ascii="Times New Roman" w:hAnsi="Times New Roman" w:cs="Times New Roman"/>
            <w:sz w:val="24"/>
            <w:szCs w:val="24"/>
          </w:rPr>
          <w:t>we cannot disentangle study- and species</w:t>
        </w:r>
      </w:ins>
      <w:ins w:id="729" w:author="Frank Seebacher" w:date="2025-07-28T15:42:00Z">
        <w:r w:rsidR="00EB0C85">
          <w:rPr>
            <w:rFonts w:ascii="Times New Roman" w:hAnsi="Times New Roman" w:cs="Times New Roman"/>
            <w:sz w:val="24"/>
            <w:szCs w:val="24"/>
          </w:rPr>
          <w:t>-specific effects very robustly.</w:t>
        </w:r>
      </w:ins>
      <w:ins w:id="730" w:author="Frank Seebacher" w:date="2025-07-28T15:40:00Z">
        <w:r w:rsidR="00EB0C85">
          <w:rPr>
            <w:rFonts w:ascii="Times New Roman" w:hAnsi="Times New Roman" w:cs="Times New Roman"/>
            <w:sz w:val="24"/>
            <w:szCs w:val="24"/>
          </w:rPr>
          <w:t xml:space="preserve"> </w:t>
        </w:r>
      </w:ins>
      <w:ins w:id="731" w:author="Frank Seebacher" w:date="2025-07-28T15:42:00Z">
        <w:r w:rsidR="00EB0C85">
          <w:rPr>
            <w:rFonts w:ascii="Times New Roman" w:hAnsi="Times New Roman" w:cs="Times New Roman"/>
            <w:sz w:val="24"/>
            <w:szCs w:val="24"/>
          </w:rPr>
          <w:t>Additionally,</w:t>
        </w:r>
      </w:ins>
      <w:ins w:id="732"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733"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734"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734"/>
          <w:ins w:id="735" w:author="Frank Seebacher" w:date="2025-07-28T15:59:00Z">
            <w:r w:rsidR="00582CA2" w:rsidRPr="00582CA2">
              <w:rPr>
                <w:rFonts w:ascii="Times New Roman" w:eastAsia="Times New Roman" w:hAnsi="Times New Roman" w:cs="Times New Roman"/>
                <w:sz w:val="24"/>
                <w:rPrChange w:id="736"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73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8" w:author="Frank Seebacher" w:date="2025-07-28T15:59:00Z">
                  <w:rPr>
                    <w:rFonts w:eastAsia="Times New Roman"/>
                  </w:rPr>
                </w:rPrChange>
              </w:rPr>
              <w:t xml:space="preserve"> 2021)</w:t>
            </w:r>
          </w:ins>
          <w:customXmlInsRangeStart w:id="739" w:author="Frank Seebacher" w:date="2025-07-23T15:24:00Z"/>
        </w:sdtContent>
      </w:sdt>
      <w:customXmlInsRangeEnd w:id="739"/>
      <w:ins w:id="740" w:author="Frank Seebacher" w:date="2025-07-23T15:24:00Z">
        <w:r w:rsidR="00F1797D">
          <w:rPr>
            <w:rFonts w:ascii="Times New Roman" w:hAnsi="Times New Roman" w:cs="Times New Roman"/>
            <w:sz w:val="24"/>
            <w:szCs w:val="24"/>
          </w:rPr>
          <w:t>.</w:t>
        </w:r>
      </w:ins>
      <w:ins w:id="741" w:author="Frank Seebacher" w:date="2025-07-23T15:28:00Z">
        <w:r w:rsidR="006057D4">
          <w:rPr>
            <w:rFonts w:ascii="Times New Roman" w:hAnsi="Times New Roman" w:cs="Times New Roman"/>
            <w:sz w:val="24"/>
            <w:szCs w:val="24"/>
          </w:rPr>
          <w:t xml:space="preserve"> </w:t>
        </w:r>
      </w:ins>
      <w:ins w:id="742" w:author="Frank Seebacher" w:date="2025-07-23T15:02:00Z">
        <w:r w:rsidR="009C5D52">
          <w:rPr>
            <w:rFonts w:ascii="Times New Roman" w:hAnsi="Times New Roman" w:cs="Times New Roman"/>
            <w:sz w:val="24"/>
            <w:szCs w:val="24"/>
          </w:rPr>
          <w:t>Future work is needed to ext</w:t>
        </w:r>
      </w:ins>
      <w:ins w:id="743"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744" w:author="Frank Seebacher" w:date="2025-07-23T15:04:00Z">
        <w:r w:rsidR="009C5D52">
          <w:rPr>
            <w:rFonts w:ascii="Times New Roman" w:hAnsi="Times New Roman" w:cs="Times New Roman"/>
            <w:sz w:val="24"/>
            <w:szCs w:val="24"/>
          </w:rPr>
          <w:t>taxonomic</w:t>
        </w:r>
      </w:ins>
      <w:ins w:id="745" w:author="Frank Seebacher" w:date="2025-07-23T15:03:00Z">
        <w:r w:rsidR="009C5D52">
          <w:rPr>
            <w:rFonts w:ascii="Times New Roman" w:hAnsi="Times New Roman" w:cs="Times New Roman"/>
            <w:sz w:val="24"/>
            <w:szCs w:val="24"/>
          </w:rPr>
          <w:t xml:space="preserve"> </w:t>
        </w:r>
      </w:ins>
      <w:ins w:id="746" w:author="Frank Seebacher" w:date="2025-07-23T15:25:00Z">
        <w:r w:rsidR="001A41AF">
          <w:rPr>
            <w:rFonts w:ascii="Times New Roman" w:hAnsi="Times New Roman" w:cs="Times New Roman"/>
            <w:sz w:val="24"/>
            <w:szCs w:val="24"/>
          </w:rPr>
          <w:t xml:space="preserve">and geographic </w:t>
        </w:r>
      </w:ins>
      <w:ins w:id="747" w:author="Frank Seebacher" w:date="2025-07-23T15:03:00Z">
        <w:r w:rsidR="009C5D52">
          <w:rPr>
            <w:rFonts w:ascii="Times New Roman" w:hAnsi="Times New Roman" w:cs="Times New Roman"/>
            <w:sz w:val="24"/>
            <w:szCs w:val="24"/>
          </w:rPr>
          <w:t>range of animals</w:t>
        </w:r>
      </w:ins>
      <w:ins w:id="748" w:author="Frank Seebacher" w:date="2025-07-23T15:04:00Z">
        <w:r w:rsidR="009C5D52">
          <w:rPr>
            <w:rFonts w:ascii="Times New Roman" w:hAnsi="Times New Roman" w:cs="Times New Roman"/>
            <w:sz w:val="24"/>
            <w:szCs w:val="24"/>
          </w:rPr>
          <w:t xml:space="preserve">, </w:t>
        </w:r>
      </w:ins>
      <w:ins w:id="749" w:author="Frank Seebacher" w:date="2025-07-23T15:11:00Z">
        <w:r w:rsidR="00F1797D">
          <w:rPr>
            <w:rFonts w:ascii="Times New Roman" w:hAnsi="Times New Roman" w:cs="Times New Roman"/>
            <w:sz w:val="24"/>
            <w:szCs w:val="24"/>
          </w:rPr>
          <w:t>w</w:t>
        </w:r>
      </w:ins>
      <w:ins w:id="750"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751" w:author="Frank Seebacher" w:date="2025-07-23T15:05:00Z">
        <w:r w:rsidR="009C5D52">
          <w:rPr>
            <w:rFonts w:ascii="Times New Roman" w:hAnsi="Times New Roman" w:cs="Times New Roman"/>
            <w:sz w:val="24"/>
            <w:szCs w:val="24"/>
          </w:rPr>
          <w:t xml:space="preserve"> </w:t>
        </w:r>
      </w:ins>
      <w:customXmlInsRangeStart w:id="752"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752"/>
          <w:ins w:id="753" w:author="Frank Seebacher" w:date="2025-07-28T15:59:00Z">
            <w:r w:rsidR="00582CA2" w:rsidRPr="00582CA2">
              <w:rPr>
                <w:rFonts w:ascii="Times New Roman" w:eastAsia="Times New Roman" w:hAnsi="Times New Roman" w:cs="Times New Roman"/>
                <w:sz w:val="24"/>
                <w:rPrChange w:id="754"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7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56" w:author="Frank Seebacher" w:date="2025-07-28T15:59:00Z">
                  <w:rPr>
                    <w:rFonts w:eastAsia="Times New Roman"/>
                  </w:rPr>
                </w:rPrChange>
              </w:rPr>
              <w:t xml:space="preserve"> 2021)</w:t>
            </w:r>
          </w:ins>
          <w:customXmlInsRangeStart w:id="757" w:author="Frank Seebacher" w:date="2025-07-23T15:11:00Z"/>
        </w:sdtContent>
      </w:sdt>
      <w:customXmlInsRangeEnd w:id="757"/>
      <w:ins w:id="758" w:author="Frank Seebacher" w:date="2025-07-23T15:13:00Z">
        <w:r w:rsidR="00F1797D">
          <w:rPr>
            <w:rFonts w:ascii="Times New Roman" w:hAnsi="Times New Roman" w:cs="Times New Roman"/>
            <w:sz w:val="24"/>
            <w:szCs w:val="24"/>
          </w:rPr>
          <w:t xml:space="preserve">. </w:t>
        </w:r>
      </w:ins>
    </w:p>
    <w:p w14:paraId="609FE69F" w14:textId="1D588F6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between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study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 xml:space="preserve">failed to explain </w:t>
      </w:r>
      <w:r w:rsidR="00CF0041">
        <w:rPr>
          <w:rFonts w:ascii="Times New Roman" w:hAnsi="Times New Roman" w:cs="Times New Roman"/>
          <w:sz w:val="24"/>
          <w:szCs w:val="24"/>
        </w:rPr>
        <w:lastRenderedPageBreak/>
        <w:t>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30%)</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body mass</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759"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760" w:author="Frank Seebacher" w:date="2025-07-23T09:52:00Z">
        <w:r w:rsidR="008B6B12">
          <w:rPr>
            <w:rFonts w:ascii="Times New Roman" w:hAnsi="Times New Roman" w:cs="Times New Roman"/>
            <w:sz w:val="24"/>
            <w:szCs w:val="24"/>
          </w:rPr>
          <w:t xml:space="preserve"> </w:t>
        </w:r>
        <w:r w:rsidR="008B6B12">
          <w:rPr>
            <w:rFonts w:ascii="Times New Roman" w:hAnsi="Times New Roman" w:cs="Times New Roman"/>
            <w:sz w:val="24"/>
            <w:szCs w:val="24"/>
          </w:rPr>
          <w:t>differently</w:t>
        </w:r>
      </w:ins>
      <w:r w:rsidR="00E61641">
        <w:rPr>
          <w:rFonts w:ascii="Times New Roman" w:hAnsi="Times New Roman" w:cs="Times New Roman"/>
          <w:sz w:val="24"/>
          <w:szCs w:val="24"/>
        </w:rPr>
        <w:t xml:space="preserve">. 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761"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762"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763" w:author="Frank Seebacher" w:date="2025-07-25T13:59:00Z">
        <w:r w:rsidR="006B4512">
          <w:rPr>
            <w:rFonts w:ascii="Times New Roman" w:hAnsi="Times New Roman" w:cs="Times New Roman"/>
            <w:sz w:val="24"/>
            <w:szCs w:val="24"/>
          </w:rPr>
          <w:t xml:space="preserve"> </w:t>
        </w:r>
      </w:ins>
      <w:customXmlInsRangeStart w:id="764"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764"/>
          <w:ins w:id="765" w:author="Frank Seebacher" w:date="2025-07-28T15:59:00Z">
            <w:r w:rsidR="00582CA2" w:rsidRPr="00582CA2">
              <w:rPr>
                <w:rFonts w:ascii="Times New Roman" w:eastAsia="Times New Roman" w:hAnsi="Times New Roman" w:cs="Times New Roman"/>
                <w:sz w:val="24"/>
                <w:rPrChange w:id="766"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7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68" w:author="Frank Seebacher" w:date="2025-07-28T15:59:00Z">
                  <w:rPr>
                    <w:rFonts w:eastAsia="Times New Roman"/>
                  </w:rPr>
                </w:rPrChange>
              </w:rPr>
              <w:t xml:space="preserve"> 2011)</w:t>
            </w:r>
          </w:ins>
          <w:customXmlInsRangeStart w:id="769" w:author="Frank Seebacher" w:date="2025-07-25T14:00:00Z"/>
        </w:sdtContent>
      </w:sdt>
      <w:customXmlInsRangeEnd w:id="769"/>
      <w:ins w:id="770" w:author="Frank Seebacher" w:date="2025-07-25T14:00:00Z">
        <w:r w:rsidR="006B4512">
          <w:rPr>
            <w:rFonts w:ascii="Times New Roman" w:hAnsi="Times New Roman" w:cs="Times New Roman"/>
            <w:sz w:val="24"/>
            <w:szCs w:val="24"/>
          </w:rPr>
          <w:t> while heart rat</w:t>
        </w:r>
      </w:ins>
      <w:ins w:id="771" w:author="Frank Seebacher" w:date="2025-07-25T14:01:00Z">
        <w:r w:rsidR="006B4512">
          <w:rPr>
            <w:rFonts w:ascii="Times New Roman" w:hAnsi="Times New Roman" w:cs="Times New Roman"/>
            <w:sz w:val="24"/>
            <w:szCs w:val="24"/>
          </w:rPr>
          <w:t xml:space="preserve">e followed a Gaussian (inverted U-shape) curve as temperature increased </w:t>
        </w:r>
      </w:ins>
      <w:customXmlInsRangeStart w:id="772"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772"/>
          <w:ins w:id="773" w:author="Frank Seebacher" w:date="2025-07-28T15:59:00Z">
            <w:r w:rsidR="00582CA2" w:rsidRPr="00582CA2">
              <w:rPr>
                <w:rFonts w:ascii="Times New Roman" w:eastAsia="Times New Roman" w:hAnsi="Times New Roman" w:cs="Times New Roman"/>
                <w:sz w:val="24"/>
                <w:rPrChange w:id="774"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7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76" w:author="Frank Seebacher" w:date="2025-07-28T15:59:00Z">
                  <w:rPr>
                    <w:rFonts w:eastAsia="Times New Roman"/>
                  </w:rPr>
                </w:rPrChange>
              </w:rPr>
              <w:t xml:space="preserve"> 2019)</w:t>
            </w:r>
          </w:ins>
          <w:customXmlInsRangeStart w:id="777" w:author="Frank Seebacher" w:date="2025-07-25T14:01:00Z"/>
        </w:sdtContent>
      </w:sdt>
      <w:customXmlInsRangeEnd w:id="777"/>
      <w:ins w:id="778"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779" w:author="Frank Seebacher" w:date="2025-07-25T14:02:00Z">
        <w:r w:rsidR="00E61641" w:rsidDel="006B4512">
          <w:rPr>
            <w:rFonts w:ascii="Times New Roman" w:hAnsi="Times New Roman" w:cs="Times New Roman"/>
            <w:sz w:val="24"/>
            <w:szCs w:val="24"/>
          </w:rPr>
          <w:delText>Developing under f</w:delText>
        </w:r>
      </w:del>
      <w:ins w:id="780"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781" w:author="Frank Seebacher" w:date="2025-07-25T14:04:00Z">
        <w:r w:rsidR="00E61641" w:rsidDel="001D52CC">
          <w:rPr>
            <w:rFonts w:ascii="Times New Roman" w:hAnsi="Times New Roman" w:cs="Times New Roman"/>
            <w:sz w:val="24"/>
            <w:szCs w:val="24"/>
          </w:rPr>
          <w:delText xml:space="preserve">will </w:delText>
        </w:r>
      </w:del>
      <w:ins w:id="782" w:author="Frank Seebacher" w:date="2025-07-25T14:04:00Z">
        <w:r w:rsidR="001D52CC">
          <w:rPr>
            <w:rFonts w:ascii="Times New Roman" w:hAnsi="Times New Roman" w:cs="Times New Roman"/>
            <w:sz w:val="24"/>
            <w:szCs w:val="24"/>
          </w:rPr>
          <w:t>are</w:t>
        </w:r>
        <w:r w:rsidR="001D52CC">
          <w:rPr>
            <w:rFonts w:ascii="Times New Roman" w:hAnsi="Times New Roman" w:cs="Times New Roman"/>
            <w:sz w:val="24"/>
            <w:szCs w:val="24"/>
          </w:rPr>
          <w:t xml:space="preserve"> </w:t>
        </w:r>
      </w:ins>
      <w:r w:rsidR="00E61641">
        <w:rPr>
          <w:rFonts w:ascii="Times New Roman" w:hAnsi="Times New Roman" w:cs="Times New Roman"/>
          <w:sz w:val="24"/>
          <w:szCs w:val="24"/>
        </w:rPr>
        <w:t xml:space="preserve">therefore </w:t>
      </w:r>
      <w:ins w:id="783" w:author="Frank Seebacher" w:date="2025-07-25T14:04:00Z">
        <w:r w:rsidR="001D52CC">
          <w:rPr>
            <w:rFonts w:ascii="Times New Roman" w:hAnsi="Times New Roman" w:cs="Times New Roman"/>
            <w:sz w:val="24"/>
            <w:szCs w:val="24"/>
          </w:rPr>
          <w:t xml:space="preserve">likely to </w:t>
        </w:r>
      </w:ins>
      <w:ins w:id="784" w:author="Frank Seebacher" w:date="2025-07-25T14:03:00Z">
        <w:r w:rsidR="006B4512">
          <w:rPr>
            <w:rFonts w:ascii="Times New Roman" w:hAnsi="Times New Roman" w:cs="Times New Roman"/>
            <w:sz w:val="24"/>
            <w:szCs w:val="24"/>
          </w:rPr>
          <w:t xml:space="preserve">have </w:t>
        </w:r>
      </w:ins>
      <w:ins w:id="785"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786"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787"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788" w:author="Frank Seebacher" w:date="2025-07-25T12:53:00Z">
        <w:r w:rsidR="00FA3121">
          <w:rPr>
            <w:rFonts w:ascii="Times New Roman" w:hAnsi="Times New Roman" w:cs="Times New Roman"/>
            <w:sz w:val="24"/>
            <w:szCs w:val="24"/>
          </w:rPr>
          <w:t>The decrease in plasticity of body mass</w:t>
        </w:r>
      </w:ins>
      <w:ins w:id="789" w:author="Frank Seebacher" w:date="2025-07-25T12:54:00Z">
        <w:r w:rsidR="00FA3121">
          <w:rPr>
            <w:rFonts w:ascii="Times New Roman" w:hAnsi="Times New Roman" w:cs="Times New Roman"/>
            <w:sz w:val="24"/>
            <w:szCs w:val="24"/>
          </w:rPr>
          <w:t xml:space="preserve"> in fluctuating environments we show here is</w:t>
        </w:r>
      </w:ins>
      <w:ins w:id="790" w:author="Frank Seebacher" w:date="2025-07-25T12:55:00Z">
        <w:r w:rsidR="00FA3121">
          <w:rPr>
            <w:rFonts w:ascii="Times New Roman" w:hAnsi="Times New Roman" w:cs="Times New Roman"/>
            <w:sz w:val="24"/>
            <w:szCs w:val="24"/>
          </w:rPr>
          <w:t xml:space="preserve"> paralleled by decreases in mean mass in fluctuating relative to constant environments </w:t>
        </w:r>
      </w:ins>
      <w:customXmlInsRangeStart w:id="791"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791"/>
          <w:ins w:id="792" w:author="Frank Seebacher" w:date="2025-07-28T15:59:00Z">
            <w:r w:rsidR="00582CA2" w:rsidRPr="00582CA2">
              <w:rPr>
                <w:rFonts w:ascii="Times New Roman" w:eastAsia="Times New Roman" w:hAnsi="Times New Roman" w:cs="Times New Roman"/>
                <w:sz w:val="24"/>
                <w:rPrChange w:id="793"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9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5" w:author="Frank Seebacher" w:date="2025-07-28T15:59:00Z">
                  <w:rPr>
                    <w:rFonts w:eastAsia="Times New Roman"/>
                  </w:rPr>
                </w:rPrChange>
              </w:rPr>
              <w:t xml:space="preserve"> 2024)</w:t>
            </w:r>
          </w:ins>
          <w:customXmlInsRangeStart w:id="796" w:author="Frank Seebacher" w:date="2025-07-25T12:55:00Z"/>
        </w:sdtContent>
      </w:sdt>
      <w:customXmlInsRangeEnd w:id="796"/>
      <w:ins w:id="797" w:author="Frank Seebacher" w:date="2025-07-25T12:56:00Z">
        <w:r w:rsidR="00FA3121">
          <w:rPr>
            <w:rFonts w:ascii="Times New Roman" w:hAnsi="Times New Roman" w:cs="Times New Roman"/>
            <w:sz w:val="24"/>
            <w:szCs w:val="24"/>
          </w:rPr>
          <w:t xml:space="preserve">. Body mass may be sensitive to temperature fluctuations because </w:t>
        </w:r>
      </w:ins>
      <w:ins w:id="798"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799" w:author="Frank Seebacher" w:date="2025-07-25T12:58:00Z">
        <w:r w:rsidR="00FA3121">
          <w:rPr>
            <w:rFonts w:ascii="Times New Roman" w:hAnsi="Times New Roman" w:cs="Times New Roman"/>
            <w:sz w:val="24"/>
            <w:szCs w:val="24"/>
          </w:rPr>
          <w:t>ne</w:t>
        </w:r>
      </w:ins>
      <w:ins w:id="800" w:author="Frank Seebacher" w:date="2025-07-25T12:57:00Z">
        <w:r w:rsidR="00FA3121">
          <w:rPr>
            <w:rFonts w:ascii="Times New Roman" w:hAnsi="Times New Roman" w:cs="Times New Roman"/>
            <w:sz w:val="24"/>
            <w:szCs w:val="24"/>
          </w:rPr>
          <w:t>rgy expenditure. How</w:t>
        </w:r>
      </w:ins>
      <w:ins w:id="801"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802" w:author="Frank Seebacher" w:date="2025-07-25T12:56:00Z">
        <w:r w:rsidR="00FA3121">
          <w:rPr>
            <w:rFonts w:ascii="Times New Roman" w:hAnsi="Times New Roman" w:cs="Times New Roman"/>
            <w:sz w:val="24"/>
            <w:szCs w:val="24"/>
          </w:rPr>
          <w:t xml:space="preserve"> </w:t>
        </w:r>
      </w:ins>
      <w:del w:id="803" w:author="Frank Seebacher" w:date="2025-07-25T13:02:00Z">
        <w:r w:rsidR="00E61641" w:rsidDel="0025269F">
          <w:rPr>
            <w:rFonts w:ascii="Times New Roman" w:hAnsi="Times New Roman" w:cs="Times New Roman"/>
            <w:sz w:val="24"/>
            <w:szCs w:val="24"/>
          </w:rPr>
          <w:delText>Nonetheless, t</w:delText>
        </w:r>
      </w:del>
      <w:ins w:id="804"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805" w:author="Frank Seebacher" w:date="2025-07-28T15:48:00Z">
        <w:r w:rsidR="00510AA2" w:rsidRPr="00402514" w:rsidDel="00CE2C98">
          <w:rPr>
            <w:rFonts w:ascii="Times New Roman" w:hAnsi="Times New Roman" w:cs="Times New Roman"/>
            <w:sz w:val="24"/>
            <w:szCs w:val="24"/>
          </w:rPr>
          <w:delText xml:space="preserve">suggest </w:delText>
        </w:r>
      </w:del>
      <w:ins w:id="806"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807" w:author="Frank Seebacher" w:date="2025-07-28T15:49:00Z">
        <w:r w:rsidR="00CE2C98">
          <w:rPr>
            <w:rFonts w:ascii="Times New Roman" w:hAnsi="Times New Roman" w:cs="Times New Roman"/>
            <w:sz w:val="24"/>
            <w:szCs w:val="24"/>
          </w:rPr>
          <w:t>re is little support</w:t>
        </w:r>
      </w:ins>
      <w:ins w:id="808" w:author="Frank Seebacher" w:date="2025-07-28T15:50:00Z">
        <w:r w:rsidR="00CE2C98">
          <w:rPr>
            <w:rFonts w:ascii="Times New Roman" w:hAnsi="Times New Roman" w:cs="Times New Roman"/>
            <w:sz w:val="24"/>
            <w:szCs w:val="24"/>
          </w:rPr>
          <w:t xml:space="preserve"> in the current literature</w:t>
        </w:r>
      </w:ins>
      <w:ins w:id="809"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810" w:author="Frank Seebacher" w:date="2025-07-28T15:48:00Z">
        <w:r w:rsidR="00CE2C98">
          <w:rPr>
            <w:rFonts w:ascii="Times New Roman" w:hAnsi="Times New Roman" w:cs="Times New Roman"/>
            <w:sz w:val="24"/>
            <w:szCs w:val="24"/>
          </w:rPr>
          <w:t>phenotypic plasticity</w:t>
        </w:r>
      </w:ins>
      <w:del w:id="811" w:author="Frank Seebacher" w:date="2025-07-28T15:49:00Z">
        <w:r w:rsidR="00510AA2" w:rsidRPr="00402514" w:rsidDel="00CE2C98">
          <w:rPr>
            <w:rFonts w:ascii="Times New Roman" w:hAnsi="Times New Roman" w:cs="Times New Roman"/>
            <w:sz w:val="24"/>
            <w:szCs w:val="24"/>
          </w:rPr>
          <w:delText>ability to</w:delText>
        </w:r>
      </w:del>
      <w:del w:id="812"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813"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814" w:author="Frank Seebacher" w:date="2025-07-28T15:50:00Z">
        <w:r w:rsidR="00510AA2" w:rsidRPr="00402514" w:rsidDel="00CE2C98">
          <w:rPr>
            <w:rFonts w:ascii="Times New Roman" w:hAnsi="Times New Roman" w:cs="Times New Roman"/>
            <w:sz w:val="24"/>
            <w:szCs w:val="24"/>
          </w:rPr>
          <w:delText>, short-term</w:delText>
        </w:r>
      </w:del>
      <w:ins w:id="815"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816" w:author="Frank Seebacher" w:date="2025-07-28T15:52:00Z">
        <w:r w:rsidR="00510AA2" w:rsidRPr="00402514" w:rsidDel="00B964E3">
          <w:rPr>
            <w:rFonts w:ascii="Times New Roman" w:hAnsi="Times New Roman" w:cs="Times New Roman"/>
            <w:sz w:val="24"/>
            <w:szCs w:val="24"/>
          </w:rPr>
          <w:delText xml:space="preserve">the </w:delText>
        </w:r>
      </w:del>
      <w:ins w:id="817"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818" w:author="Frank Seebacher" w:date="2025-07-28T15:52:00Z">
        <w:r w:rsidR="00B964E3">
          <w:rPr>
            <w:rFonts w:ascii="Times New Roman" w:hAnsi="Times New Roman" w:cs="Times New Roman"/>
            <w:sz w:val="24"/>
            <w:szCs w:val="24"/>
          </w:rPr>
          <w:t>es</w:t>
        </w:r>
      </w:ins>
      <w:del w:id="819"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820" w:author="Frank Seebacher" w:date="2025-07-28T15:59:00Z">
            <w:r w:rsidR="00582CA2" w:rsidRPr="00582CA2">
              <w:rPr>
                <w:rFonts w:ascii="Times New Roman" w:eastAsia="Times New Roman" w:hAnsi="Times New Roman" w:cs="Times New Roman"/>
                <w:sz w:val="24"/>
                <w:rPrChange w:id="821"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22"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823"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82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25" w:author="Frank Seebacher" w:date="2025-07-28T15:59:00Z">
                  <w:rPr>
                    <w:rFonts w:eastAsia="Times New Roman"/>
                  </w:rPr>
                </w:rPrChange>
              </w:rPr>
              <w:t xml:space="preserve"> 2021; Schulte 2014)</w:t>
            </w:r>
          </w:ins>
          <w:del w:id="826"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827" w:author="Frank Seebacher" w:date="2025-07-28T15:59:00Z">
            <w:r w:rsidR="00582CA2" w:rsidRPr="00582CA2">
              <w:rPr>
                <w:rFonts w:ascii="Times New Roman" w:eastAsia="Times New Roman" w:hAnsi="Times New Roman" w:cs="Times New Roman"/>
                <w:sz w:val="24"/>
                <w:rPrChange w:id="828"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82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30" w:author="Frank Seebacher" w:date="2025-07-28T15:59:00Z">
                  <w:rPr>
                    <w:rFonts w:eastAsia="Times New Roman"/>
                  </w:rPr>
                </w:rPrChange>
              </w:rPr>
              <w:t xml:space="preserve"> 2016)</w:t>
            </w:r>
          </w:ins>
          <w:del w:id="831"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832" w:author="Frank Seebacher" w:date="2025-07-28T15:59:00Z">
            <w:r w:rsidR="00582CA2" w:rsidRPr="00582CA2">
              <w:rPr>
                <w:rFonts w:ascii="Times New Roman" w:eastAsia="Times New Roman" w:hAnsi="Times New Roman" w:cs="Times New Roman"/>
                <w:sz w:val="24"/>
                <w:rPrChange w:id="83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34" w:author="Frank Seebacher" w:date="2025-07-28T15:59:00Z">
                  <w:rPr>
                    <w:rFonts w:eastAsia="Times New Roman"/>
                  </w:rPr>
                </w:rPrChange>
              </w:rPr>
              <w:t>Pfab</w:t>
            </w:r>
            <w:proofErr w:type="spellEnd"/>
            <w:r w:rsidR="00582CA2" w:rsidRPr="00582CA2">
              <w:rPr>
                <w:rFonts w:ascii="Times New Roman" w:eastAsia="Times New Roman" w:hAnsi="Times New Roman" w:cs="Times New Roman"/>
                <w:sz w:val="24"/>
                <w:rPrChange w:id="83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83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37" w:author="Frank Seebacher" w:date="2025-07-28T15:59:00Z">
                  <w:rPr>
                    <w:rFonts w:eastAsia="Times New Roman"/>
                  </w:rPr>
                </w:rPrChange>
              </w:rPr>
              <w:t xml:space="preserve"> 2016)</w:t>
            </w:r>
          </w:ins>
          <w:del w:id="838"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839" w:author="Frank Seebacher" w:date="2025-07-28T15:59:00Z">
            <w:r w:rsidR="00582CA2" w:rsidRPr="00582CA2">
              <w:rPr>
                <w:rFonts w:ascii="Times New Roman" w:eastAsia="Times New Roman" w:hAnsi="Times New Roman" w:cs="Times New Roman"/>
                <w:sz w:val="24"/>
                <w:rPrChange w:id="840"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841"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842"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843" w:author="Frank Seebacher" w:date="2025-07-28T15:59:00Z">
                  <w:rPr>
                    <w:rFonts w:eastAsia="Times New Roman"/>
                  </w:rPr>
                </w:rPrChange>
              </w:rPr>
              <w:lastRenderedPageBreak/>
              <w:t>Brönmark</w:t>
            </w:r>
            <w:proofErr w:type="spellEnd"/>
            <w:r w:rsidR="00582CA2" w:rsidRPr="00582CA2">
              <w:rPr>
                <w:rFonts w:ascii="Times New Roman" w:eastAsia="Times New Roman" w:hAnsi="Times New Roman" w:cs="Times New Roman"/>
                <w:sz w:val="24"/>
                <w:rPrChange w:id="844" w:author="Frank Seebacher" w:date="2025-07-28T15:59:00Z">
                  <w:rPr>
                    <w:rFonts w:eastAsia="Times New Roman"/>
                  </w:rPr>
                </w:rPrChange>
              </w:rPr>
              <w:t xml:space="preserve"> 2022)</w:t>
            </w:r>
          </w:ins>
          <w:del w:id="845"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846" w:author="Frank Seebacher" w:date="2025-07-28T15:59:00Z">
            <w:r w:rsidR="00582CA2" w:rsidRPr="00582CA2">
              <w:rPr>
                <w:rFonts w:ascii="Times New Roman" w:eastAsia="Times New Roman" w:hAnsi="Times New Roman" w:cs="Times New Roman"/>
                <w:sz w:val="24"/>
                <w:rPrChange w:id="84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48"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849"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85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51" w:author="Frank Seebacher" w:date="2025-07-28T15:59:00Z">
                  <w:rPr>
                    <w:rFonts w:eastAsia="Times New Roman"/>
                  </w:rPr>
                </w:rPrChange>
              </w:rPr>
              <w:t xml:space="preserve"> 2007)</w:t>
            </w:r>
          </w:ins>
          <w:del w:id="852"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853" w:author="Frank Seebacher" w:date="2025-07-25T14:31:00Z">
        <w:r w:rsidR="000E7119" w:rsidDel="00896875">
          <w:rPr>
            <w:rFonts w:ascii="Times New Roman" w:hAnsi="Times New Roman" w:cs="Times New Roman"/>
            <w:sz w:val="24"/>
            <w:szCs w:val="24"/>
          </w:rPr>
          <w:delText>short-term</w:delText>
        </w:r>
      </w:del>
      <w:ins w:id="854"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855" w:author="Frank Seebacher" w:date="2025-07-25T14:31:00Z">
        <w:r w:rsidR="000E7119" w:rsidDel="00896875">
          <w:rPr>
            <w:rFonts w:ascii="Times New Roman" w:hAnsi="Times New Roman" w:cs="Times New Roman"/>
            <w:sz w:val="24"/>
            <w:szCs w:val="24"/>
          </w:rPr>
          <w:delText xml:space="preserve">variability </w:delText>
        </w:r>
      </w:del>
      <w:ins w:id="856" w:author="Frank Seebacher" w:date="2025-07-25T14:31:00Z">
        <w:r w:rsidR="00896875">
          <w:rPr>
            <w:rFonts w:ascii="Times New Roman" w:hAnsi="Times New Roman" w:cs="Times New Roman"/>
            <w:sz w:val="24"/>
            <w:szCs w:val="24"/>
          </w:rPr>
          <w:t>fluctuations</w:t>
        </w:r>
        <w:r w:rsidR="00896875">
          <w:rPr>
            <w:rFonts w:ascii="Times New Roman" w:hAnsi="Times New Roman" w:cs="Times New Roman"/>
            <w:sz w:val="24"/>
            <w:szCs w:val="24"/>
          </w:rPr>
          <w:t xml:space="preserve">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857"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858" w:author="Frank Seebacher" w:date="2025-07-25T14:32:00Z">
        <w:r w:rsidRPr="00402514" w:rsidDel="00896875">
          <w:rPr>
            <w:rFonts w:ascii="Times New Roman" w:hAnsi="Times New Roman" w:cs="Times New Roman"/>
            <w:sz w:val="24"/>
            <w:szCs w:val="24"/>
          </w:rPr>
          <w:delText xml:space="preserve">conclude </w:delText>
        </w:r>
      </w:del>
      <w:ins w:id="859"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860" w:author="Frank Seebacher" w:date="2025-07-28T11:29:00Z">
        <w:r w:rsidRPr="00402514" w:rsidDel="00C869E5">
          <w:rPr>
            <w:rFonts w:ascii="Times New Roman" w:hAnsi="Times New Roman" w:cs="Times New Roman"/>
            <w:sz w:val="24"/>
            <w:szCs w:val="24"/>
          </w:rPr>
          <w:delText>longer-term</w:delText>
        </w:r>
      </w:del>
      <w:del w:id="861"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862"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863" w:author="Frank Seebacher" w:date="2025-07-28T15:59:00Z">
            <w:r w:rsidR="00582CA2" w:rsidRPr="00582CA2">
              <w:rPr>
                <w:rFonts w:ascii="Times New Roman" w:eastAsia="Times New Roman" w:hAnsi="Times New Roman" w:cs="Times New Roman"/>
                <w:sz w:val="24"/>
                <w:rPrChange w:id="864"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86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66"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8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68" w:author="Frank Seebacher" w:date="2025-07-28T15:59:00Z">
                  <w:rPr>
                    <w:rFonts w:eastAsia="Times New Roman"/>
                  </w:rPr>
                </w:rPrChange>
              </w:rPr>
              <w:t xml:space="preserve"> 2022)</w:t>
            </w:r>
          </w:ins>
          <w:del w:id="869"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870" w:author="Frank Seebacher" w:date="2025-07-28T15:59:00Z">
            <w:r w:rsidR="00582CA2" w:rsidRPr="00582CA2">
              <w:rPr>
                <w:rFonts w:ascii="Times New Roman" w:eastAsia="Times New Roman" w:hAnsi="Times New Roman" w:cs="Times New Roman"/>
                <w:sz w:val="24"/>
                <w:rPrChange w:id="871"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87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73" w:author="Frank Seebacher" w:date="2025-07-28T15:59:00Z">
                  <w:rPr>
                    <w:rFonts w:eastAsia="Times New Roman"/>
                  </w:rPr>
                </w:rPrChange>
              </w:rPr>
              <w:t xml:space="preserve"> 2021)</w:t>
            </w:r>
          </w:ins>
          <w:del w:id="874"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875" w:author="Frank Seebacher" w:date="2025-07-23T16:07:00Z">
        <w:r w:rsidR="00140C58">
          <w:rPr>
            <w:rFonts w:ascii="Times New Roman" w:hAnsi="Times New Roman" w:cs="Times New Roman"/>
            <w:sz w:val="24"/>
            <w:szCs w:val="24"/>
          </w:rPr>
          <w:t>o</w:t>
        </w:r>
      </w:ins>
      <w:del w:id="876"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w:t>
      </w:r>
      <w:proofErr w:type="spellStart"/>
      <w:r w:rsidR="00510AA2" w:rsidRPr="00402514">
        <w:rPr>
          <w:rFonts w:ascii="Times New Roman" w:hAnsi="Times New Roman" w:cs="Times New Roman"/>
          <w:sz w:val="24"/>
          <w:szCs w:val="24"/>
        </w:rPr>
        <w:t>plastic</w:t>
      </w:r>
      <w:ins w:id="877" w:author="Frank Seebacher" w:date="2025-07-23T16:07:00Z">
        <w:r w:rsidR="00140C58">
          <w:rPr>
            <w:rFonts w:ascii="Times New Roman" w:hAnsi="Times New Roman" w:cs="Times New Roman"/>
            <w:sz w:val="24"/>
            <w:szCs w:val="24"/>
          </w:rPr>
          <w:t>ic</w:t>
        </w:r>
        <w:proofErr w:type="spellEnd"/>
        <w:r w:rsidR="00140C58">
          <w:rPr>
            <w:rFonts w:ascii="Times New Roman" w:hAnsi="Times New Roman" w:cs="Times New Roman"/>
            <w:sz w:val="24"/>
            <w:szCs w:val="24"/>
          </w:rPr>
          <w:t xml:space="preserve"> responses</w:t>
        </w:r>
      </w:ins>
      <w:del w:id="878"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879" w:author="Frank Seebacher" w:date="2025-07-28T15:59:00Z">
            <w:r w:rsidR="00582CA2" w:rsidRPr="00582CA2">
              <w:rPr>
                <w:rFonts w:ascii="Times New Roman" w:eastAsia="Times New Roman" w:hAnsi="Times New Roman" w:cs="Times New Roman"/>
                <w:sz w:val="24"/>
                <w:rPrChange w:id="880" w:author="Frank Seebacher" w:date="2025-07-28T15:59:00Z">
                  <w:rPr>
                    <w:rFonts w:eastAsia="Times New Roman"/>
                  </w:rPr>
                </w:rPrChange>
              </w:rPr>
              <w:t>(Lattin &amp; Kelly 2020)</w:t>
            </w:r>
          </w:ins>
          <w:del w:id="881"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882" w:author="Frank Seebacher" w:date="2025-07-28T15:59:00Z">
            <w:r w:rsidR="00582CA2" w:rsidRPr="00582CA2">
              <w:rPr>
                <w:rFonts w:ascii="Times New Roman" w:eastAsia="Times New Roman" w:hAnsi="Times New Roman" w:cs="Times New Roman"/>
                <w:sz w:val="24"/>
                <w:rPrChange w:id="883"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88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85" w:author="Frank Seebacher" w:date="2025-07-28T15:59:00Z">
                  <w:rPr>
                    <w:rFonts w:eastAsia="Times New Roman"/>
                  </w:rPr>
                </w:rPrChange>
              </w:rPr>
              <w:t xml:space="preserve"> 2020)</w:t>
            </w:r>
          </w:ins>
          <w:del w:id="886"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887" w:author="Frank Seebacher" w:date="2025-07-28T15:59:00Z">
            <w:r w:rsidR="00582CA2" w:rsidRPr="00582CA2">
              <w:rPr>
                <w:rFonts w:ascii="Times New Roman" w:eastAsia="Times New Roman" w:hAnsi="Times New Roman" w:cs="Times New Roman"/>
                <w:sz w:val="24"/>
                <w:rPrChange w:id="88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889" w:author="Frank Seebacher" w:date="2025-07-28T15:59:00Z">
                  <w:rPr>
                    <w:rFonts w:eastAsia="Times New Roman"/>
                  </w:rPr>
                </w:rPrChange>
              </w:rPr>
              <w:t>Raynal</w:t>
            </w:r>
            <w:proofErr w:type="spellEnd"/>
            <w:r w:rsidR="00582CA2" w:rsidRPr="00582CA2">
              <w:rPr>
                <w:rFonts w:ascii="Times New Roman" w:eastAsia="Times New Roman" w:hAnsi="Times New Roman" w:cs="Times New Roman"/>
                <w:sz w:val="24"/>
                <w:rPrChange w:id="89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8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2"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89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4" w:author="Frank Seebacher" w:date="2025-07-28T15:59:00Z">
                  <w:rPr>
                    <w:rFonts w:eastAsia="Times New Roman"/>
                  </w:rPr>
                </w:rPrChange>
              </w:rPr>
              <w:t xml:space="preserve"> 2024; </w:t>
            </w:r>
            <w:proofErr w:type="spellStart"/>
            <w:r w:rsidR="00582CA2" w:rsidRPr="00582CA2">
              <w:rPr>
                <w:rFonts w:ascii="Times New Roman" w:eastAsia="Times New Roman" w:hAnsi="Times New Roman" w:cs="Times New Roman"/>
                <w:sz w:val="24"/>
                <w:rPrChange w:id="895" w:author="Frank Seebacher" w:date="2025-07-28T15:59:00Z">
                  <w:rPr>
                    <w:rFonts w:eastAsia="Times New Roman"/>
                  </w:rPr>
                </w:rPrChange>
              </w:rPr>
              <w:t>Stoks</w:t>
            </w:r>
            <w:proofErr w:type="spellEnd"/>
            <w:r w:rsidR="00582CA2" w:rsidRPr="00582CA2">
              <w:rPr>
                <w:rFonts w:ascii="Times New Roman" w:eastAsia="Times New Roman" w:hAnsi="Times New Roman" w:cs="Times New Roman"/>
                <w:sz w:val="24"/>
                <w:rPrChange w:id="89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8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8" w:author="Frank Seebacher" w:date="2025-07-28T15:59:00Z">
                  <w:rPr>
                    <w:rFonts w:eastAsia="Times New Roman"/>
                  </w:rPr>
                </w:rPrChange>
              </w:rPr>
              <w:t xml:space="preserve"> 2017)</w:t>
            </w:r>
          </w:ins>
          <w:del w:id="89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900" w:author="Frank Seebacher" w:date="2025-07-28T15:59:00Z">
            <w:r w:rsidR="00582CA2" w:rsidRPr="00582CA2">
              <w:rPr>
                <w:rFonts w:ascii="Times New Roman" w:eastAsia="Times New Roman" w:hAnsi="Times New Roman" w:cs="Times New Roman"/>
                <w:sz w:val="24"/>
                <w:rPrChange w:id="901"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9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03" w:author="Frank Seebacher" w:date="2025-07-28T15:59:00Z">
                  <w:rPr>
                    <w:rFonts w:eastAsia="Times New Roman"/>
                  </w:rPr>
                </w:rPrChange>
              </w:rPr>
              <w:t xml:space="preserve"> 2022)</w:t>
            </w:r>
          </w:ins>
          <w:del w:id="904"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These dynamics are important in assessing the impact of </w:t>
      </w:r>
      <w:r w:rsidR="00AE5FC1">
        <w:rPr>
          <w:rFonts w:ascii="Times New Roman" w:hAnsi="Times New Roman" w:cs="Times New Roman"/>
          <w:sz w:val="24"/>
          <w:szCs w:val="24"/>
        </w:rPr>
        <w:lastRenderedPageBreak/>
        <w:t xml:space="preserve">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ur findings support the validity of  experiments</w:t>
      </w:r>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905" w:author="Frank Seebacher" w:date="2025-07-25T14:50:00Z">
        <w:r w:rsidR="00052972">
          <w:rPr>
            <w:rFonts w:ascii="Times New Roman" w:hAnsi="Times New Roman" w:cs="Times New Roman"/>
            <w:sz w:val="24"/>
            <w:szCs w:val="24"/>
          </w:rPr>
          <w:t xml:space="preserve">However, the data available in the </w:t>
        </w:r>
      </w:ins>
      <w:ins w:id="906" w:author="Frank Seebacher" w:date="2025-07-25T14:51:00Z">
        <w:r w:rsidR="00052972">
          <w:rPr>
            <w:rFonts w:ascii="Times New Roman" w:hAnsi="Times New Roman" w:cs="Times New Roman"/>
            <w:sz w:val="24"/>
            <w:szCs w:val="24"/>
          </w:rPr>
          <w:t xml:space="preserve">literature provide a very limited picture of how fluctuations </w:t>
        </w:r>
      </w:ins>
      <w:ins w:id="907" w:author="Frank Seebacher" w:date="2025-07-25T14:52:00Z">
        <w:r w:rsidR="00052972">
          <w:rPr>
            <w:rFonts w:ascii="Times New Roman" w:hAnsi="Times New Roman" w:cs="Times New Roman"/>
            <w:sz w:val="24"/>
            <w:szCs w:val="24"/>
          </w:rPr>
          <w:t>i</w:t>
        </w:r>
      </w:ins>
      <w:ins w:id="908" w:author="Frank Seebacher" w:date="2025-07-25T14:51:00Z">
        <w:r w:rsidR="00052972">
          <w:rPr>
            <w:rFonts w:ascii="Times New Roman" w:hAnsi="Times New Roman" w:cs="Times New Roman"/>
            <w:sz w:val="24"/>
            <w:szCs w:val="24"/>
          </w:rPr>
          <w:t>n environment</w:t>
        </w:r>
      </w:ins>
      <w:ins w:id="909" w:author="Frank Seebacher" w:date="2025-07-25T14:52:00Z">
        <w:r w:rsidR="00052972">
          <w:rPr>
            <w:rFonts w:ascii="Times New Roman" w:hAnsi="Times New Roman" w:cs="Times New Roman"/>
            <w:sz w:val="24"/>
            <w:szCs w:val="24"/>
          </w:rPr>
          <w:t>al</w:t>
        </w:r>
      </w:ins>
      <w:ins w:id="910" w:author="Frank Seebacher" w:date="2025-07-25T14:51:00Z">
        <w:r w:rsidR="00052972">
          <w:rPr>
            <w:rFonts w:ascii="Times New Roman" w:hAnsi="Times New Roman" w:cs="Times New Roman"/>
            <w:sz w:val="24"/>
            <w:szCs w:val="24"/>
          </w:rPr>
          <w:t xml:space="preserve"> affect plastic responses</w:t>
        </w:r>
      </w:ins>
      <w:ins w:id="911" w:author="Frank Seebacher" w:date="2025-07-25T14:52:00Z">
        <w:r w:rsidR="00052972">
          <w:rPr>
            <w:rFonts w:ascii="Times New Roman" w:hAnsi="Times New Roman" w:cs="Times New Roman"/>
            <w:sz w:val="24"/>
            <w:szCs w:val="24"/>
          </w:rPr>
          <w:t>. Diel variations are ubiquitous in natural environme</w:t>
        </w:r>
      </w:ins>
      <w:ins w:id="912" w:author="Frank Seebacher" w:date="2025-07-25T14:53:00Z">
        <w:r w:rsidR="00052972">
          <w:rPr>
            <w:rFonts w:ascii="Times New Roman" w:hAnsi="Times New Roman" w:cs="Times New Roman"/>
            <w:sz w:val="24"/>
            <w:szCs w:val="24"/>
          </w:rPr>
          <w:t>n</w:t>
        </w:r>
      </w:ins>
      <w:ins w:id="913" w:author="Frank Seebacher" w:date="2025-07-25T14:52:00Z">
        <w:r w:rsidR="00052972">
          <w:rPr>
            <w:rFonts w:ascii="Times New Roman" w:hAnsi="Times New Roman" w:cs="Times New Roman"/>
            <w:sz w:val="24"/>
            <w:szCs w:val="24"/>
          </w:rPr>
          <w:t>ts but</w:t>
        </w:r>
      </w:ins>
      <w:ins w:id="914" w:author="Frank Seebacher" w:date="2025-07-25T14:54:00Z">
        <w:r w:rsidR="002D16DF">
          <w:rPr>
            <w:rFonts w:ascii="Times New Roman" w:hAnsi="Times New Roman" w:cs="Times New Roman"/>
            <w:sz w:val="24"/>
            <w:szCs w:val="24"/>
          </w:rPr>
          <w:t>,</w:t>
        </w:r>
      </w:ins>
      <w:ins w:id="915"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916" w:author="Frank Seebacher" w:date="2025-07-25T14:54:00Z">
        <w:r w:rsidR="002D16DF">
          <w:rPr>
            <w:rFonts w:ascii="Times New Roman" w:hAnsi="Times New Roman" w:cs="Times New Roman"/>
            <w:sz w:val="24"/>
            <w:szCs w:val="24"/>
          </w:rPr>
          <w:t>ratures also vary at different time and spatial scales</w:t>
        </w:r>
      </w:ins>
      <w:ins w:id="917" w:author="Frank Seebacher" w:date="2025-07-25T14:56:00Z">
        <w:r w:rsidR="002D16DF">
          <w:rPr>
            <w:rFonts w:ascii="Times New Roman" w:hAnsi="Times New Roman" w:cs="Times New Roman"/>
            <w:sz w:val="24"/>
            <w:szCs w:val="24"/>
          </w:rPr>
          <w:t>.</w:t>
        </w:r>
      </w:ins>
      <w:ins w:id="918" w:author="Frank Seebacher" w:date="2025-07-25T14:54:00Z">
        <w:r w:rsidR="002D16DF">
          <w:rPr>
            <w:rFonts w:ascii="Times New Roman" w:hAnsi="Times New Roman" w:cs="Times New Roman"/>
            <w:sz w:val="24"/>
            <w:szCs w:val="24"/>
          </w:rPr>
          <w:t xml:space="preserve"> </w:t>
        </w:r>
      </w:ins>
      <w:ins w:id="919" w:author="Frank Seebacher" w:date="2025-07-25T14:56:00Z">
        <w:r w:rsidR="002D16DF">
          <w:rPr>
            <w:rFonts w:ascii="Times New Roman" w:hAnsi="Times New Roman" w:cs="Times New Roman"/>
            <w:sz w:val="24"/>
            <w:szCs w:val="24"/>
          </w:rPr>
          <w:t>V</w:t>
        </w:r>
      </w:ins>
      <w:ins w:id="920" w:author="Frank Seebacher" w:date="2025-07-25T14:54:00Z">
        <w:r w:rsidR="002D16DF">
          <w:rPr>
            <w:rFonts w:ascii="Times New Roman" w:hAnsi="Times New Roman" w:cs="Times New Roman"/>
            <w:sz w:val="24"/>
            <w:szCs w:val="24"/>
          </w:rPr>
          <w:t xml:space="preserve">ery little </w:t>
        </w:r>
      </w:ins>
      <w:ins w:id="921" w:author="Frank Seebacher" w:date="2025-07-25T14:55:00Z">
        <w:r w:rsidR="002D16DF">
          <w:rPr>
            <w:rFonts w:ascii="Times New Roman" w:hAnsi="Times New Roman" w:cs="Times New Roman"/>
            <w:sz w:val="24"/>
            <w:szCs w:val="24"/>
          </w:rPr>
          <w:t>is known about the impact of these more complex</w:t>
        </w:r>
      </w:ins>
      <w:ins w:id="922" w:author="Frank Seebacher" w:date="2025-07-25T14:52:00Z">
        <w:r w:rsidR="00052972">
          <w:rPr>
            <w:rFonts w:ascii="Times New Roman" w:hAnsi="Times New Roman" w:cs="Times New Roman"/>
            <w:sz w:val="24"/>
            <w:szCs w:val="24"/>
          </w:rPr>
          <w:t xml:space="preserve"> </w:t>
        </w:r>
      </w:ins>
      <w:ins w:id="923" w:author="Frank Seebacher" w:date="2025-07-25T14:55:00Z">
        <w:r w:rsidR="002D16DF">
          <w:rPr>
            <w:rFonts w:ascii="Times New Roman" w:hAnsi="Times New Roman" w:cs="Times New Roman"/>
            <w:sz w:val="24"/>
            <w:szCs w:val="24"/>
          </w:rPr>
          <w:t>environments</w:t>
        </w:r>
      </w:ins>
      <w:moveFromRangeStart w:id="924" w:author="Frank Seebacher" w:date="2025-07-25T14:55:00Z" w:name="move204347770"/>
      <w:moveFrom w:id="925" w:author="Frank Seebacher" w:date="2025-07-25T14:55:00Z">
        <w:del w:id="926"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924"/>
      <w:del w:id="927"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928"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929" w:author="Frank Seebacher" w:date="2025-07-25T14:56:00Z">
        <w:r w:rsidR="00471CD1">
          <w:rPr>
            <w:rFonts w:ascii="Times New Roman" w:hAnsi="Times New Roman" w:cs="Times New Roman"/>
            <w:sz w:val="24"/>
            <w:szCs w:val="24"/>
          </w:rPr>
          <w:t xml:space="preserve">Additionally, </w:t>
        </w:r>
      </w:ins>
      <w:ins w:id="930" w:author="Frank Seebacher" w:date="2025-07-25T14:57:00Z">
        <w:r w:rsidR="00471CD1">
          <w:rPr>
            <w:rFonts w:ascii="Times New Roman" w:hAnsi="Times New Roman" w:cs="Times New Roman"/>
            <w:sz w:val="24"/>
            <w:szCs w:val="24"/>
          </w:rPr>
          <w:t>o</w:t>
        </w:r>
      </w:ins>
      <w:moveToRangeStart w:id="931" w:author="Frank Seebacher" w:date="2025-07-25T14:55:00Z" w:name="move204347770"/>
      <w:moveTo w:id="932" w:author="Frank Seebacher" w:date="2025-07-25T14:55:00Z">
        <w:del w:id="933"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931"/>
      <w:r w:rsidRPr="00402514">
        <w:rPr>
          <w:rFonts w:ascii="Times New Roman" w:hAnsi="Times New Roman" w:cs="Times New Roman"/>
          <w:sz w:val="24"/>
          <w:szCs w:val="24"/>
        </w:rPr>
        <w:t>We suggest that future research should explore the impacts of transgenerational thermal variability</w:t>
      </w:r>
      <w:ins w:id="934" w:author="Frank Seebacher" w:date="2025-07-25T14:57:00Z">
        <w:r w:rsidR="00CD5C8F">
          <w:rPr>
            <w:rFonts w:ascii="Times New Roman" w:hAnsi="Times New Roman" w:cs="Times New Roman"/>
            <w:sz w:val="24"/>
            <w:szCs w:val="24"/>
          </w:rPr>
          <w:t xml:space="preserve"> at different temporal </w:t>
        </w:r>
      </w:ins>
      <w:ins w:id="935" w:author="Frank Seebacher" w:date="2025-07-25T14:58:00Z">
        <w:r w:rsidR="00FA021D">
          <w:rPr>
            <w:rFonts w:ascii="Times New Roman" w:hAnsi="Times New Roman" w:cs="Times New Roman"/>
            <w:sz w:val="24"/>
            <w:szCs w:val="24"/>
          </w:rPr>
          <w:t>s</w:t>
        </w:r>
      </w:ins>
      <w:ins w:id="936" w:author="Frank Seebacher" w:date="2025-07-25T14:57:00Z">
        <w:r w:rsidR="00CD5C8F">
          <w:rPr>
            <w:rFonts w:ascii="Times New Roman" w:hAnsi="Times New Roman" w:cs="Times New Roman"/>
            <w:sz w:val="24"/>
            <w:szCs w:val="24"/>
          </w:rPr>
          <w:t>c</w:t>
        </w:r>
      </w:ins>
      <w:ins w:id="937" w:author="Frank Seebacher" w:date="2025-07-25T14:58:00Z">
        <w:r w:rsidR="00FA021D">
          <w:rPr>
            <w:rFonts w:ascii="Times New Roman" w:hAnsi="Times New Roman" w:cs="Times New Roman"/>
            <w:sz w:val="24"/>
            <w:szCs w:val="24"/>
          </w:rPr>
          <w:t>a</w:t>
        </w:r>
      </w:ins>
      <w:ins w:id="938" w:author="Frank Seebacher" w:date="2025-07-25T14:57:00Z">
        <w:r w:rsidR="00CD5C8F">
          <w:rPr>
            <w:rFonts w:ascii="Times New Roman" w:hAnsi="Times New Roman" w:cs="Times New Roman"/>
            <w:sz w:val="24"/>
            <w:szCs w:val="24"/>
          </w:rPr>
          <w:t>les</w:t>
        </w:r>
      </w:ins>
      <w:del w:id="939"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940"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941" w:author="Frank Seebacher" w:date="2025-07-28T16:00:00Z"/>
              <w:rFonts w:ascii="Times New Roman" w:eastAsia="Times New Roman" w:hAnsi="Times New Roman" w:cs="Times New Roman"/>
              <w:sz w:val="24"/>
              <w:szCs w:val="24"/>
              <w:rPrChange w:id="942" w:author="Frank Seebacher" w:date="2025-07-28T16:00:00Z">
                <w:rPr>
                  <w:ins w:id="943" w:author="Frank Seebacher" w:date="2025-07-28T16:00:00Z"/>
                  <w:rFonts w:eastAsia="Times New Roman"/>
                  <w:sz w:val="24"/>
                  <w:szCs w:val="24"/>
                </w:rPr>
              </w:rPrChange>
            </w:rPr>
          </w:pPr>
          <w:ins w:id="944" w:author="Frank Seebacher" w:date="2025-07-28T16:00:00Z">
            <w:r w:rsidRPr="00582CA2">
              <w:rPr>
                <w:rFonts w:ascii="Times New Roman" w:eastAsia="Times New Roman" w:hAnsi="Times New Roman" w:cs="Times New Roman"/>
                <w:rPrChange w:id="945" w:author="Frank Seebacher" w:date="2025-07-28T16:00:00Z">
                  <w:rPr>
                    <w:rFonts w:eastAsia="Times New Roman"/>
                  </w:rPr>
                </w:rPrChange>
              </w:rPr>
              <w:br/>
            </w:r>
          </w:ins>
        </w:p>
        <w:p w14:paraId="5AF723E8" w14:textId="77777777" w:rsidR="00582CA2" w:rsidRPr="00582CA2" w:rsidRDefault="00582CA2">
          <w:pPr>
            <w:pStyle w:val="bibliography"/>
            <w:ind w:left="300" w:hanging="300"/>
            <w:divId w:val="349644215"/>
            <w:rPr>
              <w:ins w:id="946" w:author="Frank Seebacher" w:date="2025-07-28T16:00:00Z"/>
            </w:rPr>
          </w:pPr>
          <w:proofErr w:type="spellStart"/>
          <w:ins w:id="947" w:author="Frank Seebacher" w:date="2025-07-28T16:00:00Z">
            <w:r w:rsidRPr="00582CA2">
              <w:t>Angilletta</w:t>
            </w:r>
            <w:proofErr w:type="spellEnd"/>
            <w:r w:rsidRPr="00582CA2">
              <w:t xml:space="preserve">, M.J. (2009). </w:t>
            </w:r>
            <w:r w:rsidRPr="00582CA2">
              <w:rPr>
                <w:i/>
                <w:iCs/>
              </w:rPr>
              <w:t>Thermal adaptation</w:t>
            </w:r>
            <w:r w:rsidRPr="00582CA2">
              <w:t>.</w:t>
            </w:r>
          </w:ins>
        </w:p>
        <w:p w14:paraId="56294ED3" w14:textId="77777777" w:rsidR="00582CA2" w:rsidRPr="00582CA2" w:rsidRDefault="00582CA2">
          <w:pPr>
            <w:pStyle w:val="bibliography"/>
            <w:ind w:left="300" w:hanging="300"/>
            <w:divId w:val="349644215"/>
            <w:rPr>
              <w:ins w:id="948" w:author="Frank Seebacher" w:date="2025-07-28T16:00:00Z"/>
            </w:rPr>
          </w:pPr>
          <w:ins w:id="949" w:author="Frank Seebacher" w:date="2025-07-28T16:00:00Z">
            <w:r w:rsidRPr="00582CA2">
              <w:t xml:space="preserve">Beaman, J.E., White, C.R. &amp; </w:t>
            </w:r>
            <w:proofErr w:type="spellStart"/>
            <w:r w:rsidRPr="00582CA2">
              <w:t>Seebacher</w:t>
            </w:r>
            <w:proofErr w:type="spellEnd"/>
            <w:r w:rsidRPr="00582CA2">
              <w:t xml:space="preserve">, F. (2016). Evolution of plasticity: Mechanistic link between development and reversible acclimation. </w:t>
            </w:r>
            <w:r w:rsidRPr="00582CA2">
              <w:rPr>
                <w:i/>
                <w:iCs/>
              </w:rPr>
              <w:t xml:space="preserve">Trends Ecol. </w:t>
            </w:r>
            <w:proofErr w:type="spellStart"/>
            <w:r w:rsidRPr="00582CA2">
              <w:rPr>
                <w:i/>
                <w:iCs/>
              </w:rPr>
              <w:t>Evol</w:t>
            </w:r>
            <w:proofErr w:type="spellEnd"/>
            <w:r w:rsidRPr="00582CA2">
              <w:rPr>
                <w:i/>
                <w:iCs/>
              </w:rPr>
              <w:t>.</w:t>
            </w:r>
            <w:r w:rsidRPr="00582CA2">
              <w:t>, 31, 237–249.</w:t>
            </w:r>
          </w:ins>
        </w:p>
        <w:p w14:paraId="09C1E2CD" w14:textId="77777777" w:rsidR="00582CA2" w:rsidRPr="00582CA2" w:rsidRDefault="00582CA2">
          <w:pPr>
            <w:pStyle w:val="bibliography"/>
            <w:ind w:left="300" w:hanging="300"/>
            <w:divId w:val="349644215"/>
            <w:rPr>
              <w:ins w:id="950" w:author="Frank Seebacher" w:date="2025-07-28T16:00:00Z"/>
            </w:rPr>
          </w:pPr>
          <w:proofErr w:type="spellStart"/>
          <w:ins w:id="951" w:author="Frank Seebacher" w:date="2025-07-28T16:00:00Z">
            <w:r w:rsidRPr="00582CA2">
              <w:t>Bozinovic</w:t>
            </w:r>
            <w:proofErr w:type="spellEnd"/>
            <w:r w:rsidRPr="00582CA2">
              <w:t xml:space="preserve">,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
            <w:ind w:left="300" w:hanging="300"/>
            <w:divId w:val="349644215"/>
            <w:rPr>
              <w:ins w:id="952" w:author="Frank Seebacher" w:date="2025-07-28T16:00:00Z"/>
            </w:rPr>
          </w:pPr>
          <w:proofErr w:type="spellStart"/>
          <w:ins w:id="953" w:author="Frank Seebacher" w:date="2025-07-28T16:00:00Z">
            <w:r w:rsidRPr="00582CA2">
              <w:lastRenderedPageBreak/>
              <w:t>Breitenbach</w:t>
            </w:r>
            <w:proofErr w:type="spellEnd"/>
            <w:r w:rsidRPr="00582CA2">
              <w:t xml:space="preserve">, A.T., Carter, A.W., </w:t>
            </w:r>
            <w:proofErr w:type="spellStart"/>
            <w:r w:rsidRPr="00582CA2">
              <w:t>Paitz</w:t>
            </w:r>
            <w:proofErr w:type="spellEnd"/>
            <w:r w:rsidRPr="00582CA2">
              <w:t xml:space="preserve">,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
            <w:ind w:left="300" w:hanging="300"/>
            <w:divId w:val="349644215"/>
            <w:rPr>
              <w:ins w:id="954" w:author="Frank Seebacher" w:date="2025-07-28T16:00:00Z"/>
            </w:rPr>
          </w:pPr>
          <w:proofErr w:type="spellStart"/>
          <w:ins w:id="955"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
            <w:ind w:left="300" w:hanging="300"/>
            <w:divId w:val="349644215"/>
            <w:rPr>
              <w:ins w:id="956" w:author="Frank Seebacher" w:date="2025-07-28T16:00:00Z"/>
            </w:rPr>
          </w:pPr>
          <w:proofErr w:type="spellStart"/>
          <w:ins w:id="957"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
            <w:ind w:left="300" w:hanging="300"/>
            <w:divId w:val="349644215"/>
            <w:rPr>
              <w:ins w:id="958" w:author="Frank Seebacher" w:date="2025-07-28T16:00:00Z"/>
            </w:rPr>
          </w:pPr>
          <w:proofErr w:type="spellStart"/>
          <w:ins w:id="959" w:author="Frank Seebacher" w:date="2025-07-28T16:00:00Z">
            <w:r w:rsidRPr="00582CA2">
              <w:t>Cinar</w:t>
            </w:r>
            <w:proofErr w:type="spellEnd"/>
            <w:r w:rsidRPr="00582CA2">
              <w:t xml:space="preserve">,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 xml:space="preserve">Methods Ecol. </w:t>
            </w:r>
            <w:proofErr w:type="spellStart"/>
            <w:r w:rsidRPr="00582CA2">
              <w:rPr>
                <w:i/>
                <w:iCs/>
              </w:rPr>
              <w:t>Evol</w:t>
            </w:r>
            <w:proofErr w:type="spellEnd"/>
            <w:r w:rsidRPr="00582CA2">
              <w:rPr>
                <w:i/>
                <w:iCs/>
              </w:rPr>
              <w:t>.</w:t>
            </w:r>
            <w:r w:rsidRPr="00582CA2">
              <w:t>, 13, 383–395.</w:t>
            </w:r>
          </w:ins>
        </w:p>
        <w:p w14:paraId="35517B4D" w14:textId="77777777" w:rsidR="00582CA2" w:rsidRPr="00582CA2" w:rsidRDefault="00582CA2">
          <w:pPr>
            <w:pStyle w:val="bibliography"/>
            <w:ind w:left="300" w:hanging="300"/>
            <w:divId w:val="349644215"/>
            <w:rPr>
              <w:ins w:id="960" w:author="Frank Seebacher" w:date="2025-07-28T16:00:00Z"/>
            </w:rPr>
          </w:pPr>
          <w:ins w:id="961" w:author="Frank Seebacher" w:date="2025-07-28T16:00:00Z">
            <w:r w:rsidRPr="00582CA2">
              <w:t xml:space="preserve">Cooke, S.J., Bergman, J.N., </w:t>
            </w:r>
            <w:proofErr w:type="spellStart"/>
            <w:r w:rsidRPr="00582CA2">
              <w:t>Madliger</w:t>
            </w:r>
            <w:proofErr w:type="spellEnd"/>
            <w:r w:rsidRPr="00582CA2">
              <w:t xml:space="preserve">, C.L., Cramp, R.L., </w:t>
            </w:r>
            <w:proofErr w:type="spellStart"/>
            <w:r w:rsidRPr="00582CA2">
              <w:t>Beardall</w:t>
            </w:r>
            <w:proofErr w:type="spellEnd"/>
            <w:r w:rsidRPr="00582CA2">
              <w:t xml:space="preserve">, J., </w:t>
            </w:r>
            <w:proofErr w:type="spellStart"/>
            <w:r w:rsidRPr="00582CA2">
              <w:t>Burness</w:t>
            </w:r>
            <w:proofErr w:type="spellEnd"/>
            <w:r w:rsidRPr="00582CA2">
              <w:t xml:space="preserve">,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
            <w:ind w:left="300" w:hanging="300"/>
            <w:divId w:val="349644215"/>
            <w:rPr>
              <w:ins w:id="962" w:author="Frank Seebacher" w:date="2025-07-28T16:00:00Z"/>
            </w:rPr>
          </w:pPr>
          <w:ins w:id="963" w:author="Frank Seebacher" w:date="2025-07-28T16:00:00Z">
            <w:r w:rsidRPr="00582CA2">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
            <w:ind w:left="300" w:hanging="300"/>
            <w:divId w:val="349644215"/>
            <w:rPr>
              <w:ins w:id="964" w:author="Frank Seebacher" w:date="2025-07-28T16:00:00Z"/>
            </w:rPr>
          </w:pPr>
          <w:ins w:id="965"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
            <w:ind w:left="300" w:hanging="300"/>
            <w:divId w:val="349644215"/>
            <w:rPr>
              <w:ins w:id="966" w:author="Frank Seebacher" w:date="2025-07-28T16:00:00Z"/>
            </w:rPr>
          </w:pPr>
          <w:ins w:id="967" w:author="Frank Seebacher" w:date="2025-07-28T16:00:00Z">
            <w:r w:rsidRPr="00582CA2">
              <w:t xml:space="preserve">Dowd, W.W., King, F.A. &amp; Denny, M.W. (2015). Thermal variation, thermal </w:t>
            </w:r>
            <w:proofErr w:type="gramStart"/>
            <w:r w:rsidRPr="00582CA2">
              <w:t>extremes</w:t>
            </w:r>
            <w:proofErr w:type="gramEnd"/>
            <w:r w:rsidRPr="00582CA2">
              <w:t xml:space="preserve">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
            <w:ind w:left="300" w:hanging="300"/>
            <w:divId w:val="349644215"/>
            <w:rPr>
              <w:ins w:id="968" w:author="Frank Seebacher" w:date="2025-07-28T16:00:00Z"/>
            </w:rPr>
          </w:pPr>
          <w:ins w:id="969" w:author="Frank Seebacher" w:date="2025-07-28T16:00:00Z">
            <w:r w:rsidRPr="00582CA2">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
            <w:ind w:left="300" w:hanging="300"/>
            <w:divId w:val="349644215"/>
            <w:rPr>
              <w:ins w:id="970" w:author="Frank Seebacher" w:date="2025-07-28T16:00:00Z"/>
            </w:rPr>
          </w:pPr>
          <w:ins w:id="971"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w:t>
            </w:r>
            <w:proofErr w:type="gramStart"/>
            <w:r w:rsidRPr="00582CA2">
              <w:t>searching</w:t>
            </w:r>
            <w:proofErr w:type="gramEnd"/>
            <w:r w:rsidRPr="00582CA2">
              <w:t xml:space="preserve"> and study screening for literature reviews in ecology and evolution. </w:t>
            </w:r>
            <w:r w:rsidRPr="00582CA2">
              <w:rPr>
                <w:i/>
                <w:iCs/>
              </w:rPr>
              <w:t xml:space="preserve">Methods Ecol. </w:t>
            </w:r>
            <w:proofErr w:type="spellStart"/>
            <w:r w:rsidRPr="00582CA2">
              <w:rPr>
                <w:i/>
                <w:iCs/>
              </w:rPr>
              <w:t>Evol</w:t>
            </w:r>
            <w:proofErr w:type="spellEnd"/>
            <w:r w:rsidRPr="00582CA2">
              <w:rPr>
                <w:i/>
                <w:iCs/>
              </w:rPr>
              <w:t>.</w:t>
            </w:r>
            <w:r w:rsidRPr="00582CA2">
              <w:t>, 12, 1705–1720.</w:t>
            </w:r>
          </w:ins>
        </w:p>
        <w:p w14:paraId="0C783D74" w14:textId="77777777" w:rsidR="00582CA2" w:rsidRPr="00582CA2" w:rsidRDefault="00582CA2">
          <w:pPr>
            <w:pStyle w:val="bibliography"/>
            <w:ind w:left="300" w:hanging="300"/>
            <w:divId w:val="349644215"/>
            <w:rPr>
              <w:ins w:id="972" w:author="Frank Seebacher" w:date="2025-07-28T16:00:00Z"/>
            </w:rPr>
          </w:pPr>
          <w:ins w:id="973" w:author="Frank Seebacher" w:date="2025-07-28T16:00:00Z">
            <w:r w:rsidRPr="00582CA2">
              <w:t xml:space="preserve">Gabriel, W. (2005). How stress selects for reversible phenotypic plasticity. </w:t>
            </w:r>
            <w:r w:rsidRPr="00582CA2">
              <w:rPr>
                <w:i/>
                <w:iCs/>
              </w:rPr>
              <w:t xml:space="preserve">J. </w:t>
            </w:r>
            <w:proofErr w:type="spellStart"/>
            <w:r w:rsidRPr="00582CA2">
              <w:rPr>
                <w:i/>
                <w:iCs/>
              </w:rPr>
              <w:t>Evol</w:t>
            </w:r>
            <w:proofErr w:type="spellEnd"/>
            <w:r w:rsidRPr="00582CA2">
              <w:rPr>
                <w:i/>
                <w:iCs/>
              </w:rPr>
              <w:t>. Biol.</w:t>
            </w:r>
            <w:r w:rsidRPr="00582CA2">
              <w:t>, 18, 873–883.</w:t>
            </w:r>
          </w:ins>
        </w:p>
        <w:p w14:paraId="7BDA3087" w14:textId="77777777" w:rsidR="00582CA2" w:rsidRPr="00582CA2" w:rsidRDefault="00582CA2">
          <w:pPr>
            <w:pStyle w:val="bibliography"/>
            <w:ind w:left="300" w:hanging="300"/>
            <w:divId w:val="349644215"/>
            <w:rPr>
              <w:ins w:id="974" w:author="Frank Seebacher" w:date="2025-07-28T16:00:00Z"/>
            </w:rPr>
          </w:pPr>
          <w:ins w:id="975"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
            <w:ind w:left="300" w:hanging="300"/>
            <w:divId w:val="349644215"/>
            <w:rPr>
              <w:ins w:id="976" w:author="Frank Seebacher" w:date="2025-07-28T16:00:00Z"/>
            </w:rPr>
          </w:pPr>
          <w:proofErr w:type="spellStart"/>
          <w:ins w:id="977"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
            <w:ind w:left="300" w:hanging="300"/>
            <w:divId w:val="349644215"/>
            <w:rPr>
              <w:ins w:id="978" w:author="Frank Seebacher" w:date="2025-07-28T16:00:00Z"/>
            </w:rPr>
          </w:pPr>
          <w:proofErr w:type="spellStart"/>
          <w:ins w:id="979" w:author="Frank Seebacher" w:date="2025-07-28T16:00:00Z">
            <w:r w:rsidRPr="00582CA2">
              <w:t>Grafen</w:t>
            </w:r>
            <w:proofErr w:type="spellEnd"/>
            <w:r w:rsidRPr="00582CA2">
              <w:t xml:space="preserve">, A. (1989). The phylogenetic regression. </w:t>
            </w:r>
            <w:r w:rsidRPr="00582CA2">
              <w:rPr>
                <w:i/>
                <w:iCs/>
              </w:rPr>
              <w:t xml:space="preserve">Philos. Trans. R. Soc. </w:t>
            </w:r>
            <w:proofErr w:type="spellStart"/>
            <w:r w:rsidRPr="00582CA2">
              <w:rPr>
                <w:i/>
                <w:iCs/>
              </w:rPr>
              <w:t>Lond</w:t>
            </w:r>
            <w:proofErr w:type="spellEnd"/>
            <w:r w:rsidRPr="00582CA2">
              <w:rPr>
                <w:i/>
                <w:iCs/>
              </w:rPr>
              <w:t>. B, Biol. Sci.</w:t>
            </w:r>
            <w:r w:rsidRPr="00582CA2">
              <w:t>, 326, 119–157.</w:t>
            </w:r>
          </w:ins>
        </w:p>
        <w:p w14:paraId="5A90BE62" w14:textId="77777777" w:rsidR="00582CA2" w:rsidRPr="00582CA2" w:rsidRDefault="00582CA2">
          <w:pPr>
            <w:pStyle w:val="bibliography"/>
            <w:ind w:left="300" w:hanging="300"/>
            <w:divId w:val="349644215"/>
            <w:rPr>
              <w:ins w:id="980" w:author="Frank Seebacher" w:date="2025-07-28T16:00:00Z"/>
            </w:rPr>
          </w:pPr>
          <w:proofErr w:type="spellStart"/>
          <w:ins w:id="981" w:author="Frank Seebacher" w:date="2025-07-28T16:00:00Z">
            <w:r w:rsidRPr="00582CA2">
              <w:lastRenderedPageBreak/>
              <w:t>Guderley</w:t>
            </w:r>
            <w:proofErr w:type="spellEnd"/>
            <w:r w:rsidRPr="00582CA2">
              <w:t xml:space="preserve">,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
            <w:ind w:left="300" w:hanging="300"/>
            <w:divId w:val="349644215"/>
            <w:rPr>
              <w:ins w:id="982" w:author="Frank Seebacher" w:date="2025-07-28T16:00:00Z"/>
            </w:rPr>
          </w:pPr>
          <w:ins w:id="983" w:author="Frank Seebacher" w:date="2025-07-28T16:00:00Z">
            <w:r w:rsidRPr="00582CA2">
              <w:t xml:space="preserve">Higgins, J.P.T., White, I.R. &amp; </w:t>
            </w:r>
            <w:proofErr w:type="spellStart"/>
            <w:r w:rsidRPr="00582CA2">
              <w:t>Anzures</w:t>
            </w:r>
            <w:proofErr w:type="spellEnd"/>
            <w:r w:rsidRPr="00582CA2">
              <w:t xml:space="preserve">‐Cabrera,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
            <w:ind w:left="300" w:hanging="300"/>
            <w:divId w:val="349644215"/>
            <w:rPr>
              <w:ins w:id="984" w:author="Frank Seebacher" w:date="2025-07-28T16:00:00Z"/>
            </w:rPr>
          </w:pPr>
          <w:ins w:id="985" w:author="Frank Seebacher" w:date="2025-07-28T16:00:00Z">
            <w:r w:rsidRPr="00582CA2">
              <w:t xml:space="preserve">Huey, R.B., Kearney, M.R., </w:t>
            </w:r>
            <w:proofErr w:type="spellStart"/>
            <w:r w:rsidRPr="00582CA2">
              <w:t>Krockenberger</w:t>
            </w:r>
            <w:proofErr w:type="spellEnd"/>
            <w:r w:rsidRPr="00582CA2">
              <w:t xml:space="preserve">, A., </w:t>
            </w:r>
            <w:proofErr w:type="spellStart"/>
            <w:r w:rsidRPr="00582CA2">
              <w:t>Holtum</w:t>
            </w:r>
            <w:proofErr w:type="spellEnd"/>
            <w:r w:rsidRPr="00582CA2">
              <w:t xml:space="preserve">, J.A.M., Jess, M. &amp; Williams, S.E. (2012). Predicting organismal vulnerability to climate warming: Roles of behaviour, </w:t>
            </w:r>
            <w:proofErr w:type="gramStart"/>
            <w:r w:rsidRPr="00582CA2">
              <w:t>physiology</w:t>
            </w:r>
            <w:proofErr w:type="gramEnd"/>
            <w:r w:rsidRPr="00582CA2">
              <w:t xml:space="preserve"> and adaptation. </w:t>
            </w:r>
            <w:r w:rsidRPr="00582CA2">
              <w:rPr>
                <w:i/>
                <w:iCs/>
              </w:rPr>
              <w:t>Philos. Trans. R. Soc. B: Biol. Sci.</w:t>
            </w:r>
            <w:r w:rsidRPr="00582CA2">
              <w:t>, 367, 1665–1679.</w:t>
            </w:r>
          </w:ins>
        </w:p>
        <w:p w14:paraId="346A67A7" w14:textId="77777777" w:rsidR="00582CA2" w:rsidRPr="00582CA2" w:rsidRDefault="00582CA2">
          <w:pPr>
            <w:pStyle w:val="bibliography"/>
            <w:ind w:left="300" w:hanging="300"/>
            <w:divId w:val="349644215"/>
            <w:rPr>
              <w:ins w:id="986" w:author="Frank Seebacher" w:date="2025-07-28T16:00:00Z"/>
            </w:rPr>
          </w:pPr>
          <w:ins w:id="987" w:author="Frank Seebacher" w:date="2025-07-28T16:00:00Z">
            <w:r w:rsidRPr="00582CA2">
              <w:t xml:space="preserve">Huey, R.B. &amp; Kingsolver, J.G. (1989). Evolution of thermal sensitivity of ectotherm performance. </w:t>
            </w:r>
            <w:r w:rsidRPr="00582CA2">
              <w:rPr>
                <w:i/>
                <w:iCs/>
              </w:rPr>
              <w:t xml:space="preserve">Trends Ecol. </w:t>
            </w:r>
            <w:proofErr w:type="spellStart"/>
            <w:r w:rsidRPr="00582CA2">
              <w:rPr>
                <w:i/>
                <w:iCs/>
              </w:rPr>
              <w:t>Evol</w:t>
            </w:r>
            <w:proofErr w:type="spellEnd"/>
            <w:r w:rsidRPr="00582CA2">
              <w:rPr>
                <w:i/>
                <w:iCs/>
              </w:rPr>
              <w:t>.</w:t>
            </w:r>
            <w:r w:rsidRPr="00582CA2">
              <w:t>, 4, 131–135.</w:t>
            </w:r>
          </w:ins>
        </w:p>
        <w:p w14:paraId="711751E0" w14:textId="77777777" w:rsidR="00582CA2" w:rsidRPr="00582CA2" w:rsidRDefault="00582CA2">
          <w:pPr>
            <w:pStyle w:val="bibliography"/>
            <w:ind w:left="300" w:hanging="300"/>
            <w:divId w:val="349644215"/>
            <w:rPr>
              <w:ins w:id="988" w:author="Frank Seebacher" w:date="2025-07-28T16:00:00Z"/>
            </w:rPr>
          </w:pPr>
          <w:proofErr w:type="spellStart"/>
          <w:ins w:id="989" w:author="Frank Seebacher" w:date="2025-07-28T16:00:00Z">
            <w:r w:rsidRPr="00582CA2">
              <w:t>IntHout</w:t>
            </w:r>
            <w:proofErr w:type="spellEnd"/>
            <w:r w:rsidRPr="00582CA2">
              <w:t xml:space="preserve">, J., Ioannidis, J.P.A., Rovers, M.M. &amp; </w:t>
            </w:r>
            <w:proofErr w:type="spellStart"/>
            <w:r w:rsidRPr="00582CA2">
              <w:t>Goeman</w:t>
            </w:r>
            <w:proofErr w:type="spellEnd"/>
            <w:r w:rsidRPr="00582CA2">
              <w:t xml:space="preserve">,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
            <w:ind w:left="300" w:hanging="300"/>
            <w:divId w:val="349644215"/>
            <w:rPr>
              <w:ins w:id="990" w:author="Frank Seebacher" w:date="2025-07-28T16:00:00Z"/>
            </w:rPr>
          </w:pPr>
          <w:ins w:id="991"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
            <w:ind w:left="300" w:hanging="300"/>
            <w:divId w:val="349644215"/>
            <w:rPr>
              <w:ins w:id="992" w:author="Frank Seebacher" w:date="2025-07-28T16:00:00Z"/>
            </w:rPr>
          </w:pPr>
          <w:ins w:id="993" w:author="Frank Seebacher" w:date="2025-07-28T16:00:00Z">
            <w:r w:rsidRPr="00582CA2">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
            <w:ind w:left="300" w:hanging="300"/>
            <w:divId w:val="349644215"/>
            <w:rPr>
              <w:ins w:id="994" w:author="Frank Seebacher" w:date="2025-07-28T16:00:00Z"/>
            </w:rPr>
          </w:pPr>
          <w:proofErr w:type="spellStart"/>
          <w:ins w:id="995" w:author="Frank Seebacher" w:date="2025-07-28T16:00:00Z">
            <w:r w:rsidRPr="00582CA2">
              <w:t>Jørgensen</w:t>
            </w:r>
            <w:proofErr w:type="spellEnd"/>
            <w:r w:rsidRPr="00582CA2">
              <w:t xml:space="preserve">, L.B., Malte, H., </w:t>
            </w:r>
            <w:proofErr w:type="spellStart"/>
            <w:r w:rsidRPr="00582CA2">
              <w:t>Ørsted</w:t>
            </w:r>
            <w:proofErr w:type="spellEnd"/>
            <w:r w:rsidRPr="00582CA2">
              <w:t xml:space="preserve">, M., </w:t>
            </w:r>
            <w:proofErr w:type="spellStart"/>
            <w:r w:rsidRPr="00582CA2">
              <w:t>Klahn</w:t>
            </w:r>
            <w:proofErr w:type="spellEnd"/>
            <w:r w:rsidRPr="00582CA2">
              <w:t xml:space="preserve">, N.A. &amp; Overgaard, J. (2021). A unifying model to estimate thermal tolerance limits in ectotherms across static, </w:t>
            </w:r>
            <w:proofErr w:type="gramStart"/>
            <w:r w:rsidRPr="00582CA2">
              <w:t>dynamic</w:t>
            </w:r>
            <w:proofErr w:type="gramEnd"/>
            <w:r w:rsidRPr="00582CA2">
              <w:t xml:space="preserve"> and fluctuating exposures to thermal stress. </w:t>
            </w:r>
            <w:r w:rsidRPr="00582CA2">
              <w:rPr>
                <w:i/>
                <w:iCs/>
              </w:rPr>
              <w:t>Sci. Rep.</w:t>
            </w:r>
            <w:r w:rsidRPr="00582CA2">
              <w:t>, 11, 12840.</w:t>
            </w:r>
          </w:ins>
        </w:p>
        <w:p w14:paraId="56A82E16" w14:textId="77777777" w:rsidR="00582CA2" w:rsidRPr="00582CA2" w:rsidRDefault="00582CA2">
          <w:pPr>
            <w:pStyle w:val="bibliography"/>
            <w:ind w:left="300" w:hanging="300"/>
            <w:divId w:val="349644215"/>
            <w:rPr>
              <w:ins w:id="996" w:author="Frank Seebacher" w:date="2025-07-28T16:00:00Z"/>
            </w:rPr>
          </w:pPr>
          <w:ins w:id="997" w:author="Frank Seebacher" w:date="2025-07-28T16:00:00Z">
            <w:r w:rsidRPr="00582CA2">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
            <w:ind w:left="300" w:hanging="300"/>
            <w:divId w:val="349644215"/>
            <w:rPr>
              <w:ins w:id="998" w:author="Frank Seebacher" w:date="2025-07-28T16:00:00Z"/>
            </w:rPr>
          </w:pPr>
          <w:ins w:id="999"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
            <w:ind w:left="300" w:hanging="300"/>
            <w:divId w:val="349644215"/>
            <w:rPr>
              <w:ins w:id="1000" w:author="Frank Seebacher" w:date="2025-07-28T16:00:00Z"/>
            </w:rPr>
          </w:pPr>
          <w:proofErr w:type="spellStart"/>
          <w:ins w:id="1001" w:author="Frank Seebacher" w:date="2025-07-28T16:00:00Z">
            <w:r w:rsidRPr="00582CA2">
              <w:t>Loughland</w:t>
            </w:r>
            <w:proofErr w:type="spellEnd"/>
            <w:r w:rsidRPr="00582CA2">
              <w:t xml:space="preserve">, I., Little, A. &amp; </w:t>
            </w:r>
            <w:proofErr w:type="spellStart"/>
            <w:r w:rsidRPr="00582CA2">
              <w:t>Seebacher</w:t>
            </w:r>
            <w:proofErr w:type="spellEnd"/>
            <w:r w:rsidRPr="00582CA2">
              <w:t xml:space="preserve">,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
            <w:ind w:left="300" w:hanging="300"/>
            <w:divId w:val="349644215"/>
            <w:rPr>
              <w:ins w:id="1002" w:author="Frank Seebacher" w:date="2025-07-28T16:00:00Z"/>
            </w:rPr>
          </w:pPr>
          <w:ins w:id="1003"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
            <w:ind w:left="300" w:hanging="300"/>
            <w:divId w:val="349644215"/>
            <w:rPr>
              <w:ins w:id="1004" w:author="Frank Seebacher" w:date="2025-07-28T16:00:00Z"/>
            </w:rPr>
          </w:pPr>
          <w:ins w:id="1005"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r w:rsidRPr="00582CA2">
              <w:t>engineer,Mytilus</w:t>
            </w:r>
            <w:proofErr w:type="spell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
            <w:ind w:left="300" w:hanging="300"/>
            <w:divId w:val="349644215"/>
            <w:rPr>
              <w:ins w:id="1006" w:author="Frank Seebacher" w:date="2025-07-28T16:00:00Z"/>
            </w:rPr>
          </w:pPr>
          <w:proofErr w:type="spellStart"/>
          <w:ins w:id="1007"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 xml:space="preserve">Methods Ecol. </w:t>
            </w:r>
            <w:proofErr w:type="spellStart"/>
            <w:r w:rsidRPr="00582CA2">
              <w:rPr>
                <w:i/>
                <w:iCs/>
              </w:rPr>
              <w:t>Evol</w:t>
            </w:r>
            <w:proofErr w:type="spellEnd"/>
            <w:r w:rsidRPr="00582CA2">
              <w:rPr>
                <w:i/>
                <w:iCs/>
              </w:rPr>
              <w:t>.</w:t>
            </w:r>
            <w:r w:rsidRPr="00582CA2">
              <w:t>, 7, 1476–1481.</w:t>
            </w:r>
          </w:ins>
        </w:p>
        <w:p w14:paraId="3B771C7A" w14:textId="77777777" w:rsidR="00582CA2" w:rsidRPr="00582CA2" w:rsidRDefault="00582CA2">
          <w:pPr>
            <w:pStyle w:val="bibliography"/>
            <w:ind w:left="300" w:hanging="300"/>
            <w:divId w:val="349644215"/>
            <w:rPr>
              <w:ins w:id="1008" w:author="Frank Seebacher" w:date="2025-07-28T16:00:00Z"/>
            </w:rPr>
          </w:pPr>
          <w:ins w:id="1009" w:author="Frank Seebacher" w:date="2025-07-28T16:00:00Z">
            <w:r w:rsidRPr="00582CA2">
              <w:lastRenderedPageBreak/>
              <w:t xml:space="preserve">Moher, D., </w:t>
            </w:r>
            <w:proofErr w:type="spellStart"/>
            <w:r w:rsidRPr="00582CA2">
              <w:t>Shamseer</w:t>
            </w:r>
            <w:proofErr w:type="spellEnd"/>
            <w:r w:rsidRPr="00582CA2">
              <w:t xml:space="preserve">, L., Clarke, M., </w:t>
            </w:r>
            <w:proofErr w:type="spellStart"/>
            <w:r w:rsidRPr="00582CA2">
              <w:t>Ghersi</w:t>
            </w:r>
            <w:proofErr w:type="spellEnd"/>
            <w:r w:rsidRPr="00582CA2">
              <w:t xml:space="preserve">, D., </w:t>
            </w:r>
            <w:proofErr w:type="spellStart"/>
            <w:r w:rsidRPr="00582CA2">
              <w:t>Liberati</w:t>
            </w:r>
            <w:proofErr w:type="spellEnd"/>
            <w:r w:rsidRPr="00582CA2">
              <w:t xml:space="preserve">, A., </w:t>
            </w:r>
            <w:proofErr w:type="spellStart"/>
            <w:r w:rsidRPr="00582CA2">
              <w:t>Petticrew</w:t>
            </w:r>
            <w:proofErr w:type="spellEnd"/>
            <w:r w:rsidRPr="00582CA2">
              <w:t xml:space="preserve">,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
            <w:ind w:left="300" w:hanging="300"/>
            <w:divId w:val="349644215"/>
            <w:rPr>
              <w:ins w:id="1010" w:author="Frank Seebacher" w:date="2025-07-28T16:00:00Z"/>
            </w:rPr>
          </w:pPr>
          <w:ins w:id="1011" w:author="Frank Seebacher" w:date="2025-07-28T16:00:00Z">
            <w:r w:rsidRPr="00582CA2">
              <w:t xml:space="preserve">Morgan, R.L., Whaley, P., Thayer, K.A. &amp; </w:t>
            </w:r>
            <w:proofErr w:type="spellStart"/>
            <w:r w:rsidRPr="00582CA2">
              <w:t>Schünemann</w:t>
            </w:r>
            <w:proofErr w:type="spellEnd"/>
            <w:r w:rsidRPr="00582CA2">
              <w:t xml:space="preserve">,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
            <w:ind w:left="300" w:hanging="300"/>
            <w:divId w:val="349644215"/>
            <w:rPr>
              <w:ins w:id="1012" w:author="Frank Seebacher" w:date="2025-07-28T16:00:00Z"/>
            </w:rPr>
          </w:pPr>
          <w:ins w:id="1013"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
            <w:ind w:left="300" w:hanging="300"/>
            <w:divId w:val="349644215"/>
            <w:rPr>
              <w:ins w:id="1014" w:author="Frank Seebacher" w:date="2025-07-28T16:00:00Z"/>
            </w:rPr>
          </w:pPr>
          <w:ins w:id="1015" w:author="Frank Seebacher" w:date="2025-07-28T16:00:00Z">
            <w:r w:rsidRPr="00582CA2">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w:t>
            </w:r>
            <w:proofErr w:type="spellStart"/>
            <w:r w:rsidRPr="00582CA2">
              <w:t>Koricheva</w:t>
            </w:r>
            <w:proofErr w:type="spellEnd"/>
            <w:r w:rsidRPr="00582CA2">
              <w:t xml:space="preserve">, J., Noble, D.W.A., Parker, T.H., </w:t>
            </w:r>
            <w:r w:rsidRPr="00582CA2">
              <w:rPr>
                <w:i/>
                <w:iCs/>
              </w:rPr>
              <w:t>et al.</w:t>
            </w:r>
            <w:r w:rsidRPr="00582CA2">
              <w:t xml:space="preserve"> (2022a). Methods for testing publication bias in ecological and evolutionary meta‐analyses. </w:t>
            </w:r>
            <w:r w:rsidRPr="00582CA2">
              <w:rPr>
                <w:i/>
                <w:iCs/>
              </w:rPr>
              <w:t xml:space="preserve">Methods Ecol. </w:t>
            </w:r>
            <w:proofErr w:type="spellStart"/>
            <w:r w:rsidRPr="00582CA2">
              <w:rPr>
                <w:i/>
                <w:iCs/>
              </w:rPr>
              <w:t>Evol</w:t>
            </w:r>
            <w:proofErr w:type="spellEnd"/>
            <w:r w:rsidRPr="00582CA2">
              <w:rPr>
                <w:i/>
                <w:iCs/>
              </w:rPr>
              <w:t>.</w:t>
            </w:r>
            <w:r w:rsidRPr="00582CA2">
              <w:t>, 13, 4–21.</w:t>
            </w:r>
          </w:ins>
        </w:p>
        <w:p w14:paraId="7B6FBE40" w14:textId="77777777" w:rsidR="00582CA2" w:rsidRPr="00582CA2" w:rsidRDefault="00582CA2">
          <w:pPr>
            <w:pStyle w:val="bibliography"/>
            <w:ind w:left="300" w:hanging="300"/>
            <w:divId w:val="349644215"/>
            <w:rPr>
              <w:ins w:id="1016" w:author="Frank Seebacher" w:date="2025-07-28T16:00:00Z"/>
            </w:rPr>
          </w:pPr>
          <w:ins w:id="1017" w:author="Frank Seebacher" w:date="2025-07-28T16:00:00Z">
            <w:r w:rsidRPr="00582CA2">
              <w:t xml:space="preserve">Nakagawa, S., </w:t>
            </w:r>
            <w:proofErr w:type="spellStart"/>
            <w:r w:rsidRPr="00582CA2">
              <w:t>Lagisz</w:t>
            </w:r>
            <w:proofErr w:type="spellEnd"/>
            <w:r w:rsidRPr="00582CA2">
              <w:t xml:space="preserve">, M., O’Dea, R.E., Pottier, P., </w:t>
            </w:r>
            <w:proofErr w:type="spellStart"/>
            <w:r w:rsidRPr="00582CA2">
              <w:t>Rutkowska</w:t>
            </w:r>
            <w:proofErr w:type="spellEnd"/>
            <w:r w:rsidRPr="00582CA2">
              <w:t xml:space="preserve">,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 xml:space="preserve">Methods Ecol. </w:t>
            </w:r>
            <w:proofErr w:type="spellStart"/>
            <w:r w:rsidRPr="00582CA2">
              <w:rPr>
                <w:i/>
                <w:iCs/>
              </w:rPr>
              <w:t>Evol</w:t>
            </w:r>
            <w:proofErr w:type="spellEnd"/>
            <w:r w:rsidRPr="00582CA2">
              <w:rPr>
                <w:i/>
                <w:iCs/>
              </w:rPr>
              <w:t>.</w:t>
            </w:r>
            <w:r w:rsidRPr="00582CA2">
              <w:t>, 14, 2003–2010.</w:t>
            </w:r>
          </w:ins>
        </w:p>
        <w:p w14:paraId="08E2992F" w14:textId="77777777" w:rsidR="00582CA2" w:rsidRPr="00582CA2" w:rsidRDefault="00582CA2">
          <w:pPr>
            <w:pStyle w:val="bibliography"/>
            <w:ind w:left="300" w:hanging="300"/>
            <w:divId w:val="349644215"/>
            <w:rPr>
              <w:ins w:id="1018" w:author="Frank Seebacher" w:date="2025-07-28T16:00:00Z"/>
            </w:rPr>
          </w:pPr>
          <w:ins w:id="1019"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
            <w:ind w:left="300" w:hanging="300"/>
            <w:divId w:val="349644215"/>
            <w:rPr>
              <w:ins w:id="1020" w:author="Frank Seebacher" w:date="2025-07-28T16:00:00Z"/>
            </w:rPr>
          </w:pPr>
          <w:ins w:id="1021" w:author="Frank Seebacher" w:date="2025-07-28T16:00:00Z">
            <w:r w:rsidRPr="00582CA2">
              <w:t xml:space="preserve">Nakagawa, S. &amp; Santos, E.S.A. (2012). Methodological issues and advances in biological meta-analysis. </w:t>
            </w:r>
            <w:proofErr w:type="spellStart"/>
            <w:r w:rsidRPr="00582CA2">
              <w:rPr>
                <w:i/>
                <w:iCs/>
              </w:rPr>
              <w:t>Evol</w:t>
            </w:r>
            <w:proofErr w:type="spellEnd"/>
            <w:r w:rsidRPr="00582CA2">
              <w:rPr>
                <w:i/>
                <w:iCs/>
              </w:rPr>
              <w:t>. Ecol.</w:t>
            </w:r>
            <w:r w:rsidRPr="00582CA2">
              <w:t>, 26, 1253–1274.</w:t>
            </w:r>
          </w:ins>
        </w:p>
        <w:p w14:paraId="4DE4FCED" w14:textId="77777777" w:rsidR="00582CA2" w:rsidRPr="00582CA2" w:rsidRDefault="00582CA2">
          <w:pPr>
            <w:pStyle w:val="bibliography"/>
            <w:ind w:left="300" w:hanging="300"/>
            <w:divId w:val="349644215"/>
            <w:rPr>
              <w:ins w:id="1022" w:author="Frank Seebacher" w:date="2025-07-28T16:00:00Z"/>
            </w:rPr>
          </w:pPr>
          <w:ins w:id="1023"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
            <w:ind w:left="300" w:hanging="300"/>
            <w:divId w:val="349644215"/>
            <w:rPr>
              <w:ins w:id="1024" w:author="Frank Seebacher" w:date="2025-07-28T16:00:00Z"/>
            </w:rPr>
          </w:pPr>
          <w:ins w:id="1025" w:author="Frank Seebacher" w:date="2025-07-28T16:00:00Z">
            <w:r w:rsidRPr="00582CA2">
              <w:t>Nilsson-</w:t>
            </w:r>
            <w:proofErr w:type="spellStart"/>
            <w:r w:rsidRPr="00582CA2">
              <w:t>Örtman</w:t>
            </w:r>
            <w:proofErr w:type="spellEnd"/>
            <w:r w:rsidRPr="00582CA2">
              <w:t xml:space="preserve">,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
            <w:ind w:left="300" w:hanging="300"/>
            <w:divId w:val="349644215"/>
            <w:rPr>
              <w:ins w:id="1026" w:author="Frank Seebacher" w:date="2025-07-28T16:00:00Z"/>
            </w:rPr>
          </w:pPr>
          <w:ins w:id="1027"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
            <w:ind w:left="300" w:hanging="300"/>
            <w:divId w:val="349644215"/>
            <w:rPr>
              <w:ins w:id="1028" w:author="Frank Seebacher" w:date="2025-07-28T16:00:00Z"/>
            </w:rPr>
          </w:pPr>
          <w:ins w:id="1029"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
            <w:ind w:left="300" w:hanging="300"/>
            <w:divId w:val="349644215"/>
            <w:rPr>
              <w:ins w:id="1030" w:author="Frank Seebacher" w:date="2025-07-28T16:00:00Z"/>
            </w:rPr>
          </w:pPr>
          <w:ins w:id="1031" w:author="Frank Seebacher" w:date="2025-07-28T16:00:00Z">
            <w:r w:rsidRPr="00582CA2">
              <w:t xml:space="preserve">Noble, D.W.A., Stenhouse, V. &amp; </w:t>
            </w:r>
            <w:proofErr w:type="spellStart"/>
            <w:r w:rsidRPr="00582CA2">
              <w:t>Schwanz</w:t>
            </w:r>
            <w:proofErr w:type="spellEnd"/>
            <w:r w:rsidRPr="00582CA2">
              <w:t xml:space="preserve">,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
            <w:ind w:left="300" w:hanging="300"/>
            <w:divId w:val="349644215"/>
            <w:rPr>
              <w:ins w:id="1032" w:author="Frank Seebacher" w:date="2025-07-28T16:00:00Z"/>
            </w:rPr>
          </w:pPr>
          <w:ins w:id="1033" w:author="Frank Seebacher" w:date="2025-07-28T16:00:00Z">
            <w:r w:rsidRPr="00582CA2">
              <w:t xml:space="preserve">O’Connor, M.I., Pennell, M.W., </w:t>
            </w:r>
            <w:proofErr w:type="spellStart"/>
            <w:r w:rsidRPr="00582CA2">
              <w:t>Altermatt</w:t>
            </w:r>
            <w:proofErr w:type="spellEnd"/>
            <w:r w:rsidRPr="00582CA2">
              <w:t xml:space="preserve">,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 xml:space="preserve">Front. Ecol. </w:t>
            </w:r>
            <w:proofErr w:type="spellStart"/>
            <w:r w:rsidRPr="00582CA2">
              <w:rPr>
                <w:i/>
                <w:iCs/>
              </w:rPr>
              <w:t>Evol</w:t>
            </w:r>
            <w:proofErr w:type="spellEnd"/>
            <w:r w:rsidRPr="00582CA2">
              <w:rPr>
                <w:i/>
                <w:iCs/>
              </w:rPr>
              <w:t>.</w:t>
            </w:r>
            <w:r w:rsidRPr="00582CA2">
              <w:t>, 7, 219.</w:t>
            </w:r>
          </w:ins>
        </w:p>
        <w:p w14:paraId="3CFA5F90" w14:textId="77777777" w:rsidR="00582CA2" w:rsidRPr="00582CA2" w:rsidRDefault="00582CA2">
          <w:pPr>
            <w:pStyle w:val="bibliography"/>
            <w:ind w:left="300" w:hanging="300"/>
            <w:divId w:val="349644215"/>
            <w:rPr>
              <w:ins w:id="1034" w:author="Frank Seebacher" w:date="2025-07-28T16:00:00Z"/>
            </w:rPr>
          </w:pPr>
          <w:ins w:id="1035" w:author="Frank Seebacher" w:date="2025-07-28T16:00:00Z">
            <w:r w:rsidRPr="00582CA2">
              <w:lastRenderedPageBreak/>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w:t>
            </w:r>
            <w:proofErr w:type="spellStart"/>
            <w:r w:rsidRPr="00582CA2">
              <w:t>Koricheva</w:t>
            </w:r>
            <w:proofErr w:type="spellEnd"/>
            <w:r w:rsidRPr="00582CA2">
              <w:t xml:space="preserve">,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
            <w:ind w:left="300" w:hanging="300"/>
            <w:divId w:val="349644215"/>
            <w:rPr>
              <w:ins w:id="1036" w:author="Frank Seebacher" w:date="2025-07-28T16:00:00Z"/>
            </w:rPr>
          </w:pPr>
          <w:proofErr w:type="spellStart"/>
          <w:ins w:id="1037" w:author="Frank Seebacher" w:date="2025-07-28T16:00:00Z">
            <w:r w:rsidRPr="00582CA2">
              <w:t>Ouzzani</w:t>
            </w:r>
            <w:proofErr w:type="spellEnd"/>
            <w:r w:rsidRPr="00582CA2">
              <w:t xml:space="preserve">, M., </w:t>
            </w:r>
            <w:proofErr w:type="spellStart"/>
            <w:r w:rsidRPr="00582CA2">
              <w:t>Hammady</w:t>
            </w:r>
            <w:proofErr w:type="spellEnd"/>
            <w:r w:rsidRPr="00582CA2">
              <w:t xml:space="preserve">, H., </w:t>
            </w:r>
            <w:proofErr w:type="spellStart"/>
            <w:r w:rsidRPr="00582CA2">
              <w:t>Fedorowicz</w:t>
            </w:r>
            <w:proofErr w:type="spellEnd"/>
            <w:r w:rsidRPr="00582CA2">
              <w:t xml:space="preserve">, Z. &amp; </w:t>
            </w:r>
            <w:proofErr w:type="spellStart"/>
            <w:r w:rsidRPr="00582CA2">
              <w:t>Elmagarmid</w:t>
            </w:r>
            <w:proofErr w:type="spellEnd"/>
            <w:r w:rsidRPr="00582CA2">
              <w:t xml:space="preserve">,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
            <w:ind w:left="300" w:hanging="300"/>
            <w:divId w:val="349644215"/>
            <w:rPr>
              <w:ins w:id="1038" w:author="Frank Seebacher" w:date="2025-07-28T16:00:00Z"/>
            </w:rPr>
          </w:pPr>
          <w:ins w:id="1039" w:author="Frank Seebacher" w:date="2025-07-28T16:00:00Z">
            <w:r w:rsidRPr="00582CA2">
              <w:t xml:space="preserve">Paradis, E. &amp; </w:t>
            </w:r>
            <w:proofErr w:type="spellStart"/>
            <w:r w:rsidRPr="00582CA2">
              <w:t>Schliep</w:t>
            </w:r>
            <w:proofErr w:type="spellEnd"/>
            <w:r w:rsidRPr="00582CA2">
              <w:t xml:space="preserve">,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
            <w:ind w:left="300" w:hanging="300"/>
            <w:divId w:val="349644215"/>
            <w:rPr>
              <w:ins w:id="1040" w:author="Frank Seebacher" w:date="2025-07-28T16:00:00Z"/>
            </w:rPr>
          </w:pPr>
          <w:proofErr w:type="spellStart"/>
          <w:ins w:id="1041" w:author="Frank Seebacher" w:date="2025-07-28T16:00:00Z">
            <w:r w:rsidRPr="00582CA2">
              <w:t>Pfab</w:t>
            </w:r>
            <w:proofErr w:type="spellEnd"/>
            <w:r w:rsidRPr="00582CA2">
              <w:t xml:space="preserve">,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
            <w:ind w:left="300" w:hanging="300"/>
            <w:divId w:val="349644215"/>
            <w:rPr>
              <w:ins w:id="1042" w:author="Frank Seebacher" w:date="2025-07-28T16:00:00Z"/>
            </w:rPr>
          </w:pPr>
          <w:ins w:id="1043" w:author="Frank Seebacher" w:date="2025-07-28T16:00:00Z">
            <w:r w:rsidRPr="00582CA2">
              <w:t xml:space="preserve">Pick, J.L., Nakagawa, S. &amp; Noble, D.W.A. (2019). Reproducible, </w:t>
            </w:r>
            <w:proofErr w:type="gramStart"/>
            <w:r w:rsidRPr="00582CA2">
              <w:t>flexible</w:t>
            </w:r>
            <w:proofErr w:type="gramEnd"/>
            <w:r w:rsidRPr="00582CA2">
              <w:t xml:space="preserve"> and high‐throughput data extraction from primary literature: The </w:t>
            </w:r>
            <w:proofErr w:type="spellStart"/>
            <w:r w:rsidRPr="00582CA2">
              <w:t>metaDigitise</w:t>
            </w:r>
            <w:proofErr w:type="spellEnd"/>
            <w:r w:rsidRPr="00582CA2">
              <w:t xml:space="preserve"> r package. </w:t>
            </w:r>
            <w:r w:rsidRPr="00582CA2">
              <w:rPr>
                <w:i/>
                <w:iCs/>
              </w:rPr>
              <w:t xml:space="preserve">Methods Ecol. </w:t>
            </w:r>
            <w:proofErr w:type="spellStart"/>
            <w:r w:rsidRPr="00582CA2">
              <w:rPr>
                <w:i/>
                <w:iCs/>
              </w:rPr>
              <w:t>Evol</w:t>
            </w:r>
            <w:proofErr w:type="spellEnd"/>
            <w:r w:rsidRPr="00582CA2">
              <w:rPr>
                <w:i/>
                <w:iCs/>
              </w:rPr>
              <w:t>.</w:t>
            </w:r>
            <w:r w:rsidRPr="00582CA2">
              <w:t>, 10, 426–431.</w:t>
            </w:r>
          </w:ins>
        </w:p>
        <w:p w14:paraId="68F88A33" w14:textId="77777777" w:rsidR="00582CA2" w:rsidRPr="00582CA2" w:rsidRDefault="00582CA2">
          <w:pPr>
            <w:pStyle w:val="bibliography"/>
            <w:ind w:left="300" w:hanging="300"/>
            <w:divId w:val="349644215"/>
            <w:rPr>
              <w:ins w:id="1044" w:author="Frank Seebacher" w:date="2025-07-28T16:00:00Z"/>
            </w:rPr>
          </w:pPr>
          <w:ins w:id="1045"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
            <w:ind w:left="300" w:hanging="300"/>
            <w:divId w:val="349644215"/>
            <w:rPr>
              <w:ins w:id="1046" w:author="Frank Seebacher" w:date="2025-07-28T16:00:00Z"/>
            </w:rPr>
          </w:pPr>
          <w:ins w:id="1047"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
            <w:ind w:left="300" w:hanging="300"/>
            <w:divId w:val="349644215"/>
            <w:rPr>
              <w:ins w:id="1048" w:author="Frank Seebacher" w:date="2025-07-28T16:00:00Z"/>
            </w:rPr>
          </w:pPr>
          <w:ins w:id="1049" w:author="Frank Seebacher" w:date="2025-07-28T16:00:00Z">
            <w:r w:rsidRPr="00582CA2">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
            <w:ind w:left="300" w:hanging="300"/>
            <w:divId w:val="349644215"/>
            <w:rPr>
              <w:ins w:id="1050" w:author="Frank Seebacher" w:date="2025-07-28T16:00:00Z"/>
            </w:rPr>
          </w:pPr>
          <w:proofErr w:type="spellStart"/>
          <w:ins w:id="1051" w:author="Frank Seebacher" w:date="2025-07-28T16:00:00Z">
            <w:r w:rsidRPr="00582CA2">
              <w:t>Raynal</w:t>
            </w:r>
            <w:proofErr w:type="spellEnd"/>
            <w:r w:rsidRPr="00582CA2">
              <w:t xml:space="preserve">,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
            <w:ind w:left="300" w:hanging="300"/>
            <w:divId w:val="349644215"/>
            <w:rPr>
              <w:ins w:id="1052" w:author="Frank Seebacher" w:date="2025-07-28T16:00:00Z"/>
            </w:rPr>
          </w:pPr>
          <w:ins w:id="1053" w:author="Frank Seebacher" w:date="2025-07-28T16:00:00Z">
            <w:r w:rsidRPr="00582CA2">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
            <w:ind w:left="300" w:hanging="300"/>
            <w:divId w:val="349644215"/>
            <w:rPr>
              <w:ins w:id="1054" w:author="Frank Seebacher" w:date="2025-07-28T16:00:00Z"/>
            </w:rPr>
          </w:pPr>
          <w:proofErr w:type="spellStart"/>
          <w:ins w:id="1055" w:author="Frank Seebacher" w:date="2025-07-28T16:00:00Z">
            <w:r w:rsidRPr="00582CA2">
              <w:t>Scheuffele</w:t>
            </w:r>
            <w:proofErr w:type="spellEnd"/>
            <w:r w:rsidRPr="00582CA2">
              <w:t>, H., Rubio-</w:t>
            </w:r>
            <w:proofErr w:type="spellStart"/>
            <w:r w:rsidRPr="00582CA2">
              <w:t>Gracia</w:t>
            </w:r>
            <w:proofErr w:type="spellEnd"/>
            <w:r w:rsidRPr="00582CA2">
              <w:t xml:space="preserve">,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
            <w:ind w:left="300" w:hanging="300"/>
            <w:divId w:val="349644215"/>
            <w:rPr>
              <w:ins w:id="1056" w:author="Frank Seebacher" w:date="2025-07-28T16:00:00Z"/>
            </w:rPr>
          </w:pPr>
          <w:ins w:id="1057"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
            <w:ind w:left="300" w:hanging="300"/>
            <w:divId w:val="349644215"/>
            <w:rPr>
              <w:ins w:id="1058" w:author="Frank Seebacher" w:date="2025-07-28T16:00:00Z"/>
            </w:rPr>
          </w:pPr>
          <w:ins w:id="1059" w:author="Frank Seebacher" w:date="2025-07-28T16:00:00Z">
            <w:r w:rsidRPr="00582CA2">
              <w:t xml:space="preserve">Schulte, P.M., Healy, T.M. &amp; </w:t>
            </w:r>
            <w:proofErr w:type="spellStart"/>
            <w:r w:rsidRPr="00582CA2">
              <w:t>Fangue</w:t>
            </w:r>
            <w:proofErr w:type="spellEnd"/>
            <w:r w:rsidRPr="00582CA2">
              <w:t xml:space="preserv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
            <w:ind w:left="300" w:hanging="300"/>
            <w:divId w:val="349644215"/>
            <w:rPr>
              <w:ins w:id="1060" w:author="Frank Seebacher" w:date="2025-07-28T16:00:00Z"/>
            </w:rPr>
          </w:pPr>
          <w:proofErr w:type="spellStart"/>
          <w:ins w:id="1061" w:author="Frank Seebacher" w:date="2025-07-28T16:00:00Z">
            <w:r w:rsidRPr="00582CA2">
              <w:t>Seebacher</w:t>
            </w:r>
            <w:proofErr w:type="spellEnd"/>
            <w:r w:rsidRPr="00582CA2">
              <w:t xml:space="preserve">, F., White, C.R. &amp; Franklin, C.E. (2015). Physiological plasticity increases resilience of ectothermic animals to climate change. </w:t>
            </w:r>
            <w:r w:rsidRPr="00582CA2">
              <w:rPr>
                <w:i/>
                <w:iCs/>
              </w:rPr>
              <w:t xml:space="preserve">Nat. </w:t>
            </w:r>
            <w:proofErr w:type="spellStart"/>
            <w:r w:rsidRPr="00582CA2">
              <w:rPr>
                <w:i/>
                <w:iCs/>
              </w:rPr>
              <w:t>Clim</w:t>
            </w:r>
            <w:proofErr w:type="spellEnd"/>
            <w:r w:rsidRPr="00582CA2">
              <w:rPr>
                <w:i/>
                <w:iCs/>
              </w:rPr>
              <w:t>. Chang.</w:t>
            </w:r>
            <w:r w:rsidRPr="00582CA2">
              <w:t>, 5, 61–66.</w:t>
            </w:r>
          </w:ins>
        </w:p>
        <w:p w14:paraId="5C5DE8CB" w14:textId="77777777" w:rsidR="00582CA2" w:rsidRPr="00582CA2" w:rsidRDefault="00582CA2">
          <w:pPr>
            <w:pStyle w:val="bibliography"/>
            <w:ind w:left="300" w:hanging="300"/>
            <w:divId w:val="349644215"/>
            <w:rPr>
              <w:ins w:id="1062" w:author="Frank Seebacher" w:date="2025-07-28T16:00:00Z"/>
            </w:rPr>
          </w:pPr>
          <w:ins w:id="1063" w:author="Frank Seebacher" w:date="2025-07-28T16:00:00Z">
            <w:r w:rsidRPr="00582CA2">
              <w:t xml:space="preserve">Sterne, J.A.C., Becker, B.J. &amp; Egger, M. (2005). The funnel </w:t>
            </w:r>
            <w:proofErr w:type="gramStart"/>
            <w:r w:rsidRPr="00582CA2">
              <w:t>plot</w:t>
            </w:r>
            <w:proofErr w:type="gramEnd"/>
            <w:r w:rsidRPr="00582CA2">
              <w:t xml:space="preserve">. In: </w:t>
            </w:r>
            <w:r w:rsidRPr="00582CA2">
              <w:rPr>
                <w:i/>
                <w:iCs/>
              </w:rPr>
              <w:t>Publication Bias in Meta-Analysis: Prevention, Assessment and Adjustments</w:t>
            </w:r>
            <w:r w:rsidRPr="00582CA2">
              <w:t>, Publication Bias in Meta‐</w:t>
            </w:r>
            <w:r w:rsidRPr="00582CA2">
              <w:lastRenderedPageBreak/>
              <w:t xml:space="preserve">Analysis: Prevention, Assessment and Adjustments (eds. Rothstein, H.R., Sutton, A.J. &amp; </w:t>
            </w:r>
            <w:proofErr w:type="spellStart"/>
            <w:r w:rsidRPr="00582CA2">
              <w:t>Borenstein</w:t>
            </w:r>
            <w:proofErr w:type="spellEnd"/>
            <w:r w:rsidRPr="00582CA2">
              <w:t>, M.). John Wiley &amp; Sons, pp. 73–98.</w:t>
            </w:r>
          </w:ins>
        </w:p>
        <w:p w14:paraId="19B8AAF6" w14:textId="77777777" w:rsidR="00582CA2" w:rsidRPr="00582CA2" w:rsidRDefault="00582CA2">
          <w:pPr>
            <w:pStyle w:val="bibliography"/>
            <w:ind w:left="300" w:hanging="300"/>
            <w:divId w:val="349644215"/>
            <w:rPr>
              <w:ins w:id="1064" w:author="Frank Seebacher" w:date="2025-07-28T16:00:00Z"/>
            </w:rPr>
          </w:pPr>
          <w:ins w:id="1065"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
            <w:ind w:left="300" w:hanging="300"/>
            <w:divId w:val="349644215"/>
            <w:rPr>
              <w:ins w:id="1066" w:author="Frank Seebacher" w:date="2025-07-28T16:00:00Z"/>
            </w:rPr>
          </w:pPr>
          <w:proofErr w:type="spellStart"/>
          <w:ins w:id="1067" w:author="Frank Seebacher" w:date="2025-07-28T16:00:00Z">
            <w:r w:rsidRPr="00582CA2">
              <w:t>Stoks</w:t>
            </w:r>
            <w:proofErr w:type="spellEnd"/>
            <w:r w:rsidRPr="00582CA2">
              <w:t xml:space="preserve">, R., </w:t>
            </w:r>
            <w:proofErr w:type="spellStart"/>
            <w:r w:rsidRPr="00582CA2">
              <w:t>Verheyen</w:t>
            </w:r>
            <w:proofErr w:type="spellEnd"/>
            <w:r w:rsidRPr="00582CA2">
              <w:t xml:space="preserve">, J., </w:t>
            </w:r>
            <w:proofErr w:type="spellStart"/>
            <w:r w:rsidRPr="00582CA2">
              <w:t>Dievel</w:t>
            </w:r>
            <w:proofErr w:type="spellEnd"/>
            <w:r w:rsidRPr="00582CA2">
              <w:t xml:space="preserve">, M.V. &amp; </w:t>
            </w:r>
            <w:proofErr w:type="spellStart"/>
            <w:r w:rsidRPr="00582CA2">
              <w:t>Tüzün</w:t>
            </w:r>
            <w:proofErr w:type="spellEnd"/>
            <w:r w:rsidRPr="00582CA2">
              <w:t xml:space="preserve">, N. (2017). Daily temperature variation and extreme high temperatures drive performance and biotic interactions in a warming world. </w:t>
            </w:r>
            <w:proofErr w:type="spellStart"/>
            <w:r w:rsidRPr="00582CA2">
              <w:rPr>
                <w:i/>
                <w:iCs/>
              </w:rPr>
              <w:t>Curr</w:t>
            </w:r>
            <w:proofErr w:type="spellEnd"/>
            <w:r w:rsidRPr="00582CA2">
              <w:rPr>
                <w:i/>
                <w:iCs/>
              </w:rPr>
              <w:t xml:space="preserve">.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
            <w:ind w:left="300" w:hanging="300"/>
            <w:divId w:val="349644215"/>
            <w:rPr>
              <w:ins w:id="1068" w:author="Frank Seebacher" w:date="2025-07-28T16:00:00Z"/>
            </w:rPr>
          </w:pPr>
          <w:ins w:id="1069" w:author="Frank Seebacher" w:date="2025-07-28T16:00:00Z">
            <w:r w:rsidRPr="00582CA2">
              <w:t xml:space="preserve">Vázquez, D.P., </w:t>
            </w:r>
            <w:proofErr w:type="spellStart"/>
            <w:r w:rsidRPr="00582CA2">
              <w:t>Gianoli</w:t>
            </w:r>
            <w:proofErr w:type="spellEnd"/>
            <w:r w:rsidRPr="00582CA2">
              <w:t xml:space="preserve">, E., Morris, W.F. &amp; </w:t>
            </w:r>
            <w:proofErr w:type="spellStart"/>
            <w:r w:rsidRPr="00582CA2">
              <w:t>Bozinovic</w:t>
            </w:r>
            <w:proofErr w:type="spellEnd"/>
            <w:r w:rsidRPr="00582CA2">
              <w:t xml:space="preserve">,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
            <w:ind w:left="300" w:hanging="300"/>
            <w:divId w:val="349644215"/>
            <w:rPr>
              <w:ins w:id="1070" w:author="Frank Seebacher" w:date="2025-07-28T16:00:00Z"/>
            </w:rPr>
          </w:pPr>
          <w:proofErr w:type="spellStart"/>
          <w:ins w:id="1071" w:author="Frank Seebacher" w:date="2025-07-28T16:00:00Z">
            <w:r w:rsidRPr="00582CA2">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
            <w:ind w:left="300" w:hanging="300"/>
            <w:divId w:val="349644215"/>
            <w:rPr>
              <w:ins w:id="1072" w:author="Frank Seebacher" w:date="2025-07-28T16:00:00Z"/>
            </w:rPr>
          </w:pPr>
          <w:ins w:id="1073" w:author="Frank Seebacher" w:date="2025-07-28T16:00:00Z">
            <w:r w:rsidRPr="00582CA2">
              <w:t xml:space="preserve">White, C.R., Marshall, D.J., </w:t>
            </w:r>
            <w:proofErr w:type="spellStart"/>
            <w:r w:rsidRPr="00582CA2">
              <w:t>Chown</w:t>
            </w:r>
            <w:proofErr w:type="spellEnd"/>
            <w:r w:rsidRPr="00582CA2">
              <w:t xml:space="preserve">,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
            <w:ind w:left="300" w:hanging="300"/>
            <w:divId w:val="349644215"/>
            <w:rPr>
              <w:ins w:id="1074" w:author="Frank Seebacher" w:date="2025-07-28T16:00:00Z"/>
            </w:rPr>
          </w:pPr>
          <w:ins w:id="1075"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
            <w:ind w:left="300" w:hanging="300"/>
            <w:divId w:val="349644215"/>
            <w:rPr>
              <w:ins w:id="1076" w:author="Frank Seebacher" w:date="2025-07-28T16:00:00Z"/>
            </w:rPr>
          </w:pPr>
          <w:ins w:id="1077" w:author="Frank Seebacher" w:date="2025-07-28T16:00:00Z">
            <w:r w:rsidRPr="00582CA2">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w:t>
            </w:r>
            <w:proofErr w:type="spellStart"/>
            <w:r w:rsidRPr="00582CA2">
              <w:rPr>
                <w:i/>
                <w:iCs/>
              </w:rPr>
              <w:t>Evol</w:t>
            </w:r>
            <w:proofErr w:type="spellEnd"/>
            <w:r w:rsidRPr="00582CA2">
              <w:t>, 17, 66–70.</w:t>
            </w:r>
          </w:ins>
        </w:p>
        <w:p w14:paraId="2AC5DE92" w14:textId="77777777" w:rsidR="00582CA2" w:rsidRPr="00582CA2" w:rsidRDefault="00582CA2">
          <w:pPr>
            <w:pStyle w:val="bibliography"/>
            <w:ind w:left="300" w:hanging="300"/>
            <w:divId w:val="349644215"/>
            <w:rPr>
              <w:ins w:id="1078" w:author="Frank Seebacher" w:date="2025-07-28T16:00:00Z"/>
            </w:rPr>
          </w:pPr>
          <w:ins w:id="1079"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080" w:author="Frank Seebacher" w:date="2025-07-23T09:32:00Z"/>
              <w:rFonts w:ascii="Times New Roman" w:eastAsia="Times New Roman" w:hAnsi="Times New Roman" w:cs="Times New Roman"/>
              <w:sz w:val="24"/>
              <w:szCs w:val="24"/>
            </w:rPr>
          </w:pPr>
          <w:ins w:id="1081" w:author="Frank Seebacher" w:date="2025-07-28T16:00:00Z">
            <w:r w:rsidRPr="00582CA2">
              <w:rPr>
                <w:rFonts w:ascii="Times New Roman" w:eastAsia="Times New Roman" w:hAnsi="Times New Roman" w:cs="Times New Roman"/>
                <w:rPrChange w:id="1082" w:author="Frank Seebacher" w:date="2025-07-28T16:00:00Z">
                  <w:rPr>
                    <w:rFonts w:eastAsia="Times New Roman"/>
                  </w:rPr>
                </w:rPrChange>
              </w:rPr>
              <w:t> </w:t>
            </w:r>
          </w:ins>
          <w:del w:id="1083"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084" w:author="Frank Seebacher" w:date="2025-07-23T09:32:00Z"/>
              <w:rPrChange w:id="1085" w:author="Frank Seebacher" w:date="2025-07-28T16:00:00Z">
                <w:rPr>
                  <w:del w:id="1086" w:author="Frank Seebacher" w:date="2025-07-23T09:32:00Z"/>
                </w:rPr>
              </w:rPrChange>
            </w:rPr>
          </w:pPr>
          <w:del w:id="1087" w:author="Frank Seebacher" w:date="2025-07-23T09:32:00Z">
            <w:r w:rsidRPr="00582CA2" w:rsidDel="007A395B">
              <w:rPr>
                <w:rPrChange w:id="1088" w:author="Frank Seebacher" w:date="2025-07-28T16:00:00Z">
                  <w:rPr/>
                </w:rPrChange>
              </w:rPr>
              <w:delText xml:space="preserve">Beaman, J.E., White, C.R. &amp; Seebacher, F. (2016). Evolution of plasticity: Mechanistic link between development and reversible acclimation. </w:delText>
            </w:r>
            <w:r w:rsidRPr="00582CA2" w:rsidDel="007A395B">
              <w:rPr>
                <w:i/>
                <w:iCs/>
                <w:rPrChange w:id="1089" w:author="Frank Seebacher" w:date="2025-07-28T16:00:00Z">
                  <w:rPr>
                    <w:i/>
                    <w:iCs/>
                  </w:rPr>
                </w:rPrChange>
              </w:rPr>
              <w:delText>Trends Ecol. Evol.</w:delText>
            </w:r>
            <w:r w:rsidRPr="00582CA2" w:rsidDel="007A395B">
              <w:rPr>
                <w:rPrChange w:id="1090" w:author="Frank Seebacher" w:date="2025-07-28T16:00:00Z">
                  <w:rPr/>
                </w:rPrChange>
              </w:rPr>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091" w:author="Frank Seebacher" w:date="2025-07-23T09:32:00Z"/>
              <w:rPrChange w:id="1092" w:author="Frank Seebacher" w:date="2025-07-28T16:00:00Z">
                <w:rPr>
                  <w:del w:id="1093" w:author="Frank Seebacher" w:date="2025-07-23T09:32:00Z"/>
                </w:rPr>
              </w:rPrChange>
            </w:rPr>
          </w:pPr>
          <w:del w:id="1094" w:author="Frank Seebacher" w:date="2025-07-23T09:32:00Z">
            <w:r w:rsidRPr="00582CA2" w:rsidDel="007A395B">
              <w:rPr>
                <w:rPrChange w:id="1095" w:author="Frank Seebacher" w:date="2025-07-28T16:00:00Z">
                  <w:rPr/>
                </w:rPrChange>
              </w:rPr>
              <w:delText xml:space="preserve">Bozinovic, F., Cavieres, G., Martel, S.I., Alruiz, J.M., Molina, A.N., Roschzttardtz, H., </w:delText>
            </w:r>
            <w:r w:rsidRPr="00582CA2" w:rsidDel="007A395B">
              <w:rPr>
                <w:i/>
                <w:iCs/>
                <w:rPrChange w:id="1096" w:author="Frank Seebacher" w:date="2025-07-28T16:00:00Z">
                  <w:rPr>
                    <w:i/>
                    <w:iCs/>
                  </w:rPr>
                </w:rPrChange>
              </w:rPr>
              <w:delText>et al.</w:delText>
            </w:r>
            <w:r w:rsidRPr="00582CA2" w:rsidDel="007A395B">
              <w:rPr>
                <w:rPrChange w:id="1097" w:author="Frank Seebacher" w:date="2025-07-28T16:00:00Z">
                  <w:rPr/>
                </w:rPrChange>
              </w:rPr>
              <w:delText xml:space="preserve"> (2020). Thermal effects vary predictably across levels of organization: empirical results and theoretical basis. </w:delText>
            </w:r>
            <w:r w:rsidRPr="00582CA2" w:rsidDel="007A395B">
              <w:rPr>
                <w:i/>
                <w:iCs/>
                <w:rPrChange w:id="1098" w:author="Frank Seebacher" w:date="2025-07-28T16:00:00Z">
                  <w:rPr>
                    <w:i/>
                    <w:iCs/>
                  </w:rPr>
                </w:rPrChange>
              </w:rPr>
              <w:delText>Proc. R. Soc. B</w:delText>
            </w:r>
            <w:r w:rsidRPr="00582CA2" w:rsidDel="007A395B">
              <w:rPr>
                <w:rPrChange w:id="1099" w:author="Frank Seebacher" w:date="2025-07-28T16:00:00Z">
                  <w:rPr/>
                </w:rPrChange>
              </w:rPr>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100" w:author="Frank Seebacher" w:date="2025-07-23T09:32:00Z"/>
              <w:rPrChange w:id="1101" w:author="Frank Seebacher" w:date="2025-07-28T16:00:00Z">
                <w:rPr>
                  <w:del w:id="1102" w:author="Frank Seebacher" w:date="2025-07-23T09:32:00Z"/>
                </w:rPr>
              </w:rPrChange>
            </w:rPr>
          </w:pPr>
          <w:del w:id="1103" w:author="Frank Seebacher" w:date="2025-07-23T09:32:00Z">
            <w:r w:rsidRPr="00582CA2" w:rsidDel="007A395B">
              <w:rPr>
                <w:rPrChange w:id="1104" w:author="Frank Seebacher" w:date="2025-07-28T16:00:00Z">
                  <w:rPr/>
                </w:rPrChange>
              </w:rPr>
              <w:delText xml:space="preserve">Burggren, W. (2018). Developmental phenotypic plasticity helps bridge stochastic weather events associated with climate change. </w:delText>
            </w:r>
            <w:r w:rsidRPr="00582CA2" w:rsidDel="007A395B">
              <w:rPr>
                <w:i/>
                <w:iCs/>
                <w:rPrChange w:id="1105" w:author="Frank Seebacher" w:date="2025-07-28T16:00:00Z">
                  <w:rPr>
                    <w:i/>
                    <w:iCs/>
                  </w:rPr>
                </w:rPrChange>
              </w:rPr>
              <w:delText>J. Exp. Biol.</w:delText>
            </w:r>
            <w:r w:rsidRPr="00582CA2" w:rsidDel="007A395B">
              <w:rPr>
                <w:rPrChange w:id="1106" w:author="Frank Seebacher" w:date="2025-07-28T16:00:00Z">
                  <w:rPr/>
                </w:rPrChange>
              </w:rPr>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107" w:author="Frank Seebacher" w:date="2025-07-23T09:32:00Z"/>
              <w:rPrChange w:id="1108" w:author="Frank Seebacher" w:date="2025-07-28T16:00:00Z">
                <w:rPr>
                  <w:del w:id="1109" w:author="Frank Seebacher" w:date="2025-07-23T09:32:00Z"/>
                </w:rPr>
              </w:rPrChange>
            </w:rPr>
          </w:pPr>
          <w:del w:id="1110" w:author="Frank Seebacher" w:date="2025-07-23T09:32:00Z">
            <w:r w:rsidRPr="00582CA2" w:rsidDel="007A395B">
              <w:rPr>
                <w:rPrChange w:id="1111" w:author="Frank Seebacher" w:date="2025-07-28T16:00:00Z">
                  <w:rPr/>
                </w:rPrChange>
              </w:rPr>
              <w:delText xml:space="preserve">Burggren, W.W. (2020). Phenotypic switching resulting from developmental plasticity: fixed or reversible? </w:delText>
            </w:r>
            <w:r w:rsidRPr="00582CA2" w:rsidDel="007A395B">
              <w:rPr>
                <w:i/>
                <w:iCs/>
                <w:rPrChange w:id="1112" w:author="Frank Seebacher" w:date="2025-07-28T16:00:00Z">
                  <w:rPr>
                    <w:i/>
                    <w:iCs/>
                  </w:rPr>
                </w:rPrChange>
              </w:rPr>
              <w:delText>Front. Physiol.</w:delText>
            </w:r>
            <w:r w:rsidRPr="00582CA2" w:rsidDel="007A395B">
              <w:rPr>
                <w:rPrChange w:id="1113" w:author="Frank Seebacher" w:date="2025-07-28T16:00:00Z">
                  <w:rPr/>
                </w:rPrChange>
              </w:rPr>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114" w:author="Frank Seebacher" w:date="2025-07-23T09:32:00Z"/>
              <w:rPrChange w:id="1115" w:author="Frank Seebacher" w:date="2025-07-28T16:00:00Z">
                <w:rPr>
                  <w:del w:id="1116" w:author="Frank Seebacher" w:date="2025-07-23T09:32:00Z"/>
                </w:rPr>
              </w:rPrChange>
            </w:rPr>
          </w:pPr>
          <w:del w:id="1117" w:author="Frank Seebacher" w:date="2025-07-23T09:32:00Z">
            <w:r w:rsidRPr="00582CA2" w:rsidDel="007A395B">
              <w:rPr>
                <w:rPrChange w:id="1118" w:author="Frank Seebacher" w:date="2025-07-28T16:00:00Z">
                  <w:rPr/>
                </w:rPrChange>
              </w:rPr>
              <w:delText xml:space="preserve">Cinar, O., Nakagawa, S. &amp; Viechtbauer, W. (2022). Phylogenetic multilevel meta‐analysis: A simulation study on the importance of modelling the phylogeny. </w:delText>
            </w:r>
            <w:r w:rsidRPr="00582CA2" w:rsidDel="007A395B">
              <w:rPr>
                <w:i/>
                <w:iCs/>
                <w:rPrChange w:id="1119" w:author="Frank Seebacher" w:date="2025-07-28T16:00:00Z">
                  <w:rPr>
                    <w:i/>
                    <w:iCs/>
                  </w:rPr>
                </w:rPrChange>
              </w:rPr>
              <w:delText>Methods Ecol. Evol.</w:delText>
            </w:r>
            <w:r w:rsidRPr="00582CA2" w:rsidDel="007A395B">
              <w:rPr>
                <w:rPrChange w:id="1120" w:author="Frank Seebacher" w:date="2025-07-28T16:00:00Z">
                  <w:rPr/>
                </w:rPrChange>
              </w:rPr>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121" w:author="Frank Seebacher" w:date="2025-07-23T09:32:00Z"/>
              <w:rPrChange w:id="1122" w:author="Frank Seebacher" w:date="2025-07-28T16:00:00Z">
                <w:rPr>
                  <w:del w:id="1123" w:author="Frank Seebacher" w:date="2025-07-23T09:32:00Z"/>
                </w:rPr>
              </w:rPrChange>
            </w:rPr>
          </w:pPr>
          <w:del w:id="1124" w:author="Frank Seebacher" w:date="2025-07-23T09:32:00Z">
            <w:r w:rsidRPr="00582CA2" w:rsidDel="007A395B">
              <w:rPr>
                <w:rPrChange w:id="1125" w:author="Frank Seebacher" w:date="2025-07-28T16:00:00Z">
                  <w:rPr/>
                </w:rPrChange>
              </w:rPr>
              <w:delText xml:space="preserve">Denny, M. (2019). Performance in a variable world: Using Jensen’s inequality to scale up from individuals to populations. </w:delText>
            </w:r>
            <w:r w:rsidRPr="00582CA2" w:rsidDel="007A395B">
              <w:rPr>
                <w:i/>
                <w:iCs/>
                <w:rPrChange w:id="1126" w:author="Frank Seebacher" w:date="2025-07-28T16:00:00Z">
                  <w:rPr>
                    <w:i/>
                    <w:iCs/>
                  </w:rPr>
                </w:rPrChange>
              </w:rPr>
              <w:delText>Conserv. Physiol.</w:delText>
            </w:r>
            <w:r w:rsidRPr="00582CA2" w:rsidDel="007A395B">
              <w:rPr>
                <w:rPrChange w:id="1127" w:author="Frank Seebacher" w:date="2025-07-28T16:00:00Z">
                  <w:rPr/>
                </w:rPrChange>
              </w:rPr>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128" w:author="Frank Seebacher" w:date="2025-07-23T09:32:00Z"/>
              <w:rPrChange w:id="1129" w:author="Frank Seebacher" w:date="2025-07-28T16:00:00Z">
                <w:rPr>
                  <w:del w:id="1130" w:author="Frank Seebacher" w:date="2025-07-23T09:32:00Z"/>
                </w:rPr>
              </w:rPrChange>
            </w:rPr>
          </w:pPr>
          <w:del w:id="1131" w:author="Frank Seebacher" w:date="2025-07-23T09:32:00Z">
            <w:r w:rsidRPr="00582CA2" w:rsidDel="007A395B">
              <w:rPr>
                <w:rPrChange w:id="1132" w:author="Frank Seebacher" w:date="2025-07-28T16:00:00Z">
                  <w:rPr/>
                </w:rPrChange>
              </w:rPr>
              <w:delText xml:space="preserve">Dowd, W.W. &amp; Denny, M.W. (2020). A series of unfortunate events: characterizing the contingent nature of physiological extremes using long-term environmental records. </w:delText>
            </w:r>
            <w:r w:rsidRPr="00582CA2" w:rsidDel="007A395B">
              <w:rPr>
                <w:i/>
                <w:iCs/>
                <w:rPrChange w:id="1133" w:author="Frank Seebacher" w:date="2025-07-28T16:00:00Z">
                  <w:rPr>
                    <w:i/>
                    <w:iCs/>
                  </w:rPr>
                </w:rPrChange>
              </w:rPr>
              <w:delText>Proc. R. Soc. B</w:delText>
            </w:r>
            <w:r w:rsidRPr="00582CA2" w:rsidDel="007A395B">
              <w:rPr>
                <w:rPrChange w:id="1134" w:author="Frank Seebacher" w:date="2025-07-28T16:00:00Z">
                  <w:rPr/>
                </w:rPrChange>
              </w:rPr>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135" w:author="Frank Seebacher" w:date="2025-07-23T09:32:00Z"/>
              <w:rPrChange w:id="1136" w:author="Frank Seebacher" w:date="2025-07-28T16:00:00Z">
                <w:rPr>
                  <w:del w:id="1137" w:author="Frank Seebacher" w:date="2025-07-23T09:32:00Z"/>
                </w:rPr>
              </w:rPrChange>
            </w:rPr>
          </w:pPr>
          <w:del w:id="1138" w:author="Frank Seebacher" w:date="2025-07-23T09:32:00Z">
            <w:r w:rsidRPr="00582CA2" w:rsidDel="007A395B">
              <w:rPr>
                <w:rPrChange w:id="1139" w:author="Frank Seebacher" w:date="2025-07-28T16:00:00Z">
                  <w:rPr/>
                </w:rPrChange>
              </w:rPr>
              <w:delText xml:space="preserve">Dowd, W.W., King, F.A. &amp; Denny, M.W. (2015). Thermal variation, thermal extremes and the physiological performance of individuals. </w:delText>
            </w:r>
            <w:r w:rsidRPr="00582CA2" w:rsidDel="007A395B">
              <w:rPr>
                <w:i/>
                <w:iCs/>
                <w:rPrChange w:id="1140" w:author="Frank Seebacher" w:date="2025-07-28T16:00:00Z">
                  <w:rPr>
                    <w:i/>
                    <w:iCs/>
                  </w:rPr>
                </w:rPrChange>
              </w:rPr>
              <w:delText>J. Exp. Biol.</w:delText>
            </w:r>
            <w:r w:rsidRPr="00582CA2" w:rsidDel="007A395B">
              <w:rPr>
                <w:rPrChange w:id="1141" w:author="Frank Seebacher" w:date="2025-07-28T16:00:00Z">
                  <w:rPr/>
                </w:rPrChange>
              </w:rPr>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142" w:author="Frank Seebacher" w:date="2025-07-23T09:32:00Z"/>
              <w:rPrChange w:id="1143" w:author="Frank Seebacher" w:date="2025-07-28T16:00:00Z">
                <w:rPr>
                  <w:del w:id="1144" w:author="Frank Seebacher" w:date="2025-07-23T09:32:00Z"/>
                </w:rPr>
              </w:rPrChange>
            </w:rPr>
          </w:pPr>
          <w:del w:id="1145" w:author="Frank Seebacher" w:date="2025-07-23T09:32:00Z">
            <w:r w:rsidRPr="00582CA2" w:rsidDel="007A395B">
              <w:rPr>
                <w:rPrChange w:id="1146" w:author="Frank Seebacher" w:date="2025-07-28T16:00:00Z">
                  <w:rPr/>
                </w:rPrChange>
              </w:rPr>
              <w:delText xml:space="preserve">Foo, Y.Z., O’Dea, R.E., Koricheva, J., Nakagawa, S. &amp; Lagisz, M. (2021). A practical guide to question formation, systematic searching and study screening for literature reviews in ecology and evolution. </w:delText>
            </w:r>
            <w:r w:rsidRPr="00582CA2" w:rsidDel="007A395B">
              <w:rPr>
                <w:i/>
                <w:iCs/>
                <w:rPrChange w:id="1147" w:author="Frank Seebacher" w:date="2025-07-28T16:00:00Z">
                  <w:rPr>
                    <w:i/>
                    <w:iCs/>
                  </w:rPr>
                </w:rPrChange>
              </w:rPr>
              <w:delText>Methods Ecol. Evol.</w:delText>
            </w:r>
            <w:r w:rsidRPr="00582CA2" w:rsidDel="007A395B">
              <w:rPr>
                <w:rPrChange w:id="1148" w:author="Frank Seebacher" w:date="2025-07-28T16:00:00Z">
                  <w:rPr/>
                </w:rPrChange>
              </w:rPr>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149" w:author="Frank Seebacher" w:date="2025-07-23T09:32:00Z"/>
              <w:rPrChange w:id="1150" w:author="Frank Seebacher" w:date="2025-07-28T16:00:00Z">
                <w:rPr>
                  <w:del w:id="1151" w:author="Frank Seebacher" w:date="2025-07-23T09:32:00Z"/>
                </w:rPr>
              </w:rPrChange>
            </w:rPr>
          </w:pPr>
          <w:del w:id="1152" w:author="Frank Seebacher" w:date="2025-07-23T09:32:00Z">
            <w:r w:rsidRPr="00582CA2" w:rsidDel="007A395B">
              <w:rPr>
                <w:rPrChange w:id="1153" w:author="Frank Seebacher" w:date="2025-07-28T16:00:00Z">
                  <w:rPr/>
                </w:rPrChange>
              </w:rPr>
              <w:delText xml:space="preserve">Gabriel, W. (2005). How stress selects for reversible phenotypic plasticity. </w:delText>
            </w:r>
            <w:r w:rsidRPr="00582CA2" w:rsidDel="007A395B">
              <w:rPr>
                <w:i/>
                <w:iCs/>
                <w:rPrChange w:id="1154" w:author="Frank Seebacher" w:date="2025-07-28T16:00:00Z">
                  <w:rPr>
                    <w:i/>
                    <w:iCs/>
                  </w:rPr>
                </w:rPrChange>
              </w:rPr>
              <w:delText>J. Evol. Biol.</w:delText>
            </w:r>
            <w:r w:rsidRPr="00582CA2" w:rsidDel="007A395B">
              <w:rPr>
                <w:rPrChange w:id="1155" w:author="Frank Seebacher" w:date="2025-07-28T16:00:00Z">
                  <w:rPr/>
                </w:rPrChange>
              </w:rPr>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156" w:author="Frank Seebacher" w:date="2025-07-23T09:32:00Z"/>
              <w:rPrChange w:id="1157" w:author="Frank Seebacher" w:date="2025-07-28T16:00:00Z">
                <w:rPr>
                  <w:del w:id="1158" w:author="Frank Seebacher" w:date="2025-07-23T09:32:00Z"/>
                </w:rPr>
              </w:rPrChange>
            </w:rPr>
          </w:pPr>
          <w:del w:id="1159" w:author="Frank Seebacher" w:date="2025-07-23T09:32:00Z">
            <w:r w:rsidRPr="00582CA2" w:rsidDel="007A395B">
              <w:rPr>
                <w:rPrChange w:id="1160" w:author="Frank Seebacher" w:date="2025-07-28T16:00:00Z">
                  <w:rPr/>
                </w:rPrChange>
              </w:rPr>
              <w:delText xml:space="preserve">Gabriel, W. (2006). Selective advantage of irreversible and reversible phenotypic plasticity. </w:delText>
            </w:r>
            <w:r w:rsidRPr="00582CA2" w:rsidDel="007A395B">
              <w:rPr>
                <w:i/>
                <w:iCs/>
                <w:rPrChange w:id="1161" w:author="Frank Seebacher" w:date="2025-07-28T16:00:00Z">
                  <w:rPr>
                    <w:i/>
                    <w:iCs/>
                  </w:rPr>
                </w:rPrChange>
              </w:rPr>
              <w:delText>Arch. Hydrobiol.</w:delText>
            </w:r>
            <w:r w:rsidRPr="00582CA2" w:rsidDel="007A395B">
              <w:rPr>
                <w:rPrChange w:id="1162" w:author="Frank Seebacher" w:date="2025-07-28T16:00:00Z">
                  <w:rPr/>
                </w:rPrChange>
              </w:rPr>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163" w:author="Frank Seebacher" w:date="2025-07-23T09:32:00Z"/>
              <w:rPrChange w:id="1164" w:author="Frank Seebacher" w:date="2025-07-28T16:00:00Z">
                <w:rPr>
                  <w:del w:id="1165" w:author="Frank Seebacher" w:date="2025-07-23T09:32:00Z"/>
                </w:rPr>
              </w:rPrChange>
            </w:rPr>
          </w:pPr>
          <w:del w:id="1166" w:author="Frank Seebacher" w:date="2025-07-23T09:32:00Z">
            <w:r w:rsidRPr="00582CA2" w:rsidDel="007A395B">
              <w:rPr>
                <w:rPrChange w:id="1167" w:author="Frank Seebacher" w:date="2025-07-28T16:00:00Z">
                  <w:rPr/>
                </w:rPrChange>
              </w:rPr>
              <w:delText xml:space="preserve">Ghalambor, C.K., McKay, J.K., Carroll, S.P. &amp; Reznick, D.N. (2007). Adaptive versus non‐adaptive phenotypic plasticity and the potential for contemporary adaptation in new environments. </w:delText>
            </w:r>
            <w:r w:rsidRPr="00582CA2" w:rsidDel="007A395B">
              <w:rPr>
                <w:i/>
                <w:iCs/>
                <w:rPrChange w:id="1168" w:author="Frank Seebacher" w:date="2025-07-28T16:00:00Z">
                  <w:rPr>
                    <w:i/>
                    <w:iCs/>
                  </w:rPr>
                </w:rPrChange>
              </w:rPr>
              <w:delText>Funct. Ecol.</w:delText>
            </w:r>
            <w:r w:rsidRPr="00582CA2" w:rsidDel="007A395B">
              <w:rPr>
                <w:rPrChange w:id="1169" w:author="Frank Seebacher" w:date="2025-07-28T16:00:00Z">
                  <w:rPr/>
                </w:rPrChange>
              </w:rPr>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170" w:author="Frank Seebacher" w:date="2025-07-23T09:32:00Z"/>
              <w:rPrChange w:id="1171" w:author="Frank Seebacher" w:date="2025-07-28T16:00:00Z">
                <w:rPr>
                  <w:del w:id="1172" w:author="Frank Seebacher" w:date="2025-07-23T09:32:00Z"/>
                </w:rPr>
              </w:rPrChange>
            </w:rPr>
          </w:pPr>
          <w:del w:id="1173" w:author="Frank Seebacher" w:date="2025-07-23T09:32:00Z">
            <w:r w:rsidRPr="00582CA2" w:rsidDel="007A395B">
              <w:rPr>
                <w:rPrChange w:id="1174" w:author="Frank Seebacher" w:date="2025-07-28T16:00:00Z">
                  <w:rPr/>
                </w:rPrChange>
              </w:rPr>
              <w:delText xml:space="preserve">Grafen, A. (1989). The phylogenetic regression. </w:delText>
            </w:r>
            <w:r w:rsidRPr="00582CA2" w:rsidDel="007A395B">
              <w:rPr>
                <w:i/>
                <w:iCs/>
                <w:rPrChange w:id="1175" w:author="Frank Seebacher" w:date="2025-07-28T16:00:00Z">
                  <w:rPr>
                    <w:i/>
                    <w:iCs/>
                  </w:rPr>
                </w:rPrChange>
              </w:rPr>
              <w:delText xml:space="preserve">Phil. Trans. R. Soc. </w:delText>
            </w:r>
            <w:r w:rsidR="00390747" w:rsidRPr="00582CA2" w:rsidDel="007A395B">
              <w:rPr>
                <w:i/>
                <w:iCs/>
                <w:rPrChange w:id="1176" w:author="Frank Seebacher" w:date="2025-07-28T16:00:00Z">
                  <w:rPr>
                    <w:i/>
                    <w:iCs/>
                  </w:rPr>
                </w:rPrChange>
              </w:rPr>
              <w:delText>B</w:delText>
            </w:r>
            <w:r w:rsidRPr="00582CA2" w:rsidDel="007A395B">
              <w:rPr>
                <w:rPrChange w:id="1177" w:author="Frank Seebacher" w:date="2025-07-28T16:00:00Z">
                  <w:rPr/>
                </w:rPrChange>
              </w:rPr>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178" w:author="Frank Seebacher" w:date="2025-07-23T09:32:00Z"/>
              <w:rPrChange w:id="1179" w:author="Frank Seebacher" w:date="2025-07-28T16:00:00Z">
                <w:rPr>
                  <w:del w:id="1180" w:author="Frank Seebacher" w:date="2025-07-23T09:32:00Z"/>
                </w:rPr>
              </w:rPrChange>
            </w:rPr>
          </w:pPr>
          <w:del w:id="1181" w:author="Frank Seebacher" w:date="2025-07-23T09:32:00Z">
            <w:r w:rsidRPr="00582CA2" w:rsidDel="007A395B">
              <w:rPr>
                <w:rPrChange w:id="1182" w:author="Frank Seebacher" w:date="2025-07-28T16:00:00Z">
                  <w:rPr/>
                </w:rPrChange>
              </w:rPr>
              <w:delText xml:space="preserve">Guderley, H. (2004). Metabolic responses to low temperature in fish muscle. </w:delText>
            </w:r>
            <w:r w:rsidRPr="00582CA2" w:rsidDel="007A395B">
              <w:rPr>
                <w:i/>
                <w:iCs/>
                <w:rPrChange w:id="1183" w:author="Frank Seebacher" w:date="2025-07-28T16:00:00Z">
                  <w:rPr>
                    <w:i/>
                    <w:iCs/>
                  </w:rPr>
                </w:rPrChange>
              </w:rPr>
              <w:delText>Biol. Rev.</w:delText>
            </w:r>
            <w:r w:rsidRPr="00582CA2" w:rsidDel="007A395B">
              <w:rPr>
                <w:rPrChange w:id="1184" w:author="Frank Seebacher" w:date="2025-07-28T16:00:00Z">
                  <w:rPr/>
                </w:rPrChange>
              </w:rPr>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185" w:author="Frank Seebacher" w:date="2025-07-23T09:32:00Z"/>
              <w:rPrChange w:id="1186" w:author="Frank Seebacher" w:date="2025-07-28T16:00:00Z">
                <w:rPr>
                  <w:del w:id="1187" w:author="Frank Seebacher" w:date="2025-07-23T09:32:00Z"/>
                </w:rPr>
              </w:rPrChange>
            </w:rPr>
          </w:pPr>
          <w:del w:id="1188" w:author="Frank Seebacher" w:date="2025-07-23T09:32:00Z">
            <w:r w:rsidRPr="00582CA2" w:rsidDel="007A395B">
              <w:rPr>
                <w:rPrChange w:id="1189" w:author="Frank Seebacher" w:date="2025-07-28T16:00:00Z">
                  <w:rPr/>
                </w:rPrChange>
              </w:rPr>
              <w:delText xml:space="preserve">Higgins, J.P.T., White, I.R. &amp; Anzures‐Cabrera, J. (2008). Meta‐analysis of skewed data: Combining results reported on log‐transformed or raw scales. </w:delText>
            </w:r>
            <w:r w:rsidRPr="00582CA2" w:rsidDel="007A395B">
              <w:rPr>
                <w:i/>
                <w:iCs/>
                <w:rPrChange w:id="1190" w:author="Frank Seebacher" w:date="2025-07-28T16:00:00Z">
                  <w:rPr>
                    <w:i/>
                    <w:iCs/>
                  </w:rPr>
                </w:rPrChange>
              </w:rPr>
              <w:delText>Stat. Med.</w:delText>
            </w:r>
            <w:r w:rsidRPr="00582CA2" w:rsidDel="007A395B">
              <w:rPr>
                <w:rPrChange w:id="1191" w:author="Frank Seebacher" w:date="2025-07-28T16:00:00Z">
                  <w:rPr/>
                </w:rPrChange>
              </w:rPr>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192" w:author="Frank Seebacher" w:date="2025-07-23T09:32:00Z"/>
              <w:rPrChange w:id="1193" w:author="Frank Seebacher" w:date="2025-07-28T16:00:00Z">
                <w:rPr>
                  <w:del w:id="1194" w:author="Frank Seebacher" w:date="2025-07-23T09:32:00Z"/>
                </w:rPr>
              </w:rPrChange>
            </w:rPr>
          </w:pPr>
          <w:del w:id="1195" w:author="Frank Seebacher" w:date="2025-07-23T09:32:00Z">
            <w:r w:rsidRPr="00582CA2" w:rsidDel="007A395B">
              <w:rPr>
                <w:rPrChange w:id="1196" w:author="Frank Seebacher" w:date="2025-07-28T16:00:00Z">
                  <w:rPr/>
                </w:rPrChange>
              </w:rPr>
              <w:delText xml:space="preserve">Huey, R.B., Kearney, M.R., Krockenberger, A., Holtum, J.A.M., Jess, M. &amp; Williams, S.E. (2012). Predicting organismal vulnerability to climate warming: Roles of behaviour, physiology and adaptation. </w:delText>
            </w:r>
            <w:r w:rsidRPr="00582CA2" w:rsidDel="007A395B">
              <w:rPr>
                <w:i/>
                <w:iCs/>
                <w:rPrChange w:id="1197" w:author="Frank Seebacher" w:date="2025-07-28T16:00:00Z">
                  <w:rPr>
                    <w:i/>
                    <w:iCs/>
                  </w:rPr>
                </w:rPrChange>
              </w:rPr>
              <w:delText>Phil. Trans. R. Soc. B</w:delText>
            </w:r>
            <w:r w:rsidRPr="00582CA2" w:rsidDel="007A395B">
              <w:rPr>
                <w:rPrChange w:id="1198" w:author="Frank Seebacher" w:date="2025-07-28T16:00:00Z">
                  <w:rPr/>
                </w:rPrChange>
              </w:rPr>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199" w:author="Frank Seebacher" w:date="2025-07-23T09:32:00Z"/>
              <w:rPrChange w:id="1200" w:author="Frank Seebacher" w:date="2025-07-28T16:00:00Z">
                <w:rPr>
                  <w:del w:id="1201" w:author="Frank Seebacher" w:date="2025-07-23T09:32:00Z"/>
                </w:rPr>
              </w:rPrChange>
            </w:rPr>
          </w:pPr>
          <w:del w:id="1202" w:author="Frank Seebacher" w:date="2025-07-23T09:32:00Z">
            <w:r w:rsidRPr="00582CA2" w:rsidDel="007A395B">
              <w:rPr>
                <w:rPrChange w:id="1203" w:author="Frank Seebacher" w:date="2025-07-28T16:00:00Z">
                  <w:rPr/>
                </w:rPrChange>
              </w:rPr>
              <w:delText xml:space="preserve">Huey, R.B. &amp; Kingsolver, J.G. (1989). Evolution of thermal sensitivity of ectotherm performance. </w:delText>
            </w:r>
            <w:r w:rsidRPr="00582CA2" w:rsidDel="007A395B">
              <w:rPr>
                <w:i/>
                <w:iCs/>
                <w:rPrChange w:id="1204" w:author="Frank Seebacher" w:date="2025-07-28T16:00:00Z">
                  <w:rPr>
                    <w:i/>
                    <w:iCs/>
                  </w:rPr>
                </w:rPrChange>
              </w:rPr>
              <w:delText>Trends Ecol. Evol.</w:delText>
            </w:r>
            <w:r w:rsidRPr="00582CA2" w:rsidDel="007A395B">
              <w:rPr>
                <w:rPrChange w:id="1205" w:author="Frank Seebacher" w:date="2025-07-28T16:00:00Z">
                  <w:rPr/>
                </w:rPrChange>
              </w:rPr>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206" w:author="Frank Seebacher" w:date="2025-07-23T09:32:00Z"/>
              <w:rPrChange w:id="1207" w:author="Frank Seebacher" w:date="2025-07-28T16:00:00Z">
                <w:rPr>
                  <w:del w:id="1208" w:author="Frank Seebacher" w:date="2025-07-23T09:32:00Z"/>
                </w:rPr>
              </w:rPrChange>
            </w:rPr>
          </w:pPr>
          <w:del w:id="1209" w:author="Frank Seebacher" w:date="2025-07-23T09:32:00Z">
            <w:r w:rsidRPr="00582CA2" w:rsidDel="007A395B">
              <w:rPr>
                <w:rPrChange w:id="1210" w:author="Frank Seebacher" w:date="2025-07-28T16:00:00Z">
                  <w:rPr/>
                </w:rPrChange>
              </w:rPr>
              <w:delText xml:space="preserve">IPCC. (2023). </w:delText>
            </w:r>
            <w:r w:rsidRPr="00582CA2" w:rsidDel="007A395B">
              <w:rPr>
                <w:i/>
                <w:iCs/>
                <w:rPrChange w:id="1211" w:author="Frank Seebacher" w:date="2025-07-28T16:00:00Z">
                  <w:rPr>
                    <w:i/>
                    <w:iCs/>
                  </w:rPr>
                </w:rPrChange>
              </w:rPr>
              <w:delText>Climate Change 2023: Synthesis Report. Contribution of Working Groups I, II and III to the Sixth Assessment Report of the Intergovernmental Panel on Climate Change</w:delText>
            </w:r>
            <w:r w:rsidRPr="00582CA2" w:rsidDel="007A395B">
              <w:rPr>
                <w:rPrChange w:id="1212" w:author="Frank Seebacher" w:date="2025-07-28T16:00:00Z">
                  <w:rPr/>
                </w:rPrChange>
              </w:rPr>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213" w:author="Frank Seebacher" w:date="2025-07-23T09:32:00Z"/>
              <w:rPrChange w:id="1214" w:author="Frank Seebacher" w:date="2025-07-28T16:00:00Z">
                <w:rPr>
                  <w:del w:id="1215" w:author="Frank Seebacher" w:date="2025-07-23T09:32:00Z"/>
                </w:rPr>
              </w:rPrChange>
            </w:rPr>
          </w:pPr>
          <w:del w:id="1216" w:author="Frank Seebacher" w:date="2025-07-23T09:32:00Z">
            <w:r w:rsidRPr="00582CA2" w:rsidDel="007A395B">
              <w:rPr>
                <w:rPrChange w:id="1217" w:author="Frank Seebacher" w:date="2025-07-28T16:00:00Z">
                  <w:rPr/>
                </w:rPrChange>
              </w:rPr>
              <w:delText xml:space="preserve">Jacob, S., Dupont, L., Haegeman, B., Thierry, M., Campana, J.L.M., Legrand, D., </w:delText>
            </w:r>
            <w:r w:rsidRPr="00582CA2" w:rsidDel="007A395B">
              <w:rPr>
                <w:i/>
                <w:iCs/>
                <w:rPrChange w:id="1218" w:author="Frank Seebacher" w:date="2025-07-28T16:00:00Z">
                  <w:rPr>
                    <w:i/>
                    <w:iCs/>
                  </w:rPr>
                </w:rPrChange>
              </w:rPr>
              <w:delText>et al.</w:delText>
            </w:r>
            <w:r w:rsidRPr="00582CA2" w:rsidDel="007A395B">
              <w:rPr>
                <w:rPrChange w:id="1219" w:author="Frank Seebacher" w:date="2025-07-28T16:00:00Z">
                  <w:rPr/>
                </w:rPrChange>
              </w:rPr>
              <w:delText xml:space="preserve"> (2024). Phenotypic plasticity and the effects of thermal fluctuations on specialists and generalists. </w:delText>
            </w:r>
            <w:r w:rsidRPr="00582CA2" w:rsidDel="007A395B">
              <w:rPr>
                <w:i/>
                <w:iCs/>
                <w:rPrChange w:id="1220" w:author="Frank Seebacher" w:date="2025-07-28T16:00:00Z">
                  <w:rPr>
                    <w:i/>
                    <w:iCs/>
                  </w:rPr>
                </w:rPrChange>
              </w:rPr>
              <w:delText>Proc</w:delText>
            </w:r>
            <w:r w:rsidR="00390747" w:rsidRPr="00582CA2" w:rsidDel="007A395B">
              <w:rPr>
                <w:i/>
                <w:iCs/>
                <w:rPrChange w:id="1221" w:author="Frank Seebacher" w:date="2025-07-28T16:00:00Z">
                  <w:rPr>
                    <w:i/>
                    <w:iCs/>
                  </w:rPr>
                </w:rPrChange>
              </w:rPr>
              <w:delText>.</w:delText>
            </w:r>
            <w:r w:rsidRPr="00582CA2" w:rsidDel="007A395B">
              <w:rPr>
                <w:i/>
                <w:iCs/>
                <w:rPrChange w:id="1222" w:author="Frank Seebacher" w:date="2025-07-28T16:00:00Z">
                  <w:rPr>
                    <w:i/>
                    <w:iCs/>
                  </w:rPr>
                </w:rPrChange>
              </w:rPr>
              <w:delText xml:space="preserve"> R</w:delText>
            </w:r>
            <w:r w:rsidR="00390747" w:rsidRPr="00582CA2" w:rsidDel="007A395B">
              <w:rPr>
                <w:i/>
                <w:iCs/>
                <w:rPrChange w:id="1223" w:author="Frank Seebacher" w:date="2025-07-28T16:00:00Z">
                  <w:rPr>
                    <w:i/>
                    <w:iCs/>
                  </w:rPr>
                </w:rPrChange>
              </w:rPr>
              <w:delText>.</w:delText>
            </w:r>
            <w:r w:rsidRPr="00582CA2" w:rsidDel="007A395B">
              <w:rPr>
                <w:i/>
                <w:iCs/>
                <w:rPrChange w:id="1224" w:author="Frank Seebacher" w:date="2025-07-28T16:00:00Z">
                  <w:rPr>
                    <w:i/>
                    <w:iCs/>
                  </w:rPr>
                </w:rPrChange>
              </w:rPr>
              <w:delText xml:space="preserve"> Soc</w:delText>
            </w:r>
            <w:r w:rsidR="00390747" w:rsidRPr="00582CA2" w:rsidDel="007A395B">
              <w:rPr>
                <w:i/>
                <w:iCs/>
                <w:rPrChange w:id="1225" w:author="Frank Seebacher" w:date="2025-07-28T16:00:00Z">
                  <w:rPr>
                    <w:i/>
                    <w:iCs/>
                  </w:rPr>
                </w:rPrChange>
              </w:rPr>
              <w:delText>. B</w:delText>
            </w:r>
            <w:r w:rsidRPr="00582CA2" w:rsidDel="007A395B">
              <w:rPr>
                <w:rPrChange w:id="1226" w:author="Frank Seebacher" w:date="2025-07-28T16:00:00Z">
                  <w:rPr/>
                </w:rPrChange>
              </w:rPr>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227" w:author="Frank Seebacher" w:date="2025-07-23T09:32:00Z"/>
              <w:rPrChange w:id="1228" w:author="Frank Seebacher" w:date="2025-07-28T16:00:00Z">
                <w:rPr>
                  <w:del w:id="1229" w:author="Frank Seebacher" w:date="2025-07-23T09:32:00Z"/>
                </w:rPr>
              </w:rPrChange>
            </w:rPr>
          </w:pPr>
          <w:del w:id="1230" w:author="Frank Seebacher" w:date="2025-07-23T09:32:00Z">
            <w:r w:rsidRPr="00582CA2" w:rsidDel="007A395B">
              <w:rPr>
                <w:rPrChange w:id="1231" w:author="Frank Seebacher" w:date="2025-07-28T16:00:00Z">
                  <w:rPr/>
                </w:rPrChange>
              </w:rPr>
              <w:delText xml:space="preserve">Lattin, C.R. &amp; Kelly, T.R. (2020). Glucocorticoid negative feedback as a potential mediator of trade-offs between reproduction and survival. </w:delText>
            </w:r>
            <w:r w:rsidRPr="00582CA2" w:rsidDel="007A395B">
              <w:rPr>
                <w:i/>
                <w:iCs/>
                <w:rPrChange w:id="1232" w:author="Frank Seebacher" w:date="2025-07-28T16:00:00Z">
                  <w:rPr>
                    <w:i/>
                    <w:iCs/>
                  </w:rPr>
                </w:rPrChange>
              </w:rPr>
              <w:delText>Gen. Comp. Endocrinol.</w:delText>
            </w:r>
            <w:r w:rsidRPr="00582CA2" w:rsidDel="007A395B">
              <w:rPr>
                <w:rPrChange w:id="1233" w:author="Frank Seebacher" w:date="2025-07-28T16:00:00Z">
                  <w:rPr/>
                </w:rPrChange>
              </w:rPr>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234" w:author="Frank Seebacher" w:date="2025-07-23T09:32:00Z"/>
              <w:rPrChange w:id="1235" w:author="Frank Seebacher" w:date="2025-07-28T16:00:00Z">
                <w:rPr>
                  <w:del w:id="1236" w:author="Frank Seebacher" w:date="2025-07-23T09:32:00Z"/>
                </w:rPr>
              </w:rPrChange>
            </w:rPr>
          </w:pPr>
          <w:del w:id="1237" w:author="Frank Seebacher" w:date="2025-07-23T09:32:00Z">
            <w:r w:rsidRPr="00582CA2" w:rsidDel="007A395B">
              <w:rPr>
                <w:rPrChange w:id="1238" w:author="Frank Seebacher" w:date="2025-07-28T16:00:00Z">
                  <w:rPr/>
                </w:rPrChange>
              </w:rPr>
              <w:delText xml:space="preserve">Leung, C., Rescan, M., Grulois, D. &amp; Chevin, L.M. (2020). Reduced phenotypic plasticity evolves in less predictable environments. </w:delText>
            </w:r>
            <w:r w:rsidRPr="00582CA2" w:rsidDel="007A395B">
              <w:rPr>
                <w:i/>
                <w:iCs/>
                <w:rPrChange w:id="1239" w:author="Frank Seebacher" w:date="2025-07-28T16:00:00Z">
                  <w:rPr>
                    <w:i/>
                    <w:iCs/>
                  </w:rPr>
                </w:rPrChange>
              </w:rPr>
              <w:delText>Ecol. Lett.</w:delText>
            </w:r>
            <w:r w:rsidRPr="00582CA2" w:rsidDel="007A395B">
              <w:rPr>
                <w:rPrChange w:id="1240" w:author="Frank Seebacher" w:date="2025-07-28T16:00:00Z">
                  <w:rPr/>
                </w:rPrChange>
              </w:rPr>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241" w:author="Frank Seebacher" w:date="2025-07-23T09:32:00Z"/>
              <w:rPrChange w:id="1242" w:author="Frank Seebacher" w:date="2025-07-28T16:00:00Z">
                <w:rPr>
                  <w:del w:id="1243" w:author="Frank Seebacher" w:date="2025-07-23T09:32:00Z"/>
                </w:rPr>
              </w:rPrChange>
            </w:rPr>
          </w:pPr>
          <w:del w:id="1244" w:author="Frank Seebacher" w:date="2025-07-23T09:32:00Z">
            <w:r w:rsidRPr="00582CA2" w:rsidDel="007A395B">
              <w:rPr>
                <w:rPrChange w:id="1245" w:author="Frank Seebacher" w:date="2025-07-28T16:00:00Z">
                  <w:rPr/>
                </w:rPrChange>
              </w:rPr>
              <w:delText xml:space="preserve">Loughland, I., Little, A. &amp; Seebacher, F. (2021). DNA methyltransferase 3a mediates developmental thermal plasticity. </w:delText>
            </w:r>
            <w:r w:rsidRPr="00582CA2" w:rsidDel="007A395B">
              <w:rPr>
                <w:i/>
                <w:iCs/>
                <w:rPrChange w:id="1246" w:author="Frank Seebacher" w:date="2025-07-28T16:00:00Z">
                  <w:rPr>
                    <w:i/>
                    <w:iCs/>
                  </w:rPr>
                </w:rPrChange>
              </w:rPr>
              <w:delText>BMC Biol.</w:delText>
            </w:r>
            <w:r w:rsidRPr="00582CA2" w:rsidDel="007A395B">
              <w:rPr>
                <w:rPrChange w:id="1247" w:author="Frank Seebacher" w:date="2025-07-28T16:00:00Z">
                  <w:rPr/>
                </w:rPrChange>
              </w:rPr>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248" w:author="Frank Seebacher" w:date="2025-07-23T09:32:00Z"/>
              <w:rPrChange w:id="1249" w:author="Frank Seebacher" w:date="2025-07-28T16:00:00Z">
                <w:rPr>
                  <w:del w:id="1250" w:author="Frank Seebacher" w:date="2025-07-23T09:32:00Z"/>
                </w:rPr>
              </w:rPrChange>
            </w:rPr>
          </w:pPr>
          <w:del w:id="1251" w:author="Frank Seebacher" w:date="2025-07-23T09:32:00Z">
            <w:r w:rsidRPr="00582CA2" w:rsidDel="007A395B">
              <w:rPr>
                <w:rPrChange w:id="1252" w:author="Frank Seebacher" w:date="2025-07-28T16:00:00Z">
                  <w:rPr/>
                </w:rPrChange>
              </w:rPr>
              <w:delText xml:space="preserve">Macartney, E.L., Lagisz, M. &amp; Nakagawa, S. (2022). The relative benefits of environmental enrichment on learning and memory are greater when stressed: A meta-analysis of interactions in rodents. </w:delText>
            </w:r>
            <w:r w:rsidRPr="00582CA2" w:rsidDel="007A395B">
              <w:rPr>
                <w:i/>
                <w:iCs/>
                <w:rPrChange w:id="1253" w:author="Frank Seebacher" w:date="2025-07-28T16:00:00Z">
                  <w:rPr>
                    <w:i/>
                    <w:iCs/>
                  </w:rPr>
                </w:rPrChange>
              </w:rPr>
              <w:delText>Neurosci. Biobehav. Rev.</w:delText>
            </w:r>
            <w:r w:rsidRPr="00582CA2" w:rsidDel="007A395B">
              <w:rPr>
                <w:rPrChange w:id="1254" w:author="Frank Seebacher" w:date="2025-07-28T16:00:00Z">
                  <w:rPr/>
                </w:rPrChange>
              </w:rPr>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255" w:author="Frank Seebacher" w:date="2025-07-23T09:32:00Z"/>
              <w:rPrChange w:id="1256" w:author="Frank Seebacher" w:date="2025-07-28T16:00:00Z">
                <w:rPr>
                  <w:del w:id="1257" w:author="Frank Seebacher" w:date="2025-07-23T09:32:00Z"/>
                </w:rPr>
              </w:rPrChange>
            </w:rPr>
          </w:pPr>
          <w:del w:id="1258" w:author="Frank Seebacher" w:date="2025-07-23T09:32:00Z">
            <w:r w:rsidRPr="00582CA2" w:rsidDel="007A395B">
              <w:rPr>
                <w:rPrChange w:id="1259" w:author="Frank Seebacher" w:date="2025-07-28T16:00:00Z">
                  <w:rPr/>
                </w:rPrChange>
              </w:rPr>
              <w:delText xml:space="preserve">Marshall, K.E., Anderson, K.M., Brown, N.E.M., Dytnerski, J.K., Flynn, K.L., Bernhardt, J.R., </w:delText>
            </w:r>
            <w:r w:rsidRPr="00582CA2" w:rsidDel="007A395B">
              <w:rPr>
                <w:i/>
                <w:iCs/>
                <w:rPrChange w:id="1260" w:author="Frank Seebacher" w:date="2025-07-28T16:00:00Z">
                  <w:rPr>
                    <w:i/>
                    <w:iCs/>
                  </w:rPr>
                </w:rPrChange>
              </w:rPr>
              <w:delText>et al.</w:delText>
            </w:r>
            <w:r w:rsidRPr="00582CA2" w:rsidDel="007A395B">
              <w:rPr>
                <w:rPrChange w:id="1261" w:author="Frank Seebacher" w:date="2025-07-28T16:00:00Z">
                  <w:rPr/>
                </w:rPrChange>
              </w:rPr>
              <w:delText xml:space="preserve"> (2021). Whole-organism responses to constant temperatures do not predict responses to variable temperatures in the ecosystem engineer,</w:delText>
            </w:r>
            <w:r w:rsidR="00390747" w:rsidRPr="00582CA2" w:rsidDel="007A395B">
              <w:rPr>
                <w:rPrChange w:id="1262" w:author="Frank Seebacher" w:date="2025-07-28T16:00:00Z">
                  <w:rPr/>
                </w:rPrChange>
              </w:rPr>
              <w:delText xml:space="preserve"> </w:delText>
            </w:r>
            <w:r w:rsidRPr="00582CA2" w:rsidDel="007A395B">
              <w:rPr>
                <w:i/>
                <w:iCs/>
                <w:rPrChange w:id="1263" w:author="Frank Seebacher" w:date="2025-07-28T16:00:00Z">
                  <w:rPr>
                    <w:i/>
                    <w:iCs/>
                  </w:rPr>
                </w:rPrChange>
              </w:rPr>
              <w:delText>Mytilus trossulus</w:delText>
            </w:r>
            <w:r w:rsidRPr="00582CA2" w:rsidDel="007A395B">
              <w:rPr>
                <w:rPrChange w:id="1264" w:author="Frank Seebacher" w:date="2025-07-28T16:00:00Z">
                  <w:rPr/>
                </w:rPrChange>
              </w:rPr>
              <w:delText xml:space="preserve">. </w:delText>
            </w:r>
            <w:r w:rsidRPr="00582CA2" w:rsidDel="007A395B">
              <w:rPr>
                <w:i/>
                <w:iCs/>
                <w:rPrChange w:id="1265" w:author="Frank Seebacher" w:date="2025-07-28T16:00:00Z">
                  <w:rPr>
                    <w:i/>
                    <w:iCs/>
                  </w:rPr>
                </w:rPrChange>
              </w:rPr>
              <w:delText>Proc. R. Soc. B</w:delText>
            </w:r>
            <w:r w:rsidRPr="00582CA2" w:rsidDel="007A395B">
              <w:rPr>
                <w:rPrChange w:id="1266" w:author="Frank Seebacher" w:date="2025-07-28T16:00:00Z">
                  <w:rPr/>
                </w:rPrChange>
              </w:rPr>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267" w:author="Frank Seebacher" w:date="2025-07-23T09:32:00Z"/>
              <w:rPrChange w:id="1268" w:author="Frank Seebacher" w:date="2025-07-28T16:00:00Z">
                <w:rPr>
                  <w:del w:id="1269" w:author="Frank Seebacher" w:date="2025-07-23T09:32:00Z"/>
                </w:rPr>
              </w:rPrChange>
            </w:rPr>
          </w:pPr>
          <w:del w:id="1270" w:author="Frank Seebacher" w:date="2025-07-23T09:32:00Z">
            <w:r w:rsidRPr="00582CA2" w:rsidDel="007A395B">
              <w:rPr>
                <w:rPrChange w:id="1271" w:author="Frank Seebacher" w:date="2025-07-28T16:00:00Z">
                  <w:rPr/>
                </w:rPrChange>
              </w:rPr>
              <w:delText xml:space="preserve">Michonneau, F., Brown, J.W. &amp; Winter, D.J. (2016). rotl: an R package to interact with the Open Tree of Life data. </w:delText>
            </w:r>
            <w:r w:rsidRPr="00582CA2" w:rsidDel="007A395B">
              <w:rPr>
                <w:i/>
                <w:iCs/>
                <w:rPrChange w:id="1272" w:author="Frank Seebacher" w:date="2025-07-28T16:00:00Z">
                  <w:rPr>
                    <w:i/>
                    <w:iCs/>
                  </w:rPr>
                </w:rPrChange>
              </w:rPr>
              <w:delText>Methods Ecol. Evol.</w:delText>
            </w:r>
            <w:r w:rsidRPr="00582CA2" w:rsidDel="007A395B">
              <w:rPr>
                <w:rPrChange w:id="1273" w:author="Frank Seebacher" w:date="2025-07-28T16:00:00Z">
                  <w:rPr/>
                </w:rPrChange>
              </w:rPr>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274" w:author="Frank Seebacher" w:date="2025-07-23T09:32:00Z"/>
              <w:rPrChange w:id="1275" w:author="Frank Seebacher" w:date="2025-07-28T16:00:00Z">
                <w:rPr>
                  <w:del w:id="1276" w:author="Frank Seebacher" w:date="2025-07-23T09:32:00Z"/>
                </w:rPr>
              </w:rPrChange>
            </w:rPr>
          </w:pPr>
          <w:del w:id="1277" w:author="Frank Seebacher" w:date="2025-07-23T09:32:00Z">
            <w:r w:rsidRPr="00582CA2" w:rsidDel="007A395B">
              <w:rPr>
                <w:rPrChange w:id="1278" w:author="Frank Seebacher" w:date="2025-07-28T16:00:00Z">
                  <w:rPr/>
                </w:rPrChange>
              </w:rPr>
              <w:delText xml:space="preserve">Moher, D., Shamseer, L., Clarke, M., Ghersi, D., Liberati, A., Petticrew, M., </w:delText>
            </w:r>
            <w:r w:rsidRPr="00582CA2" w:rsidDel="007A395B">
              <w:rPr>
                <w:i/>
                <w:iCs/>
                <w:rPrChange w:id="1279" w:author="Frank Seebacher" w:date="2025-07-28T16:00:00Z">
                  <w:rPr>
                    <w:i/>
                    <w:iCs/>
                  </w:rPr>
                </w:rPrChange>
              </w:rPr>
              <w:delText>et al.</w:delText>
            </w:r>
            <w:r w:rsidRPr="00582CA2" w:rsidDel="007A395B">
              <w:rPr>
                <w:rPrChange w:id="1280" w:author="Frank Seebacher" w:date="2025-07-28T16:00:00Z">
                  <w:rPr/>
                </w:rPrChange>
              </w:rPr>
              <w:delText xml:space="preserve"> (2015). Preferred reporting items for systematic review and meta-analysis protocols (PRISMA-P) 2015 statement. </w:delText>
            </w:r>
            <w:r w:rsidRPr="00582CA2" w:rsidDel="007A395B">
              <w:rPr>
                <w:i/>
                <w:iCs/>
                <w:rPrChange w:id="1281" w:author="Frank Seebacher" w:date="2025-07-28T16:00:00Z">
                  <w:rPr>
                    <w:i/>
                    <w:iCs/>
                  </w:rPr>
                </w:rPrChange>
              </w:rPr>
              <w:delText>Syst. Rev.</w:delText>
            </w:r>
            <w:r w:rsidRPr="00582CA2" w:rsidDel="007A395B">
              <w:rPr>
                <w:rPrChange w:id="1282" w:author="Frank Seebacher" w:date="2025-07-28T16:00:00Z">
                  <w:rPr/>
                </w:rPrChange>
              </w:rPr>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283" w:author="Frank Seebacher" w:date="2025-07-23T09:32:00Z"/>
              <w:rPrChange w:id="1284" w:author="Frank Seebacher" w:date="2025-07-28T16:00:00Z">
                <w:rPr>
                  <w:del w:id="1285" w:author="Frank Seebacher" w:date="2025-07-23T09:32:00Z"/>
                </w:rPr>
              </w:rPrChange>
            </w:rPr>
          </w:pPr>
          <w:del w:id="1286" w:author="Frank Seebacher" w:date="2025-07-23T09:32:00Z">
            <w:r w:rsidRPr="00582CA2" w:rsidDel="007A395B">
              <w:rPr>
                <w:rPrChange w:id="1287" w:author="Frank Seebacher" w:date="2025-07-28T16:00:00Z">
                  <w:rPr/>
                </w:rPrChange>
              </w:rPr>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Change w:id="1288" w:author="Frank Seebacher" w:date="2025-07-28T16:00:00Z">
                  <w:rPr>
                    <w:i/>
                    <w:iCs/>
                  </w:rPr>
                </w:rPrChange>
              </w:rPr>
              <w:delText>Environ. Int.</w:delText>
            </w:r>
            <w:r w:rsidRPr="00582CA2" w:rsidDel="007A395B">
              <w:rPr>
                <w:rPrChange w:id="1289" w:author="Frank Seebacher" w:date="2025-07-28T16:00:00Z">
                  <w:rPr/>
                </w:rPrChange>
              </w:rPr>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290" w:author="Frank Seebacher" w:date="2025-07-23T09:32:00Z"/>
              <w:rPrChange w:id="1291" w:author="Frank Seebacher" w:date="2025-07-28T16:00:00Z">
                <w:rPr>
                  <w:del w:id="1292" w:author="Frank Seebacher" w:date="2025-07-23T09:32:00Z"/>
                </w:rPr>
              </w:rPrChange>
            </w:rPr>
          </w:pPr>
          <w:del w:id="1293" w:author="Frank Seebacher" w:date="2025-07-23T09:32:00Z">
            <w:r w:rsidRPr="00582CA2" w:rsidDel="007A395B">
              <w:rPr>
                <w:rPrChange w:id="1294" w:author="Frank Seebacher" w:date="2025-07-28T16:00:00Z">
                  <w:rPr/>
                </w:rPrChange>
              </w:rPr>
              <w:delText xml:space="preserve">Murray, K.O., Clanton, T.L. &amp; Horowitz, M. (2022). Epigenetic responses to heat: From adaptation to maladaptation. </w:delText>
            </w:r>
            <w:r w:rsidRPr="00582CA2" w:rsidDel="007A395B">
              <w:rPr>
                <w:i/>
                <w:iCs/>
                <w:rPrChange w:id="1295" w:author="Frank Seebacher" w:date="2025-07-28T16:00:00Z">
                  <w:rPr>
                    <w:i/>
                    <w:iCs/>
                  </w:rPr>
                </w:rPrChange>
              </w:rPr>
              <w:delText>Exp Physiol</w:delText>
            </w:r>
            <w:r w:rsidRPr="00582CA2" w:rsidDel="007A395B">
              <w:rPr>
                <w:rPrChange w:id="1296" w:author="Frank Seebacher" w:date="2025-07-28T16:00:00Z">
                  <w:rPr/>
                </w:rPrChange>
              </w:rPr>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297" w:author="Frank Seebacher" w:date="2025-07-23T09:32:00Z"/>
              <w:rPrChange w:id="1298" w:author="Frank Seebacher" w:date="2025-07-28T16:00:00Z">
                <w:rPr>
                  <w:del w:id="1299" w:author="Frank Seebacher" w:date="2025-07-23T09:32:00Z"/>
                </w:rPr>
              </w:rPrChange>
            </w:rPr>
          </w:pPr>
          <w:del w:id="1300" w:author="Frank Seebacher" w:date="2025-07-23T09:32:00Z">
            <w:r w:rsidRPr="00582CA2" w:rsidDel="007A395B">
              <w:rPr>
                <w:rPrChange w:id="1301" w:author="Frank Seebacher" w:date="2025-07-28T16:00:00Z">
                  <w:rPr/>
                </w:rPrChange>
              </w:rPr>
              <w:delText xml:space="preserve">Nakagawa, S., Lagisz, M., Jennions, M.D., Koricheva, J., Noble, D.W.A., Parker, T.H., </w:delText>
            </w:r>
            <w:r w:rsidRPr="00582CA2" w:rsidDel="007A395B">
              <w:rPr>
                <w:i/>
                <w:iCs/>
                <w:rPrChange w:id="1302" w:author="Frank Seebacher" w:date="2025-07-28T16:00:00Z">
                  <w:rPr>
                    <w:i/>
                    <w:iCs/>
                  </w:rPr>
                </w:rPrChange>
              </w:rPr>
              <w:delText>et al.</w:delText>
            </w:r>
            <w:r w:rsidRPr="00582CA2" w:rsidDel="007A395B">
              <w:rPr>
                <w:rPrChange w:id="1303" w:author="Frank Seebacher" w:date="2025-07-28T16:00:00Z">
                  <w:rPr/>
                </w:rPrChange>
              </w:rPr>
              <w:delText xml:space="preserve"> (2022a). Methods for testing publication bias in ecological and evolutionary meta‐analyses. </w:delText>
            </w:r>
            <w:r w:rsidRPr="00582CA2" w:rsidDel="007A395B">
              <w:rPr>
                <w:i/>
                <w:iCs/>
                <w:rPrChange w:id="1304" w:author="Frank Seebacher" w:date="2025-07-28T16:00:00Z">
                  <w:rPr>
                    <w:i/>
                    <w:iCs/>
                  </w:rPr>
                </w:rPrChange>
              </w:rPr>
              <w:delText>Methods Ecol. Evol.</w:delText>
            </w:r>
            <w:r w:rsidRPr="00582CA2" w:rsidDel="007A395B">
              <w:rPr>
                <w:rPrChange w:id="1305" w:author="Frank Seebacher" w:date="2025-07-28T16:00:00Z">
                  <w:rPr/>
                </w:rPrChange>
              </w:rPr>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306" w:author="Frank Seebacher" w:date="2025-07-23T09:32:00Z"/>
              <w:rPrChange w:id="1307" w:author="Frank Seebacher" w:date="2025-07-28T16:00:00Z">
                <w:rPr>
                  <w:del w:id="1308" w:author="Frank Seebacher" w:date="2025-07-23T09:32:00Z"/>
                </w:rPr>
              </w:rPrChange>
            </w:rPr>
          </w:pPr>
          <w:del w:id="1309" w:author="Frank Seebacher" w:date="2025-07-23T09:32:00Z">
            <w:r w:rsidRPr="00582CA2" w:rsidDel="007A395B">
              <w:rPr>
                <w:rPrChange w:id="1310" w:author="Frank Seebacher" w:date="2025-07-28T16:00:00Z">
                  <w:rPr/>
                </w:rPrChange>
              </w:rPr>
              <w:delText xml:space="preserve">Nakagawa, S., Lagisz, M., O’Dea, R.E., Pottier, P., Rutkowska, J., Senior, A.M., </w:delText>
            </w:r>
            <w:r w:rsidRPr="00582CA2" w:rsidDel="007A395B">
              <w:rPr>
                <w:i/>
                <w:iCs/>
                <w:rPrChange w:id="1311" w:author="Frank Seebacher" w:date="2025-07-28T16:00:00Z">
                  <w:rPr>
                    <w:i/>
                    <w:iCs/>
                  </w:rPr>
                </w:rPrChange>
              </w:rPr>
              <w:delText>et al.</w:delText>
            </w:r>
            <w:r w:rsidRPr="00582CA2" w:rsidDel="007A395B">
              <w:rPr>
                <w:rPrChange w:id="1312" w:author="Frank Seebacher" w:date="2025-07-28T16:00:00Z">
                  <w:rPr/>
                </w:rPrChange>
              </w:rPr>
              <w:delText xml:space="preserve"> (2023). orchaRd 2.0: An R package for visualising meta‐analyses with orchard plots. </w:delText>
            </w:r>
            <w:r w:rsidRPr="00582CA2" w:rsidDel="007A395B">
              <w:rPr>
                <w:i/>
                <w:iCs/>
                <w:rPrChange w:id="1313" w:author="Frank Seebacher" w:date="2025-07-28T16:00:00Z">
                  <w:rPr>
                    <w:i/>
                    <w:iCs/>
                  </w:rPr>
                </w:rPrChange>
              </w:rPr>
              <w:delText>Methods Ecol. Evol.</w:delText>
            </w:r>
            <w:r w:rsidRPr="00582CA2" w:rsidDel="007A395B">
              <w:rPr>
                <w:rPrChange w:id="1314" w:author="Frank Seebacher" w:date="2025-07-28T16:00:00Z">
                  <w:rPr/>
                </w:rPrChange>
              </w:rPr>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315" w:author="Frank Seebacher" w:date="2025-07-23T09:32:00Z"/>
              <w:rPrChange w:id="1316" w:author="Frank Seebacher" w:date="2025-07-28T16:00:00Z">
                <w:rPr>
                  <w:del w:id="1317" w:author="Frank Seebacher" w:date="2025-07-23T09:32:00Z"/>
                </w:rPr>
              </w:rPrChange>
            </w:rPr>
          </w:pPr>
          <w:del w:id="1318" w:author="Frank Seebacher" w:date="2025-07-23T09:32:00Z">
            <w:r w:rsidRPr="00582CA2" w:rsidDel="007A395B">
              <w:rPr>
                <w:rPrChange w:id="1319" w:author="Frank Seebacher" w:date="2025-07-28T16:00:00Z">
                  <w:rPr/>
                </w:rPrChange>
              </w:rPr>
              <w:delText xml:space="preserve">Nakagawa, S., Noble, D.W.A., Senior, A.M. &amp; Lagisz, M. (2017). Meta-evaluation of meta-analysis: Ten appraisal questions for biologists. </w:delText>
            </w:r>
            <w:r w:rsidRPr="00582CA2" w:rsidDel="007A395B">
              <w:rPr>
                <w:i/>
                <w:iCs/>
                <w:rPrChange w:id="1320" w:author="Frank Seebacher" w:date="2025-07-28T16:00:00Z">
                  <w:rPr>
                    <w:i/>
                    <w:iCs/>
                  </w:rPr>
                </w:rPrChange>
              </w:rPr>
              <w:delText>BMC Biol.</w:delText>
            </w:r>
            <w:r w:rsidRPr="00582CA2" w:rsidDel="007A395B">
              <w:rPr>
                <w:rPrChange w:id="1321" w:author="Frank Seebacher" w:date="2025-07-28T16:00:00Z">
                  <w:rPr/>
                </w:rPrChange>
              </w:rPr>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322" w:author="Frank Seebacher" w:date="2025-07-23T09:32:00Z"/>
              <w:rPrChange w:id="1323" w:author="Frank Seebacher" w:date="2025-07-28T16:00:00Z">
                <w:rPr>
                  <w:del w:id="1324" w:author="Frank Seebacher" w:date="2025-07-23T09:32:00Z"/>
                </w:rPr>
              </w:rPrChange>
            </w:rPr>
          </w:pPr>
          <w:del w:id="1325" w:author="Frank Seebacher" w:date="2025-07-23T09:32:00Z">
            <w:r w:rsidRPr="00582CA2" w:rsidDel="007A395B">
              <w:rPr>
                <w:rPrChange w:id="1326" w:author="Frank Seebacher" w:date="2025-07-28T16:00:00Z">
                  <w:rPr/>
                </w:rPrChange>
              </w:rPr>
              <w:delText xml:space="preserve">Nakagawa, S. &amp; Santos, E.S.A. (2012). Methodological issues and advances in biological meta-analysis. </w:delText>
            </w:r>
            <w:r w:rsidRPr="00582CA2" w:rsidDel="007A395B">
              <w:rPr>
                <w:i/>
                <w:iCs/>
                <w:rPrChange w:id="1327" w:author="Frank Seebacher" w:date="2025-07-28T16:00:00Z">
                  <w:rPr>
                    <w:i/>
                    <w:iCs/>
                  </w:rPr>
                </w:rPrChange>
              </w:rPr>
              <w:delText>Evol. Ecol.</w:delText>
            </w:r>
            <w:r w:rsidRPr="00582CA2" w:rsidDel="007A395B">
              <w:rPr>
                <w:rPrChange w:id="1328" w:author="Frank Seebacher" w:date="2025-07-28T16:00:00Z">
                  <w:rPr/>
                </w:rPrChange>
              </w:rPr>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329" w:author="Frank Seebacher" w:date="2025-07-23T09:32:00Z"/>
              <w:rPrChange w:id="1330" w:author="Frank Seebacher" w:date="2025-07-28T16:00:00Z">
                <w:rPr>
                  <w:del w:id="1331" w:author="Frank Seebacher" w:date="2025-07-23T09:32:00Z"/>
                </w:rPr>
              </w:rPrChange>
            </w:rPr>
          </w:pPr>
          <w:del w:id="1332" w:author="Frank Seebacher" w:date="2025-07-23T09:32:00Z">
            <w:r w:rsidRPr="00582CA2" w:rsidDel="007A395B">
              <w:rPr>
                <w:rPrChange w:id="1333" w:author="Frank Seebacher" w:date="2025-07-28T16:00:00Z">
                  <w:rPr/>
                </w:rPrChange>
              </w:rPr>
              <w:delText xml:space="preserve">Nakagawa, S., Senior, A.M., Viechtbauer, W. &amp; Noble, D.W.A. (2022b). An assessment of statistical methods for non-independent data in ecological meta-analyses: Comment. </w:delText>
            </w:r>
            <w:r w:rsidRPr="00582CA2" w:rsidDel="007A395B">
              <w:rPr>
                <w:i/>
                <w:iCs/>
                <w:rPrChange w:id="1334" w:author="Frank Seebacher" w:date="2025-07-28T16:00:00Z">
                  <w:rPr>
                    <w:i/>
                    <w:iCs/>
                  </w:rPr>
                </w:rPrChange>
              </w:rPr>
              <w:delText>Ecology</w:delText>
            </w:r>
            <w:r w:rsidRPr="00582CA2" w:rsidDel="007A395B">
              <w:rPr>
                <w:rPrChange w:id="1335" w:author="Frank Seebacher" w:date="2025-07-28T16:00:00Z">
                  <w:rPr/>
                </w:rPrChange>
              </w:rPr>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336" w:author="Frank Seebacher" w:date="2025-07-23T09:32:00Z"/>
              <w:rPrChange w:id="1337" w:author="Frank Seebacher" w:date="2025-07-28T16:00:00Z">
                <w:rPr>
                  <w:del w:id="1338" w:author="Frank Seebacher" w:date="2025-07-23T09:32:00Z"/>
                </w:rPr>
              </w:rPrChange>
            </w:rPr>
          </w:pPr>
          <w:del w:id="1339" w:author="Frank Seebacher" w:date="2025-07-23T09:32:00Z">
            <w:r w:rsidRPr="00582CA2" w:rsidDel="007A395B">
              <w:rPr>
                <w:rPrChange w:id="1340" w:author="Frank Seebacher" w:date="2025-07-28T16:00:00Z">
                  <w:rPr/>
                </w:rPrChange>
              </w:rPr>
              <w:delText>Noble, D.W.A., Lagisz, M., O’</w:delText>
            </w:r>
            <w:r w:rsidR="00BE2659" w:rsidRPr="00582CA2" w:rsidDel="007A395B">
              <w:rPr>
                <w:rPrChange w:id="1341" w:author="Frank Seebacher" w:date="2025-07-28T16:00:00Z">
                  <w:rPr/>
                </w:rPrChange>
              </w:rPr>
              <w:delText>D</w:delText>
            </w:r>
            <w:r w:rsidRPr="00582CA2" w:rsidDel="007A395B">
              <w:rPr>
                <w:rPrChange w:id="1342" w:author="Frank Seebacher" w:date="2025-07-28T16:00:00Z">
                  <w:rPr/>
                </w:rPrChange>
              </w:rPr>
              <w:delText xml:space="preserve">ea, R.E. &amp; Nakagawa, S. (2017). Non-independence and sensitivity analyses in ecological and evolutionary meta‐analyses. </w:delText>
            </w:r>
            <w:r w:rsidRPr="00582CA2" w:rsidDel="007A395B">
              <w:rPr>
                <w:i/>
                <w:iCs/>
                <w:rPrChange w:id="1343" w:author="Frank Seebacher" w:date="2025-07-28T16:00:00Z">
                  <w:rPr>
                    <w:i/>
                    <w:iCs/>
                  </w:rPr>
                </w:rPrChange>
              </w:rPr>
              <w:delText>Mol. Ecol.</w:delText>
            </w:r>
            <w:r w:rsidRPr="00582CA2" w:rsidDel="007A395B">
              <w:rPr>
                <w:rPrChange w:id="1344" w:author="Frank Seebacher" w:date="2025-07-28T16:00:00Z">
                  <w:rPr/>
                </w:rPrChange>
              </w:rPr>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345" w:author="Frank Seebacher" w:date="2025-07-23T09:32:00Z"/>
              <w:rPrChange w:id="1346" w:author="Frank Seebacher" w:date="2025-07-28T16:00:00Z">
                <w:rPr>
                  <w:del w:id="1347" w:author="Frank Seebacher" w:date="2025-07-23T09:32:00Z"/>
                </w:rPr>
              </w:rPrChange>
            </w:rPr>
          </w:pPr>
          <w:del w:id="1348" w:author="Frank Seebacher" w:date="2025-07-23T09:32:00Z">
            <w:r w:rsidRPr="00582CA2" w:rsidDel="007A395B">
              <w:rPr>
                <w:rPrChange w:id="1349" w:author="Frank Seebacher" w:date="2025-07-28T16:00:00Z">
                  <w:rPr/>
                </w:rPrChange>
              </w:rPr>
              <w:delText xml:space="preserve">Noble, D.W.A., Pottier, P., Lagisz, M., Burke, S., Drobniak, S.M., O’Dea, R.E., </w:delText>
            </w:r>
            <w:r w:rsidRPr="00582CA2" w:rsidDel="007A395B">
              <w:rPr>
                <w:i/>
                <w:iCs/>
                <w:rPrChange w:id="1350" w:author="Frank Seebacher" w:date="2025-07-28T16:00:00Z">
                  <w:rPr>
                    <w:i/>
                    <w:iCs/>
                  </w:rPr>
                </w:rPrChange>
              </w:rPr>
              <w:delText>et al.</w:delText>
            </w:r>
            <w:r w:rsidRPr="00582CA2" w:rsidDel="007A395B">
              <w:rPr>
                <w:rPrChange w:id="1351" w:author="Frank Seebacher" w:date="2025-07-28T16:00:00Z">
                  <w:rPr/>
                </w:rPrChange>
              </w:rPr>
              <w:delText xml:space="preserve"> (2022). Meta-analytic approaches and effect sizes to account for ‘nuisance heterogeneity’</w:delText>
            </w:r>
            <w:r w:rsidR="00BE2659" w:rsidRPr="00582CA2" w:rsidDel="007A395B">
              <w:rPr>
                <w:rPrChange w:id="1352" w:author="Frank Seebacher" w:date="2025-07-28T16:00:00Z">
                  <w:rPr/>
                </w:rPrChange>
              </w:rPr>
              <w:delText xml:space="preserve"> </w:delText>
            </w:r>
            <w:r w:rsidRPr="00582CA2" w:rsidDel="007A395B">
              <w:rPr>
                <w:rPrChange w:id="1353" w:author="Frank Seebacher" w:date="2025-07-28T16:00:00Z">
                  <w:rPr/>
                </w:rPrChange>
              </w:rPr>
              <w:delText xml:space="preserve">in comparative physiology. </w:delText>
            </w:r>
            <w:r w:rsidRPr="00582CA2" w:rsidDel="007A395B">
              <w:rPr>
                <w:i/>
                <w:iCs/>
                <w:rPrChange w:id="1354" w:author="Frank Seebacher" w:date="2025-07-28T16:00:00Z">
                  <w:rPr>
                    <w:i/>
                    <w:iCs/>
                  </w:rPr>
                </w:rPrChange>
              </w:rPr>
              <w:delText>J. Exp. Biol.</w:delText>
            </w:r>
            <w:r w:rsidRPr="00582CA2" w:rsidDel="007A395B">
              <w:rPr>
                <w:rPrChange w:id="1355" w:author="Frank Seebacher" w:date="2025-07-28T16:00:00Z">
                  <w:rPr/>
                </w:rPrChange>
              </w:rPr>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356" w:author="Frank Seebacher" w:date="2025-07-23T09:32:00Z"/>
              <w:rPrChange w:id="1357" w:author="Frank Seebacher" w:date="2025-07-28T16:00:00Z">
                <w:rPr>
                  <w:del w:id="1358" w:author="Frank Seebacher" w:date="2025-07-23T09:32:00Z"/>
                </w:rPr>
              </w:rPrChange>
            </w:rPr>
          </w:pPr>
          <w:del w:id="1359" w:author="Frank Seebacher" w:date="2025-07-23T09:32:00Z">
            <w:r w:rsidRPr="00582CA2" w:rsidDel="007A395B">
              <w:rPr>
                <w:rPrChange w:id="1360" w:author="Frank Seebacher" w:date="2025-07-28T16:00:00Z">
                  <w:rPr/>
                </w:rPrChange>
              </w:rPr>
              <w:delText xml:space="preserve">Noble, D.W.A., Stenhouse, V. &amp; Schwanz, L.E. (2018). Developmental temperatures and phenotypic plasticity in reptiles: A systematic review and meta‐analysis. </w:delText>
            </w:r>
            <w:r w:rsidRPr="00582CA2" w:rsidDel="007A395B">
              <w:rPr>
                <w:i/>
                <w:iCs/>
                <w:rPrChange w:id="1361" w:author="Frank Seebacher" w:date="2025-07-28T16:00:00Z">
                  <w:rPr>
                    <w:i/>
                    <w:iCs/>
                  </w:rPr>
                </w:rPrChange>
              </w:rPr>
              <w:delText>Biol. Rev.</w:delText>
            </w:r>
            <w:r w:rsidRPr="00582CA2" w:rsidDel="007A395B">
              <w:rPr>
                <w:rPrChange w:id="1362" w:author="Frank Seebacher" w:date="2025-07-28T16:00:00Z">
                  <w:rPr/>
                </w:rPrChange>
              </w:rPr>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363" w:author="Frank Seebacher" w:date="2025-07-23T09:32:00Z"/>
              <w:rPrChange w:id="1364" w:author="Frank Seebacher" w:date="2025-07-28T16:00:00Z">
                <w:rPr>
                  <w:del w:id="1365" w:author="Frank Seebacher" w:date="2025-07-23T09:32:00Z"/>
                </w:rPr>
              </w:rPrChange>
            </w:rPr>
          </w:pPr>
          <w:del w:id="1366" w:author="Frank Seebacher" w:date="2025-07-23T09:32:00Z">
            <w:r w:rsidRPr="00582CA2" w:rsidDel="007A395B">
              <w:rPr>
                <w:rPrChange w:id="1367" w:author="Frank Seebacher" w:date="2025-07-28T16:00:00Z">
                  <w:rPr/>
                </w:rPrChange>
              </w:rPr>
              <w:delText>O’Connor, M.I., Pennell, M.W., Altermatt, F., Matthews, B., Melián, C.J. &amp; Gonzalez, A. (2019). Principl</w:delText>
            </w:r>
            <w:r w:rsidR="00BE2659" w:rsidRPr="00582CA2" w:rsidDel="007A395B">
              <w:rPr>
                <w:rPrChange w:id="1368" w:author="Frank Seebacher" w:date="2025-07-28T16:00:00Z">
                  <w:rPr/>
                </w:rPrChange>
              </w:rPr>
              <w:delText>es of ecology revisited: integrating information and ecological theories for a more unified sc</w:delText>
            </w:r>
            <w:r w:rsidRPr="00582CA2" w:rsidDel="007A395B">
              <w:rPr>
                <w:rPrChange w:id="1369" w:author="Frank Seebacher" w:date="2025-07-28T16:00:00Z">
                  <w:rPr/>
                </w:rPrChange>
              </w:rPr>
              <w:delText xml:space="preserve">ience. </w:delText>
            </w:r>
            <w:r w:rsidRPr="00582CA2" w:rsidDel="007A395B">
              <w:rPr>
                <w:i/>
                <w:iCs/>
                <w:rPrChange w:id="1370" w:author="Frank Seebacher" w:date="2025-07-28T16:00:00Z">
                  <w:rPr>
                    <w:i/>
                    <w:iCs/>
                  </w:rPr>
                </w:rPrChange>
              </w:rPr>
              <w:delText>Front. Ecol. Evol.</w:delText>
            </w:r>
            <w:r w:rsidRPr="00582CA2" w:rsidDel="007A395B">
              <w:rPr>
                <w:rPrChange w:id="1371" w:author="Frank Seebacher" w:date="2025-07-28T16:00:00Z">
                  <w:rPr/>
                </w:rPrChange>
              </w:rPr>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372" w:author="Frank Seebacher" w:date="2025-07-23T09:32:00Z"/>
              <w:rPrChange w:id="1373" w:author="Frank Seebacher" w:date="2025-07-28T16:00:00Z">
                <w:rPr>
                  <w:del w:id="1374" w:author="Frank Seebacher" w:date="2025-07-23T09:32:00Z"/>
                </w:rPr>
              </w:rPrChange>
            </w:rPr>
          </w:pPr>
          <w:del w:id="1375" w:author="Frank Seebacher" w:date="2025-07-23T09:32:00Z">
            <w:r w:rsidRPr="00582CA2" w:rsidDel="007A395B">
              <w:rPr>
                <w:rPrChange w:id="1376" w:author="Frank Seebacher" w:date="2025-07-28T16:00:00Z">
                  <w:rPr/>
                </w:rPrChange>
              </w:rPr>
              <w:delText xml:space="preserve">O’Dea, R.E., Lagisz, M., Jennions, M.D., Koricheva, J., Noble, D.W.A., Parker, T.H., </w:delText>
            </w:r>
            <w:r w:rsidRPr="00582CA2" w:rsidDel="007A395B">
              <w:rPr>
                <w:i/>
                <w:iCs/>
                <w:rPrChange w:id="1377" w:author="Frank Seebacher" w:date="2025-07-28T16:00:00Z">
                  <w:rPr>
                    <w:i/>
                    <w:iCs/>
                  </w:rPr>
                </w:rPrChange>
              </w:rPr>
              <w:delText>et al.</w:delText>
            </w:r>
            <w:r w:rsidRPr="00582CA2" w:rsidDel="007A395B">
              <w:rPr>
                <w:rPrChange w:id="1378" w:author="Frank Seebacher" w:date="2025-07-28T16:00:00Z">
                  <w:rPr/>
                </w:rPrChange>
              </w:rPr>
              <w:delText xml:space="preserve"> (2021). Preferred reporting items for systematic reviews and meta‐analyses in ecology and evolutionary biology: A PRISMA extension. </w:delText>
            </w:r>
            <w:r w:rsidRPr="00582CA2" w:rsidDel="007A395B">
              <w:rPr>
                <w:i/>
                <w:iCs/>
                <w:rPrChange w:id="1379" w:author="Frank Seebacher" w:date="2025-07-28T16:00:00Z">
                  <w:rPr>
                    <w:i/>
                    <w:iCs/>
                  </w:rPr>
                </w:rPrChange>
              </w:rPr>
              <w:delText>Biol. Rev.</w:delText>
            </w:r>
            <w:r w:rsidRPr="00582CA2" w:rsidDel="007A395B">
              <w:rPr>
                <w:rPrChange w:id="1380" w:author="Frank Seebacher" w:date="2025-07-28T16:00:00Z">
                  <w:rPr/>
                </w:rPrChange>
              </w:rPr>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381" w:author="Frank Seebacher" w:date="2025-07-23T09:32:00Z"/>
              <w:rPrChange w:id="1382" w:author="Frank Seebacher" w:date="2025-07-28T16:00:00Z">
                <w:rPr>
                  <w:del w:id="1383" w:author="Frank Seebacher" w:date="2025-07-23T09:32:00Z"/>
                </w:rPr>
              </w:rPrChange>
            </w:rPr>
          </w:pPr>
          <w:del w:id="1384" w:author="Frank Seebacher" w:date="2025-07-23T09:32:00Z">
            <w:r w:rsidRPr="00582CA2" w:rsidDel="007A395B">
              <w:rPr>
                <w:rPrChange w:id="1385" w:author="Frank Seebacher" w:date="2025-07-28T16:00:00Z">
                  <w:rPr/>
                </w:rPrChange>
              </w:rPr>
              <w:delText xml:space="preserve">Ouzzani, M., Hammady, H., Fedorowicz, Z. &amp; Elmagarmid, A. (2016). Rayyan - A web and mobile app for systematic reviews. </w:delText>
            </w:r>
            <w:r w:rsidRPr="00582CA2" w:rsidDel="007A395B">
              <w:rPr>
                <w:i/>
                <w:iCs/>
                <w:rPrChange w:id="1386" w:author="Frank Seebacher" w:date="2025-07-28T16:00:00Z">
                  <w:rPr>
                    <w:i/>
                    <w:iCs/>
                  </w:rPr>
                </w:rPrChange>
              </w:rPr>
              <w:delText>Syst. Rev.</w:delText>
            </w:r>
            <w:r w:rsidRPr="00582CA2" w:rsidDel="007A395B">
              <w:rPr>
                <w:rPrChange w:id="1387" w:author="Frank Seebacher" w:date="2025-07-28T16:00:00Z">
                  <w:rPr/>
                </w:rPrChange>
              </w:rPr>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388" w:author="Frank Seebacher" w:date="2025-07-23T09:32:00Z"/>
              <w:rPrChange w:id="1389" w:author="Frank Seebacher" w:date="2025-07-28T16:00:00Z">
                <w:rPr>
                  <w:del w:id="1390" w:author="Frank Seebacher" w:date="2025-07-23T09:32:00Z"/>
                </w:rPr>
              </w:rPrChange>
            </w:rPr>
          </w:pPr>
          <w:del w:id="1391" w:author="Frank Seebacher" w:date="2025-07-23T09:32:00Z">
            <w:r w:rsidRPr="00582CA2" w:rsidDel="007A395B">
              <w:rPr>
                <w:rPrChange w:id="1392" w:author="Frank Seebacher" w:date="2025-07-28T16:00:00Z">
                  <w:rPr/>
                </w:rPrChange>
              </w:rPr>
              <w:delText xml:space="preserve">Paradis, E. &amp; Schliep, K. (2018). ape 5.0: an environment for modern phylogenetics and evolutionary analyses in R. </w:delText>
            </w:r>
            <w:r w:rsidRPr="00582CA2" w:rsidDel="007A395B">
              <w:rPr>
                <w:i/>
                <w:iCs/>
                <w:rPrChange w:id="1393" w:author="Frank Seebacher" w:date="2025-07-28T16:00:00Z">
                  <w:rPr>
                    <w:i/>
                    <w:iCs/>
                  </w:rPr>
                </w:rPrChange>
              </w:rPr>
              <w:delText>Bioinformatics</w:delText>
            </w:r>
            <w:r w:rsidRPr="00582CA2" w:rsidDel="007A395B">
              <w:rPr>
                <w:rPrChange w:id="1394" w:author="Frank Seebacher" w:date="2025-07-28T16:00:00Z">
                  <w:rPr/>
                </w:rPrChange>
              </w:rPr>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395" w:author="Frank Seebacher" w:date="2025-07-23T09:32:00Z"/>
              <w:rPrChange w:id="1396" w:author="Frank Seebacher" w:date="2025-07-28T16:00:00Z">
                <w:rPr>
                  <w:del w:id="1397" w:author="Frank Seebacher" w:date="2025-07-23T09:32:00Z"/>
                </w:rPr>
              </w:rPrChange>
            </w:rPr>
          </w:pPr>
          <w:del w:id="1398" w:author="Frank Seebacher" w:date="2025-07-23T09:32:00Z">
            <w:r w:rsidRPr="00582CA2" w:rsidDel="007A395B">
              <w:rPr>
                <w:rPrChange w:id="1399" w:author="Frank Seebacher" w:date="2025-07-28T16:00:00Z">
                  <w:rPr/>
                </w:rPrChange>
              </w:rPr>
              <w:delText xml:space="preserve">Pfab, F., Gabriel, W. &amp; Utz, M. (2016). Reversible phenotypic plasticity with continuous adaptation. </w:delText>
            </w:r>
            <w:r w:rsidRPr="00582CA2" w:rsidDel="007A395B">
              <w:rPr>
                <w:i/>
                <w:iCs/>
                <w:rPrChange w:id="1400" w:author="Frank Seebacher" w:date="2025-07-28T16:00:00Z">
                  <w:rPr>
                    <w:i/>
                    <w:iCs/>
                  </w:rPr>
                </w:rPrChange>
              </w:rPr>
              <w:delText>J. Math. Biol.</w:delText>
            </w:r>
            <w:r w:rsidRPr="00582CA2" w:rsidDel="007A395B">
              <w:rPr>
                <w:rPrChange w:id="1401" w:author="Frank Seebacher" w:date="2025-07-28T16:00:00Z">
                  <w:rPr/>
                </w:rPrChange>
              </w:rPr>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402" w:author="Frank Seebacher" w:date="2025-07-23T09:32:00Z"/>
              <w:rPrChange w:id="1403" w:author="Frank Seebacher" w:date="2025-07-28T16:00:00Z">
                <w:rPr>
                  <w:del w:id="1404" w:author="Frank Seebacher" w:date="2025-07-23T09:32:00Z"/>
                </w:rPr>
              </w:rPrChange>
            </w:rPr>
          </w:pPr>
          <w:del w:id="1405" w:author="Frank Seebacher" w:date="2025-07-23T09:32:00Z">
            <w:r w:rsidRPr="00582CA2" w:rsidDel="007A395B">
              <w:rPr>
                <w:rPrChange w:id="1406" w:author="Frank Seebacher" w:date="2025-07-28T16:00:00Z">
                  <w:rPr/>
                </w:rPrChange>
              </w:rPr>
              <w:delText xml:space="preserve">Pick, J.L., Nakagawa, S. &amp; Noble, D.W.A. (2019). Reproducible, flexible and high‐throughput data extraction from primary literature: The metaDigitise </w:delText>
            </w:r>
            <w:r w:rsidR="00632666" w:rsidRPr="00582CA2" w:rsidDel="007A395B">
              <w:rPr>
                <w:rPrChange w:id="1407" w:author="Frank Seebacher" w:date="2025-07-28T16:00:00Z">
                  <w:rPr/>
                </w:rPrChange>
              </w:rPr>
              <w:delText>R</w:delText>
            </w:r>
            <w:r w:rsidRPr="00582CA2" w:rsidDel="007A395B">
              <w:rPr>
                <w:rPrChange w:id="1408" w:author="Frank Seebacher" w:date="2025-07-28T16:00:00Z">
                  <w:rPr/>
                </w:rPrChange>
              </w:rPr>
              <w:delText xml:space="preserve"> package. </w:delText>
            </w:r>
            <w:r w:rsidRPr="00582CA2" w:rsidDel="007A395B">
              <w:rPr>
                <w:i/>
                <w:iCs/>
                <w:rPrChange w:id="1409" w:author="Frank Seebacher" w:date="2025-07-28T16:00:00Z">
                  <w:rPr>
                    <w:i/>
                    <w:iCs/>
                  </w:rPr>
                </w:rPrChange>
              </w:rPr>
              <w:delText>Methods Ecol. Evol.</w:delText>
            </w:r>
            <w:r w:rsidRPr="00582CA2" w:rsidDel="007A395B">
              <w:rPr>
                <w:rPrChange w:id="1410" w:author="Frank Seebacher" w:date="2025-07-28T16:00:00Z">
                  <w:rPr/>
                </w:rPrChange>
              </w:rPr>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411" w:author="Frank Seebacher" w:date="2025-07-23T09:32:00Z"/>
              <w:rPrChange w:id="1412" w:author="Frank Seebacher" w:date="2025-07-28T16:00:00Z">
                <w:rPr>
                  <w:del w:id="1413" w:author="Frank Seebacher" w:date="2025-07-23T09:32:00Z"/>
                </w:rPr>
              </w:rPrChange>
            </w:rPr>
          </w:pPr>
          <w:del w:id="1414" w:author="Frank Seebacher" w:date="2025-07-23T09:32:00Z">
            <w:r w:rsidRPr="00582CA2" w:rsidDel="007A395B">
              <w:rPr>
                <w:rPrChange w:id="1415" w:author="Frank Seebacher" w:date="2025-07-28T16:00:00Z">
                  <w:rPr/>
                </w:rPrChange>
              </w:rPr>
              <w:delText xml:space="preserve">Pottier, P., Burke, S., Drobniak, S.M., Lagisz, M. &amp; Nakagawa, S. (2021). Sexual (in) equality? A meta‐analysis of sex differences in thermal acclimation capacity across ectotherms. </w:delText>
            </w:r>
            <w:r w:rsidRPr="00582CA2" w:rsidDel="007A395B">
              <w:rPr>
                <w:i/>
                <w:iCs/>
                <w:rPrChange w:id="1416" w:author="Frank Seebacher" w:date="2025-07-28T16:00:00Z">
                  <w:rPr>
                    <w:i/>
                    <w:iCs/>
                  </w:rPr>
                </w:rPrChange>
              </w:rPr>
              <w:delText>Funct. Ecol.</w:delText>
            </w:r>
            <w:r w:rsidRPr="00582CA2" w:rsidDel="007A395B">
              <w:rPr>
                <w:rPrChange w:id="1417" w:author="Frank Seebacher" w:date="2025-07-28T16:00:00Z">
                  <w:rPr/>
                </w:rPrChange>
              </w:rPr>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418" w:author="Frank Seebacher" w:date="2025-07-23T09:32:00Z"/>
              <w:rPrChange w:id="1419" w:author="Frank Seebacher" w:date="2025-07-28T16:00:00Z">
                <w:rPr>
                  <w:del w:id="1420" w:author="Frank Seebacher" w:date="2025-07-23T09:32:00Z"/>
                </w:rPr>
              </w:rPrChange>
            </w:rPr>
          </w:pPr>
          <w:del w:id="1421" w:author="Frank Seebacher" w:date="2025-07-23T09:32:00Z">
            <w:r w:rsidRPr="00582CA2" w:rsidDel="007A395B">
              <w:rPr>
                <w:rPrChange w:id="1422" w:author="Frank Seebacher" w:date="2025-07-28T16:00:00Z">
                  <w:rPr/>
                </w:rPrChange>
              </w:rPr>
              <w:delText xml:space="preserve">Pustejovsky, J.E. (2018). Using response ratios for meta-analyzing single-case designs with behavioral outcomes. </w:delText>
            </w:r>
            <w:r w:rsidRPr="00582CA2" w:rsidDel="007A395B">
              <w:rPr>
                <w:i/>
                <w:iCs/>
                <w:rPrChange w:id="1423" w:author="Frank Seebacher" w:date="2025-07-28T16:00:00Z">
                  <w:rPr>
                    <w:i/>
                    <w:iCs/>
                  </w:rPr>
                </w:rPrChange>
              </w:rPr>
              <w:delText>J. Sch. Psychol.</w:delText>
            </w:r>
            <w:r w:rsidRPr="00582CA2" w:rsidDel="007A395B">
              <w:rPr>
                <w:rPrChange w:id="1424" w:author="Frank Seebacher" w:date="2025-07-28T16:00:00Z">
                  <w:rPr/>
                </w:rPrChange>
              </w:rPr>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425" w:author="Frank Seebacher" w:date="2025-07-23T09:32:00Z"/>
              <w:rPrChange w:id="1426" w:author="Frank Seebacher" w:date="2025-07-28T16:00:00Z">
                <w:rPr>
                  <w:del w:id="1427" w:author="Frank Seebacher" w:date="2025-07-23T09:32:00Z"/>
                </w:rPr>
              </w:rPrChange>
            </w:rPr>
          </w:pPr>
          <w:del w:id="1428" w:author="Frank Seebacher" w:date="2025-07-23T09:32:00Z">
            <w:r w:rsidRPr="00582CA2" w:rsidDel="007A395B">
              <w:rPr>
                <w:rPrChange w:id="1429" w:author="Frank Seebacher" w:date="2025-07-28T16:00:00Z">
                  <w:rPr/>
                </w:rPrChange>
              </w:rPr>
              <w:delText xml:space="preserve">Quinn, G.P. &amp; Keough, M.J. (2002). </w:delText>
            </w:r>
            <w:r w:rsidRPr="00582CA2" w:rsidDel="007A395B">
              <w:rPr>
                <w:i/>
                <w:iCs/>
                <w:rPrChange w:id="1430" w:author="Frank Seebacher" w:date="2025-07-28T16:00:00Z">
                  <w:rPr>
                    <w:i/>
                    <w:iCs/>
                  </w:rPr>
                </w:rPrChange>
              </w:rPr>
              <w:delText>Experimental design and data analysis for biologists</w:delText>
            </w:r>
            <w:r w:rsidRPr="00582CA2" w:rsidDel="007A395B">
              <w:rPr>
                <w:rPrChange w:id="1431" w:author="Frank Seebacher" w:date="2025-07-28T16:00:00Z">
                  <w:rPr/>
                </w:rPrChange>
              </w:rPr>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432" w:author="Frank Seebacher" w:date="2025-07-23T09:32:00Z"/>
              <w:rPrChange w:id="1433" w:author="Frank Seebacher" w:date="2025-07-28T16:00:00Z">
                <w:rPr>
                  <w:del w:id="1434" w:author="Frank Seebacher" w:date="2025-07-23T09:32:00Z"/>
                </w:rPr>
              </w:rPrChange>
            </w:rPr>
          </w:pPr>
          <w:del w:id="1435" w:author="Frank Seebacher" w:date="2025-07-23T09:32:00Z">
            <w:r w:rsidRPr="00582CA2" w:rsidDel="007A395B">
              <w:rPr>
                <w:rPrChange w:id="1436" w:author="Frank Seebacher" w:date="2025-07-28T16:00:00Z">
                  <w:rPr/>
                </w:rPrChange>
              </w:rPr>
              <w:delText xml:space="preserve">Raynal, R.S., Noble, D.W.A., Riley, J.L., Senior, A.M., Warner, D.A., While, G.M., </w:delText>
            </w:r>
            <w:r w:rsidRPr="00582CA2" w:rsidDel="007A395B">
              <w:rPr>
                <w:i/>
                <w:iCs/>
                <w:rPrChange w:id="1437" w:author="Frank Seebacher" w:date="2025-07-28T16:00:00Z">
                  <w:rPr>
                    <w:i/>
                    <w:iCs/>
                  </w:rPr>
                </w:rPrChange>
              </w:rPr>
              <w:delText>et al.</w:delText>
            </w:r>
            <w:r w:rsidRPr="00582CA2" w:rsidDel="007A395B">
              <w:rPr>
                <w:rPrChange w:id="1438" w:author="Frank Seebacher" w:date="2025-07-28T16:00:00Z">
                  <w:rPr/>
                </w:rPrChange>
              </w:rPr>
              <w:delText xml:space="preserve"> (2022). Impact of fluctuating developmental temperatures on phenotypic traits in reptiles: A meta-analysis. </w:delText>
            </w:r>
            <w:r w:rsidRPr="00582CA2" w:rsidDel="007A395B">
              <w:rPr>
                <w:i/>
                <w:iCs/>
                <w:rPrChange w:id="1439" w:author="Frank Seebacher" w:date="2025-07-28T16:00:00Z">
                  <w:rPr>
                    <w:i/>
                    <w:iCs/>
                  </w:rPr>
                </w:rPrChange>
              </w:rPr>
              <w:delText>J. Exp. Biol.</w:delText>
            </w:r>
            <w:r w:rsidRPr="00582CA2" w:rsidDel="007A395B">
              <w:rPr>
                <w:rPrChange w:id="1440" w:author="Frank Seebacher" w:date="2025-07-28T16:00:00Z">
                  <w:rPr/>
                </w:rPrChange>
              </w:rPr>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441" w:author="Frank Seebacher" w:date="2025-07-23T09:32:00Z"/>
              <w:rPrChange w:id="1442" w:author="Frank Seebacher" w:date="2025-07-28T16:00:00Z">
                <w:rPr>
                  <w:del w:id="1443" w:author="Frank Seebacher" w:date="2025-07-23T09:32:00Z"/>
                </w:rPr>
              </w:rPrChange>
            </w:rPr>
          </w:pPr>
          <w:del w:id="1444" w:author="Frank Seebacher" w:date="2025-07-23T09:32:00Z">
            <w:r w:rsidRPr="00582CA2" w:rsidDel="007A395B">
              <w:rPr>
                <w:rPrChange w:id="1445" w:author="Frank Seebacher" w:date="2025-07-28T16:00:00Z">
                  <w:rPr/>
                </w:rPrChange>
              </w:rPr>
              <w:delText xml:space="preserve">Schulte, P.M. (2014). What is environmental stress? Insights from fish living in a variable environment. </w:delText>
            </w:r>
            <w:r w:rsidRPr="00582CA2" w:rsidDel="007A395B">
              <w:rPr>
                <w:i/>
                <w:iCs/>
                <w:rPrChange w:id="1446" w:author="Frank Seebacher" w:date="2025-07-28T16:00:00Z">
                  <w:rPr>
                    <w:i/>
                    <w:iCs/>
                  </w:rPr>
                </w:rPrChange>
              </w:rPr>
              <w:delText>J. Exp. Biol.</w:delText>
            </w:r>
            <w:r w:rsidRPr="00582CA2" w:rsidDel="007A395B">
              <w:rPr>
                <w:rPrChange w:id="1447" w:author="Frank Seebacher" w:date="2025-07-28T16:00:00Z">
                  <w:rPr/>
                </w:rPrChange>
              </w:rPr>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448" w:author="Frank Seebacher" w:date="2025-07-23T09:32:00Z"/>
              <w:rPrChange w:id="1449" w:author="Frank Seebacher" w:date="2025-07-28T16:00:00Z">
                <w:rPr>
                  <w:del w:id="1450" w:author="Frank Seebacher" w:date="2025-07-23T09:32:00Z"/>
                </w:rPr>
              </w:rPrChange>
            </w:rPr>
          </w:pPr>
          <w:del w:id="1451" w:author="Frank Seebacher" w:date="2025-07-23T09:32:00Z">
            <w:r w:rsidRPr="00582CA2" w:rsidDel="007A395B">
              <w:rPr>
                <w:rPrChange w:id="1452" w:author="Frank Seebacher" w:date="2025-07-28T16:00:00Z">
                  <w:rPr/>
                </w:rPrChange>
              </w:rPr>
              <w:delText xml:space="preserve">Seebacher, F., White, C.R. &amp; Franklin, C.E. (2015). Physiological plasticity increases resilience of ectothermic animals to climate change. </w:delText>
            </w:r>
            <w:r w:rsidRPr="00582CA2" w:rsidDel="007A395B">
              <w:rPr>
                <w:i/>
                <w:iCs/>
                <w:rPrChange w:id="1453" w:author="Frank Seebacher" w:date="2025-07-28T16:00:00Z">
                  <w:rPr>
                    <w:i/>
                    <w:iCs/>
                  </w:rPr>
                </w:rPrChange>
              </w:rPr>
              <w:delText>Nat. Clim. Chang.</w:delText>
            </w:r>
            <w:r w:rsidRPr="00582CA2" w:rsidDel="007A395B">
              <w:rPr>
                <w:rPrChange w:id="1454" w:author="Frank Seebacher" w:date="2025-07-28T16:00:00Z">
                  <w:rPr/>
                </w:rPrChange>
              </w:rPr>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455" w:author="Frank Seebacher" w:date="2025-07-23T09:32:00Z"/>
              <w:rPrChange w:id="1456" w:author="Frank Seebacher" w:date="2025-07-28T16:00:00Z">
                <w:rPr>
                  <w:del w:id="1457" w:author="Frank Seebacher" w:date="2025-07-23T09:32:00Z"/>
                </w:rPr>
              </w:rPrChange>
            </w:rPr>
          </w:pPr>
          <w:del w:id="1458" w:author="Frank Seebacher" w:date="2025-07-23T09:32:00Z">
            <w:r w:rsidRPr="00582CA2" w:rsidDel="007A395B">
              <w:rPr>
                <w:rPrChange w:id="1459" w:author="Frank Seebacher" w:date="2025-07-28T16:00:00Z">
                  <w:rPr/>
                </w:rPrChange>
              </w:rPr>
              <w:delText>Senior, A.M., Grueber, C.E., Kamiya, T., Lagisz, M., O’</w:delText>
            </w:r>
            <w:r w:rsidR="00632666" w:rsidRPr="00582CA2" w:rsidDel="007A395B">
              <w:rPr>
                <w:rPrChange w:id="1460" w:author="Frank Seebacher" w:date="2025-07-28T16:00:00Z">
                  <w:rPr/>
                </w:rPrChange>
              </w:rPr>
              <w:delText>D</w:delText>
            </w:r>
            <w:r w:rsidRPr="00582CA2" w:rsidDel="007A395B">
              <w:rPr>
                <w:rPrChange w:id="1461" w:author="Frank Seebacher" w:date="2025-07-28T16:00:00Z">
                  <w:rPr/>
                </w:rPrChange>
              </w:rPr>
              <w:delText xml:space="preserve">wyer, K., Santos, E.S.A., </w:delText>
            </w:r>
            <w:r w:rsidRPr="00582CA2" w:rsidDel="007A395B">
              <w:rPr>
                <w:i/>
                <w:iCs/>
                <w:rPrChange w:id="1462" w:author="Frank Seebacher" w:date="2025-07-28T16:00:00Z">
                  <w:rPr>
                    <w:i/>
                    <w:iCs/>
                  </w:rPr>
                </w:rPrChange>
              </w:rPr>
              <w:delText>et al.</w:delText>
            </w:r>
            <w:r w:rsidRPr="00582CA2" w:rsidDel="007A395B">
              <w:rPr>
                <w:rPrChange w:id="1463" w:author="Frank Seebacher" w:date="2025-07-28T16:00:00Z">
                  <w:rPr/>
                </w:rPrChange>
              </w:rPr>
              <w:delText xml:space="preserve"> (2016). Heterogeneity in ecological and evolutionary meta‐analyses: Its magnitude and implications. </w:delText>
            </w:r>
            <w:r w:rsidRPr="00582CA2" w:rsidDel="007A395B">
              <w:rPr>
                <w:i/>
                <w:iCs/>
                <w:rPrChange w:id="1464" w:author="Frank Seebacher" w:date="2025-07-28T16:00:00Z">
                  <w:rPr>
                    <w:i/>
                    <w:iCs/>
                  </w:rPr>
                </w:rPrChange>
              </w:rPr>
              <w:delText>Ecology</w:delText>
            </w:r>
            <w:r w:rsidRPr="00582CA2" w:rsidDel="007A395B">
              <w:rPr>
                <w:rPrChange w:id="1465" w:author="Frank Seebacher" w:date="2025-07-28T16:00:00Z">
                  <w:rPr/>
                </w:rPrChange>
              </w:rPr>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466" w:author="Frank Seebacher" w:date="2025-07-23T09:32:00Z"/>
              <w:rPrChange w:id="1467" w:author="Frank Seebacher" w:date="2025-07-28T16:00:00Z">
                <w:rPr>
                  <w:del w:id="1468" w:author="Frank Seebacher" w:date="2025-07-23T09:32:00Z"/>
                </w:rPr>
              </w:rPrChange>
            </w:rPr>
          </w:pPr>
          <w:del w:id="1469" w:author="Frank Seebacher" w:date="2025-07-23T09:32:00Z">
            <w:r w:rsidRPr="00582CA2" w:rsidDel="007A395B">
              <w:rPr>
                <w:rPrChange w:id="1470" w:author="Frank Seebacher" w:date="2025-07-28T16:00:00Z">
                  <w:rPr/>
                </w:rPrChange>
              </w:rPr>
              <w:delText xml:space="preserve">Sterne, J.A.C., Becker, B.J. &amp; Egger, M. (2005). The funnel plot. </w:delText>
            </w:r>
            <w:r w:rsidR="00604808" w:rsidRPr="00582CA2" w:rsidDel="007A395B">
              <w:rPr>
                <w:rPrChange w:id="1471" w:author="Frank Seebacher" w:date="2025-07-28T16:00:00Z">
                  <w:rPr/>
                </w:rPrChange>
              </w:rPr>
              <w:delText xml:space="preserve">In </w:delText>
            </w:r>
            <w:r w:rsidRPr="00582CA2" w:rsidDel="007A395B">
              <w:rPr>
                <w:i/>
                <w:iCs/>
                <w:rPrChange w:id="1472" w:author="Frank Seebacher" w:date="2025-07-28T16:00:00Z">
                  <w:rPr>
                    <w:i/>
                    <w:iCs/>
                  </w:rPr>
                </w:rPrChange>
              </w:rPr>
              <w:delText>Publication Bias in Meta‐Analysis: Prevention, Assessment and Adjustments</w:delText>
            </w:r>
            <w:r w:rsidR="00604808" w:rsidRPr="00582CA2" w:rsidDel="007A395B">
              <w:rPr>
                <w:rPrChange w:id="1473" w:author="Frank Seebacher" w:date="2025-07-28T16:00:00Z">
                  <w:rPr/>
                </w:rPrChange>
              </w:rPr>
              <w:delText xml:space="preserve"> (H.R. Rothstein, A.J. Sutto, M. Egger eds.), pp. 73-98. John Wiley &amp; Sons, New York</w:delText>
            </w:r>
            <w:r w:rsidR="00DD1C77" w:rsidRPr="00582CA2" w:rsidDel="007A395B">
              <w:rPr>
                <w:rPrChange w:id="1474" w:author="Frank Seebacher" w:date="2025-07-28T16:00:00Z">
                  <w:rPr/>
                </w:rPrChange>
              </w:rPr>
              <w:delText>.</w:delText>
            </w:r>
            <w:r w:rsidRPr="00582CA2" w:rsidDel="007A395B">
              <w:rPr>
                <w:rPrChange w:id="1475" w:author="Frank Seebacher" w:date="2025-07-28T16:00:00Z">
                  <w:rPr/>
                </w:rPrChange>
              </w:rPr>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476" w:author="Frank Seebacher" w:date="2025-07-23T09:32:00Z"/>
              <w:rPrChange w:id="1477" w:author="Frank Seebacher" w:date="2025-07-28T16:00:00Z">
                <w:rPr>
                  <w:del w:id="1478" w:author="Frank Seebacher" w:date="2025-07-23T09:32:00Z"/>
                </w:rPr>
              </w:rPrChange>
            </w:rPr>
          </w:pPr>
          <w:del w:id="1479" w:author="Frank Seebacher" w:date="2025-07-23T09:32:00Z">
            <w:r w:rsidRPr="00582CA2" w:rsidDel="007A395B">
              <w:rPr>
                <w:rPrChange w:id="1480" w:author="Frank Seebacher" w:date="2025-07-28T16:00:00Z">
                  <w:rPr/>
                </w:rPrChange>
              </w:rPr>
              <w:delText xml:space="preserve">Stocker, C.W., Bamford, S.M., Jahn, M., Mazué, G.P.F., Pettersen, A.K., Ritchie, D., </w:delText>
            </w:r>
            <w:r w:rsidRPr="00582CA2" w:rsidDel="007A395B">
              <w:rPr>
                <w:i/>
                <w:iCs/>
                <w:rPrChange w:id="1481" w:author="Frank Seebacher" w:date="2025-07-28T16:00:00Z">
                  <w:rPr>
                    <w:i/>
                    <w:iCs/>
                  </w:rPr>
                </w:rPrChange>
              </w:rPr>
              <w:delText>et al.</w:delText>
            </w:r>
            <w:r w:rsidRPr="00582CA2" w:rsidDel="007A395B">
              <w:rPr>
                <w:rPrChange w:id="1482" w:author="Frank Seebacher" w:date="2025-07-28T16:00:00Z">
                  <w:rPr/>
                </w:rPrChange>
              </w:rPr>
              <w:delText xml:space="preserve"> (2024). The Ef</w:delText>
            </w:r>
            <w:r w:rsidR="00DD1C77" w:rsidRPr="00582CA2" w:rsidDel="007A395B">
              <w:rPr>
                <w:rPrChange w:id="1483" w:author="Frank Seebacher" w:date="2025-07-28T16:00:00Z">
                  <w:rPr/>
                </w:rPrChange>
              </w:rPr>
              <w:delText>fect of temperature variability on biological responses of ectothermic animals—A meta‐an</w:delText>
            </w:r>
            <w:r w:rsidRPr="00582CA2" w:rsidDel="007A395B">
              <w:rPr>
                <w:rPrChange w:id="1484" w:author="Frank Seebacher" w:date="2025-07-28T16:00:00Z">
                  <w:rPr/>
                </w:rPrChange>
              </w:rPr>
              <w:delText xml:space="preserve">alysis. </w:delText>
            </w:r>
            <w:r w:rsidRPr="00582CA2" w:rsidDel="007A395B">
              <w:rPr>
                <w:i/>
                <w:iCs/>
                <w:rPrChange w:id="1485" w:author="Frank Seebacher" w:date="2025-07-28T16:00:00Z">
                  <w:rPr>
                    <w:i/>
                    <w:iCs/>
                  </w:rPr>
                </w:rPrChange>
              </w:rPr>
              <w:delText>Ecol. Lett.</w:delText>
            </w:r>
            <w:r w:rsidRPr="00582CA2" w:rsidDel="007A395B">
              <w:rPr>
                <w:rPrChange w:id="1486" w:author="Frank Seebacher" w:date="2025-07-28T16:00:00Z">
                  <w:rPr/>
                </w:rPrChange>
              </w:rPr>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487" w:author="Frank Seebacher" w:date="2025-07-23T09:32:00Z"/>
              <w:rPrChange w:id="1488" w:author="Frank Seebacher" w:date="2025-07-28T16:00:00Z">
                <w:rPr>
                  <w:del w:id="1489" w:author="Frank Seebacher" w:date="2025-07-23T09:32:00Z"/>
                </w:rPr>
              </w:rPrChange>
            </w:rPr>
          </w:pPr>
          <w:del w:id="1490" w:author="Frank Seebacher" w:date="2025-07-23T09:32:00Z">
            <w:r w:rsidRPr="00582CA2" w:rsidDel="007A395B">
              <w:rPr>
                <w:rPrChange w:id="1491" w:author="Frank Seebacher" w:date="2025-07-28T16:00:00Z">
                  <w:rPr/>
                </w:rPrChange>
              </w:rPr>
              <w:delText xml:space="preserve">Stoks, R., Verheyen, J., Dievel, M.V. &amp; Tüzün, N. (2017). Daily temperature variation and extreme high temperatures drive performance and biotic interactions in a warming world. </w:delText>
            </w:r>
            <w:r w:rsidRPr="00582CA2" w:rsidDel="007A395B">
              <w:rPr>
                <w:i/>
                <w:iCs/>
                <w:rPrChange w:id="1492" w:author="Frank Seebacher" w:date="2025-07-28T16:00:00Z">
                  <w:rPr>
                    <w:i/>
                    <w:iCs/>
                  </w:rPr>
                </w:rPrChange>
              </w:rPr>
              <w:delText>Curr. Opin. Insect Sci.</w:delText>
            </w:r>
            <w:r w:rsidRPr="00582CA2" w:rsidDel="007A395B">
              <w:rPr>
                <w:rPrChange w:id="1493" w:author="Frank Seebacher" w:date="2025-07-28T16:00:00Z">
                  <w:rPr/>
                </w:rPrChange>
              </w:rPr>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494" w:author="Frank Seebacher" w:date="2025-07-23T09:32:00Z"/>
              <w:rPrChange w:id="1495" w:author="Frank Seebacher" w:date="2025-07-28T16:00:00Z">
                <w:rPr>
                  <w:del w:id="1496" w:author="Frank Seebacher" w:date="2025-07-23T09:32:00Z"/>
                </w:rPr>
              </w:rPrChange>
            </w:rPr>
          </w:pPr>
          <w:del w:id="1497" w:author="Frank Seebacher" w:date="2025-07-23T09:32:00Z">
            <w:r w:rsidRPr="00582CA2" w:rsidDel="007A395B">
              <w:rPr>
                <w:rPrChange w:id="1498" w:author="Frank Seebacher" w:date="2025-07-28T16:00:00Z">
                  <w:rPr/>
                </w:rPrChange>
              </w:rPr>
              <w:delText xml:space="preserve">Vázquez, D.P., Gianoli, E., Morris, W.F. &amp; Bozinovic, F. (2017). Ecological and evolutionary impacts of changing climatic variability. </w:delText>
            </w:r>
            <w:r w:rsidRPr="00582CA2" w:rsidDel="007A395B">
              <w:rPr>
                <w:i/>
                <w:iCs/>
                <w:rPrChange w:id="1499" w:author="Frank Seebacher" w:date="2025-07-28T16:00:00Z">
                  <w:rPr>
                    <w:i/>
                    <w:iCs/>
                  </w:rPr>
                </w:rPrChange>
              </w:rPr>
              <w:delText>Biol. Rev.</w:delText>
            </w:r>
            <w:r w:rsidRPr="00582CA2" w:rsidDel="007A395B">
              <w:rPr>
                <w:rPrChange w:id="1500" w:author="Frank Seebacher" w:date="2025-07-28T16:00:00Z">
                  <w:rPr/>
                </w:rPrChange>
              </w:rPr>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501" w:author="Frank Seebacher" w:date="2025-07-23T09:32:00Z"/>
              <w:rPrChange w:id="1502" w:author="Frank Seebacher" w:date="2025-07-28T16:00:00Z">
                <w:rPr>
                  <w:del w:id="1503" w:author="Frank Seebacher" w:date="2025-07-23T09:32:00Z"/>
                </w:rPr>
              </w:rPrChange>
            </w:rPr>
          </w:pPr>
          <w:del w:id="1504" w:author="Frank Seebacher" w:date="2025-07-23T09:32:00Z">
            <w:r w:rsidRPr="00582CA2" w:rsidDel="007A395B">
              <w:rPr>
                <w:rPrChange w:id="1505" w:author="Frank Seebacher" w:date="2025-07-28T16:00:00Z">
                  <w:rPr/>
                </w:rPrChange>
              </w:rPr>
              <w:delText xml:space="preserve">Viechtbauer, W. (2010). Conducting meta-analyses in R with the metafor package. </w:delText>
            </w:r>
            <w:r w:rsidRPr="00582CA2" w:rsidDel="007A395B">
              <w:rPr>
                <w:i/>
                <w:iCs/>
                <w:rPrChange w:id="1506" w:author="Frank Seebacher" w:date="2025-07-28T16:00:00Z">
                  <w:rPr>
                    <w:i/>
                    <w:iCs/>
                  </w:rPr>
                </w:rPrChange>
              </w:rPr>
              <w:delText>J. Stat. Softw.</w:delText>
            </w:r>
            <w:r w:rsidRPr="00582CA2" w:rsidDel="007A395B">
              <w:rPr>
                <w:rPrChange w:id="1507" w:author="Frank Seebacher" w:date="2025-07-28T16:00:00Z">
                  <w:rPr/>
                </w:rPrChange>
              </w:rPr>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508" w:author="Frank Seebacher" w:date="2025-07-23T09:32:00Z"/>
              <w:rPrChange w:id="1509" w:author="Frank Seebacher" w:date="2025-07-28T16:00:00Z">
                <w:rPr>
                  <w:del w:id="1510" w:author="Frank Seebacher" w:date="2025-07-23T09:32:00Z"/>
                </w:rPr>
              </w:rPrChange>
            </w:rPr>
          </w:pPr>
          <w:del w:id="1511" w:author="Frank Seebacher" w:date="2025-07-23T09:32:00Z">
            <w:r w:rsidRPr="00582CA2" w:rsidDel="007A395B">
              <w:rPr>
                <w:rPrChange w:id="1512" w:author="Frank Seebacher" w:date="2025-07-28T16:00:00Z">
                  <w:rPr/>
                </w:rPrChange>
              </w:rPr>
              <w:delText xml:space="preserve">Wickham, H. (2011). ggplot2. </w:delText>
            </w:r>
            <w:r w:rsidRPr="00582CA2" w:rsidDel="007A395B">
              <w:rPr>
                <w:i/>
                <w:iCs/>
                <w:rPrChange w:id="1513" w:author="Frank Seebacher" w:date="2025-07-28T16:00:00Z">
                  <w:rPr>
                    <w:i/>
                    <w:iCs/>
                  </w:rPr>
                </w:rPrChange>
              </w:rPr>
              <w:delText>Wiley Interdiscip. Rev.-Comput. Stat.</w:delText>
            </w:r>
            <w:r w:rsidRPr="00582CA2" w:rsidDel="007A395B">
              <w:rPr>
                <w:rPrChange w:id="1514" w:author="Frank Seebacher" w:date="2025-07-28T16:00:00Z">
                  <w:rPr/>
                </w:rPrChange>
              </w:rPr>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515" w:author="Frank Seebacher" w:date="2025-07-23T09:32:00Z"/>
              <w:rPrChange w:id="1516" w:author="Frank Seebacher" w:date="2025-07-28T16:00:00Z">
                <w:rPr>
                  <w:del w:id="1517" w:author="Frank Seebacher" w:date="2025-07-23T09:32:00Z"/>
                </w:rPr>
              </w:rPrChange>
            </w:rPr>
          </w:pPr>
          <w:del w:id="1518" w:author="Frank Seebacher" w:date="2025-07-23T09:32:00Z">
            <w:r w:rsidRPr="00582CA2" w:rsidDel="007A395B">
              <w:rPr>
                <w:color w:val="262626"/>
                <w:sz w:val="26"/>
                <w:szCs w:val="26"/>
                <w:lang w:val="en-GB"/>
                <w:rPrChange w:id="1519" w:author="Frank Seebacher" w:date="2025-07-28T16:00:00Z">
                  <w:rPr>
                    <w:color w:val="262626"/>
                    <w:sz w:val="26"/>
                    <w:szCs w:val="26"/>
                    <w:lang w:val="en-GB"/>
                  </w:rPr>
                </w:rPrChange>
              </w:rPr>
              <w:delText>Y</w:delText>
            </w:r>
            <w:r w:rsidR="0088387A" w:rsidRPr="00582CA2" w:rsidDel="007A395B">
              <w:rPr>
                <w:color w:val="262626"/>
                <w:sz w:val="26"/>
                <w:szCs w:val="26"/>
                <w:lang w:val="en-GB"/>
                <w:rPrChange w:id="1520" w:author="Frank Seebacher" w:date="2025-07-28T16:00:00Z">
                  <w:rPr>
                    <w:color w:val="262626"/>
                    <w:sz w:val="26"/>
                    <w:szCs w:val="26"/>
                    <w:lang w:val="en-GB"/>
                  </w:rPr>
                </w:rPrChange>
              </w:rPr>
              <w:delText>ang</w:delText>
            </w:r>
            <w:r w:rsidRPr="00582CA2" w:rsidDel="007A395B">
              <w:rPr>
                <w:color w:val="262626"/>
                <w:sz w:val="26"/>
                <w:szCs w:val="26"/>
                <w:lang w:val="en-GB"/>
                <w:rPrChange w:id="1521" w:author="Frank Seebacher" w:date="2025-07-28T16:00:00Z">
                  <w:rPr>
                    <w:color w:val="262626"/>
                    <w:sz w:val="26"/>
                    <w:szCs w:val="26"/>
                    <w:lang w:val="en-GB"/>
                  </w:rPr>
                </w:rPrChange>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522" w:author="Frank Seebacher" w:date="2025-07-23T09:32:00Z"/>
              <w:rPrChange w:id="1523" w:author="Frank Seebacher" w:date="2025-07-28T16:00:00Z">
                <w:rPr>
                  <w:del w:id="1524" w:author="Frank Seebacher" w:date="2025-07-23T09:32:00Z"/>
                </w:rPr>
              </w:rPrChange>
            </w:rPr>
          </w:pPr>
          <w:del w:id="1525" w:author="Frank Seebacher" w:date="2025-07-23T09:32:00Z">
            <w:r w:rsidRPr="00582CA2" w:rsidDel="007A395B">
              <w:rPr>
                <w:rPrChange w:id="1526" w:author="Frank Seebacher" w:date="2025-07-28T16:00:00Z">
                  <w:rPr/>
                </w:rPrChange>
              </w:rPr>
              <w:delText xml:space="preserve">Zimmer, C., Woods, H.A. &amp; Martin, L.B. (2022). Information theory in vertebrate stress physiology. </w:delText>
            </w:r>
            <w:r w:rsidRPr="00582CA2" w:rsidDel="007A395B">
              <w:rPr>
                <w:i/>
                <w:iCs/>
                <w:rPrChange w:id="1527" w:author="Frank Seebacher" w:date="2025-07-28T16:00:00Z">
                  <w:rPr>
                    <w:i/>
                    <w:iCs/>
                  </w:rPr>
                </w:rPrChange>
              </w:rPr>
              <w:delText>Trends Endocrinol. Metab.</w:delText>
            </w:r>
            <w:r w:rsidRPr="00582CA2" w:rsidDel="007A395B">
              <w:rPr>
                <w:rPrChange w:id="1528" w:author="Frank Seebacher" w:date="2025-07-28T16:00:00Z">
                  <w:rPr/>
                </w:rPrChange>
              </w:rPr>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529"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530" w:author="Frank Seebacher" w:date="2025-07-28T15:32:00Z"/>
        </w:rPr>
      </w:pPr>
      <w:r>
        <w:rPr>
          <w:b/>
          <w:bCs/>
        </w:rPr>
        <w:t xml:space="preserve"> </w:t>
      </w:r>
      <w:ins w:id="1531" w:author="Frank Seebacher" w:date="2025-07-28T15:32:00Z">
        <w:r w:rsidR="00EE29E5">
          <w:rPr>
            <w:color w:val="262626"/>
            <w:sz w:val="26"/>
            <w:szCs w:val="26"/>
            <w:lang w:val="en-GB"/>
          </w:rPr>
          <w:t>Yang, Y., Noble, D.W.A.,</w:t>
        </w:r>
        <w:r w:rsidR="00EE29E5" w:rsidRPr="008216A4">
          <w:rPr>
            <w:color w:val="262626"/>
            <w:sz w:val="26"/>
            <w:szCs w:val="26"/>
            <w:lang w:val="en-GB"/>
          </w:rPr>
          <w:t xml:space="preserve"> </w:t>
        </w:r>
        <w:proofErr w:type="spellStart"/>
        <w:r w:rsidR="00EE29E5" w:rsidRPr="008216A4">
          <w:rPr>
            <w:color w:val="262626"/>
            <w:sz w:val="26"/>
            <w:szCs w:val="26"/>
            <w:lang w:val="en-GB"/>
          </w:rPr>
          <w:t>Spake</w:t>
        </w:r>
        <w:proofErr w:type="spellEnd"/>
        <w:r w:rsidR="00EE29E5" w:rsidRPr="008216A4">
          <w:rPr>
            <w:color w:val="262626"/>
            <w:sz w:val="26"/>
            <w:szCs w:val="26"/>
            <w:lang w:val="en-GB"/>
          </w:rPr>
          <w:t>,</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5FE9EDD1" w:rsidR="002441BC" w:rsidRDefault="002441BC" w:rsidP="00D71BE2">
      <w:pPr>
        <w:spacing w:after="0" w:line="240" w:lineRule="auto"/>
        <w:rPr>
          <w:rFonts w:ascii="Times New Roman" w:hAnsi="Times New Roman" w:cs="Times New Roman"/>
          <w:b/>
          <w:bCs/>
          <w:sz w:val="24"/>
          <w:szCs w:val="24"/>
        </w:rPr>
      </w:pPr>
      <w:del w:id="1532"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533" w:author="Frank Seebacher" w:date="2025-07-23T13:56:00Z">
        <w:r w:rsidR="008F52B9" w:rsidRPr="008F52B9">
          <w:rPr>
            <w:rFonts w:ascii="Times New Roman" w:hAnsi="Times New Roman" w:cs="Times New Roman"/>
            <w:b/>
            <w:bCs/>
            <w:sz w:val="24"/>
            <w:szCs w:val="24"/>
          </w:rPr>
          <w:drawing>
            <wp:inline distT="0" distB="0" distL="0" distR="0" wp14:anchorId="2C5562E3" wp14:editId="63AE810C">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ins>
    </w:p>
    <w:p w14:paraId="6C67DC50" w14:textId="677BEC8F" w:rsidR="002441BC" w:rsidRDefault="002441BC" w:rsidP="00D71BE2">
      <w:pPr>
        <w:spacing w:after="0" w:line="240" w:lineRule="auto"/>
        <w:rPr>
          <w:rFonts w:ascii="Times New Roman" w:hAnsi="Times New Roman" w:cs="Times New Roman"/>
          <w:b/>
          <w:bCs/>
          <w:sz w:val="24"/>
          <w:szCs w:val="24"/>
        </w:rPr>
      </w:pPr>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708EFC9E" w:rsidR="002441BC" w:rsidRDefault="002441BC" w:rsidP="00D71BE2">
      <w:pPr>
        <w:spacing w:after="0" w:line="240" w:lineRule="auto"/>
        <w:rPr>
          <w:rFonts w:ascii="Times New Roman" w:hAnsi="Times New Roman" w:cs="Times New Roman"/>
          <w:b/>
          <w:bCs/>
          <w:sz w:val="24"/>
          <w:szCs w:val="24"/>
        </w:rPr>
      </w:pPr>
    </w:p>
    <w:p w14:paraId="387E2BAA" w14:textId="18FFC476"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20B285" wp14:editId="3AE9497B">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29157460"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B9861" wp14:editId="5F23334B">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p>
    <w:p w14:paraId="371E3E66" w14:textId="1E4C9963" w:rsidR="002441BC" w:rsidRDefault="002441BC" w:rsidP="00D71BE2">
      <w:pPr>
        <w:spacing w:after="0" w:line="240" w:lineRule="auto"/>
        <w:rPr>
          <w:rFonts w:ascii="Times New Roman" w:hAnsi="Times New Roman" w:cs="Times New Roman"/>
          <w:b/>
          <w:bCs/>
          <w:sz w:val="24"/>
          <w:szCs w:val="24"/>
        </w:rPr>
      </w:pPr>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77777777" w:rsidR="002441BC" w:rsidRDefault="002441BC" w:rsidP="00D71BE2">
      <w:pPr>
        <w:spacing w:after="0" w:line="240" w:lineRule="auto"/>
        <w:rPr>
          <w:rFonts w:ascii="Times New Roman" w:hAnsi="Times New Roman" w:cs="Times New Roman"/>
          <w:b/>
          <w:bCs/>
          <w:sz w:val="24"/>
          <w:szCs w:val="24"/>
        </w:rPr>
      </w:pPr>
    </w:p>
    <w:p w14:paraId="00742495" w14:textId="77777777"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2DC3A2" wp14:editId="2DB6E9C1">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0C1ADA64"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326B07" wp14:editId="0941D437">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77777777" w:rsidR="002441BC" w:rsidRDefault="002441BC" w:rsidP="00D71BE2">
      <w:pPr>
        <w:spacing w:after="0" w:line="240" w:lineRule="auto"/>
        <w:rPr>
          <w:rFonts w:ascii="Times New Roman" w:hAnsi="Times New Roman" w:cs="Times New Roman"/>
          <w:b/>
          <w:bCs/>
          <w:sz w:val="24"/>
          <w:szCs w:val="24"/>
        </w:rPr>
      </w:pPr>
    </w:p>
    <w:p w14:paraId="3E6FDA7C"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9B31458" wp14:editId="306BDD5D">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EAC6303" wp14:editId="6937C5C4">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p>
    <w:p w14:paraId="147B9AAA" w14:textId="77777777" w:rsidR="00B37A15" w:rsidRDefault="00B37A15" w:rsidP="00D71BE2">
      <w:pPr>
        <w:spacing w:after="0" w:line="240" w:lineRule="auto"/>
        <w:rPr>
          <w:rFonts w:ascii="Times New Roman" w:hAnsi="Times New Roman" w:cs="Times New Roman"/>
          <w:b/>
          <w:bCs/>
          <w:sz w:val="24"/>
          <w:szCs w:val="24"/>
        </w:rPr>
      </w:pPr>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469DE347" w:rsidR="00B37A15" w:rsidRPr="00FE0651" w:rsidRDefault="00B37A15" w:rsidP="002441BC">
      <w:pPr>
        <w:spacing w:after="0" w:line="480" w:lineRule="auto"/>
        <w:rPr>
          <w:rFonts w:ascii="Times New Roman" w:hAnsi="Times New Roman" w:cs="Times New Roman"/>
          <w:sz w:val="24"/>
          <w:szCs w:val="24"/>
          <w:rPrChange w:id="1534"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535"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536"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From these </w:t>
      </w:r>
      <w:ins w:id="1537" w:author="Frank Seebacher" w:date="2025-07-28T11:34:00Z">
        <w:r w:rsidR="00E03455">
          <w:rPr>
            <w:rFonts w:ascii="Times New Roman" w:eastAsiaTheme="minorEastAsia" w:hAnsi="Times New Roman" w:cs="Times New Roman"/>
            <w:sz w:val="24"/>
            <w:szCs w:val="24"/>
          </w:rPr>
          <w:t>response ratios</w:t>
        </w:r>
      </w:ins>
      <w:del w:id="1538"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539"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540" w:author="Frank Seebacher" w:date="2025-07-28T11:34:00Z">
        <w:r w:rsidR="00E03455">
          <w:rPr>
            <w:rFonts w:ascii="Times New Roman" w:eastAsiaTheme="minorEastAsia" w:hAnsi="Times New Roman" w:cs="Times New Roman"/>
            <w:sz w:val="24"/>
            <w:szCs w:val="24"/>
          </w:rPr>
          <w:t>)</w:t>
        </w:r>
      </w:ins>
      <w:del w:id="1541"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542"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TL, an</w:t>
        </w:r>
      </w:ins>
      <w:ins w:id="1543" w:author="Frank Seebacher" w:date="2025-07-24T14:53:00Z">
        <w:r w:rsidR="000503B4">
          <w:rPr>
            <w:rFonts w:ascii="Times New Roman" w:eastAsiaTheme="minorEastAsia" w:hAnsi="Times New Roman" w:cs="Times New Roman"/>
            <w:sz w:val="24"/>
            <w:szCs w:val="24"/>
          </w:rPr>
          <w:t>d</w:t>
        </w:r>
      </w:ins>
      <w:ins w:id="1544" w:author="Frank Seebacher" w:date="2025-07-24T14:52:00Z">
        <w:r w:rsidR="000503B4">
          <w:rPr>
            <w:rFonts w:ascii="Times New Roman" w:eastAsiaTheme="minorEastAsia" w:hAnsi="Times New Roman" w:cs="Times New Roman"/>
            <w:sz w:val="24"/>
            <w:szCs w:val="24"/>
          </w:rPr>
          <w:t xml:space="preserve"> the Figure shows this as </w:t>
        </w:r>
      </w:ins>
      <w:ins w:id="1545" w:author="Frank Seebacher" w:date="2025-07-24T14:53:00Z">
        <w:r w:rsidR="000503B4">
          <w:rPr>
            <w:rFonts w:ascii="Times New Roman" w:eastAsiaTheme="minorEastAsia" w:hAnsi="Times New Roman" w:cs="Times New Roman"/>
            <w:sz w:val="24"/>
            <w:szCs w:val="24"/>
          </w:rPr>
          <w:t>a</w:t>
        </w:r>
      </w:ins>
      <w:ins w:id="1546" w:author="Frank Seebacher" w:date="2025-07-24T14:52:00Z">
        <w:r w:rsidR="000503B4">
          <w:rPr>
            <w:rFonts w:ascii="Times New Roman" w:eastAsiaTheme="minorEastAsia" w:hAnsi="Times New Roman" w:cs="Times New Roman"/>
            <w:sz w:val="24"/>
            <w:szCs w:val="24"/>
          </w:rPr>
          <w:t>n example only</w:t>
        </w:r>
      </w:ins>
      <w:ins w:id="1547" w:author="Frank Seebacher" w:date="2025-07-24T14:53:00Z">
        <w:r w:rsidR="000503B4">
          <w:rPr>
            <w:rFonts w:ascii="Times New Roman" w:eastAsiaTheme="minorEastAsia" w:hAnsi="Times New Roman" w:cs="Times New Roman"/>
            <w:sz w:val="24"/>
            <w:szCs w:val="24"/>
          </w:rPr>
          <w:t>.</w:t>
        </w:r>
      </w:ins>
      <w:r>
        <w:rPr>
          <w:rFonts w:ascii="Times New Roman" w:eastAsiaTheme="minorEastAsia" w:hAnsi="Times New Roman" w:cs="Times New Roman"/>
          <w:sz w:val="24"/>
          <w:szCs w:val="24"/>
        </w:rPr>
        <w:t xml:space="preserve"> </w:t>
      </w:r>
      <w:del w:id="1548" w:author="Frank Seebacher" w:date="2025-07-23T13:57:00Z">
        <w:r w:rsidRPr="00FE0651" w:rsidDel="00FE0651">
          <w:rPr>
            <w:rFonts w:ascii="Times New Roman" w:eastAsiaTheme="minorEastAsia" w:hAnsi="Times New Roman" w:cs="Times New Roman"/>
            <w:sz w:val="24"/>
            <w:szCs w:val="24"/>
            <w:rPrChange w:id="1549" w:author="Frank Seebacher" w:date="2025-07-23T13:57:00Z">
              <w:rPr>
                <w:rFonts w:ascii="Times New Roman" w:eastAsiaTheme="minorEastAsia" w:hAnsi="Times New Roman" w:cs="Times New Roman"/>
                <w:b/>
                <w:bCs/>
                <w:sz w:val="24"/>
                <w:szCs w:val="24"/>
              </w:rPr>
            </w:rPrChange>
          </w:rPr>
          <w:delText xml:space="preserve"> </w:delText>
        </w:r>
      </w:del>
      <w:ins w:id="1550" w:author="Frank Seebacher" w:date="2025-07-23T13:56:00Z">
        <w:r w:rsidR="00FE0651" w:rsidRPr="00FE0651">
          <w:rPr>
            <w:rFonts w:ascii="Times New Roman" w:eastAsiaTheme="minorEastAsia" w:hAnsi="Times New Roman" w:cs="Times New Roman"/>
            <w:sz w:val="24"/>
            <w:szCs w:val="24"/>
            <w:rPrChange w:id="1551" w:author="Frank Seebacher" w:date="2025-07-23T13:57:00Z">
              <w:rPr>
                <w:rFonts w:ascii="Times New Roman" w:eastAsiaTheme="minorEastAsia" w:hAnsi="Times New Roman" w:cs="Times New Roman"/>
                <w:b/>
                <w:bCs/>
                <w:sz w:val="24"/>
                <w:szCs w:val="24"/>
              </w:rPr>
            </w:rPrChange>
          </w:rPr>
          <w:t xml:space="preserve"> c)</w:t>
        </w:r>
      </w:ins>
      <w:ins w:id="1552" w:author="Frank Seebacher" w:date="2025-07-23T13:57:00Z">
        <w:r w:rsidR="00FE0651" w:rsidRPr="00FE0651">
          <w:rPr>
            <w:rFonts w:ascii="Times New Roman" w:eastAsiaTheme="minorEastAsia" w:hAnsi="Times New Roman" w:cs="Times New Roman"/>
            <w:sz w:val="24"/>
            <w:szCs w:val="24"/>
            <w:rPrChange w:id="1553" w:author="Frank Seebacher" w:date="2025-07-23T13:57:00Z">
              <w:rPr>
                <w:rFonts w:ascii="Times New Roman" w:eastAsiaTheme="minorEastAsia" w:hAnsi="Times New Roman" w:cs="Times New Roman"/>
                <w:b/>
                <w:bCs/>
                <w:sz w:val="24"/>
                <w:szCs w:val="24"/>
              </w:rPr>
            </w:rPrChange>
          </w:rPr>
          <w:t xml:space="preserve"> </w:t>
        </w:r>
      </w:ins>
      <w:ins w:id="1554" w:author="Frank Seebacher" w:date="2025-07-23T15:00:00Z">
        <w:r w:rsidR="00821A80">
          <w:rPr>
            <w:rFonts w:ascii="Times New Roman" w:eastAsiaTheme="minorEastAsia" w:hAnsi="Times New Roman" w:cs="Times New Roman"/>
            <w:sz w:val="24"/>
            <w:szCs w:val="24"/>
          </w:rPr>
          <w:t>Proportions of different</w:t>
        </w:r>
      </w:ins>
      <w:ins w:id="1555" w:author="Frank Seebacher" w:date="2025-07-23T13:57:00Z">
        <w:r w:rsidR="00FE0651" w:rsidRPr="00FE0651">
          <w:rPr>
            <w:rFonts w:ascii="Times New Roman" w:eastAsiaTheme="minorEastAsia" w:hAnsi="Times New Roman" w:cs="Times New Roman"/>
            <w:sz w:val="24"/>
            <w:szCs w:val="24"/>
            <w:rPrChange w:id="1556"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in the data set. Arthropods (particular</w:t>
        </w:r>
      </w:ins>
      <w:ins w:id="1557" w:author="Frank Seebacher" w:date="2025-07-23T13:58:00Z">
        <w:r w:rsidR="00FE0651">
          <w:rPr>
            <w:rFonts w:ascii="Times New Roman" w:eastAsiaTheme="minorEastAsia" w:hAnsi="Times New Roman" w:cs="Times New Roman"/>
            <w:sz w:val="24"/>
            <w:szCs w:val="24"/>
          </w:rPr>
          <w:t>l</w:t>
        </w:r>
      </w:ins>
      <w:ins w:id="1558"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559" w:author="Frank Seebacher" w:date="2025-07-23T13:58:00Z">
        <w:r w:rsidR="00FE0651">
          <w:rPr>
            <w:rFonts w:ascii="Times New Roman" w:eastAsiaTheme="minorEastAsia" w:hAnsi="Times New Roman" w:cs="Times New Roman"/>
            <w:sz w:val="24"/>
            <w:szCs w:val="24"/>
          </w:rPr>
          <w:t>-</w:t>
        </w:r>
      </w:ins>
      <w:ins w:id="1560" w:author="Frank Seebacher" w:date="2025-07-23T13:57:00Z">
        <w:r w:rsidR="00FE0651">
          <w:rPr>
            <w:rFonts w:ascii="Times New Roman" w:eastAsiaTheme="minorEastAsia" w:hAnsi="Times New Roman" w:cs="Times New Roman"/>
            <w:sz w:val="24"/>
            <w:szCs w:val="24"/>
          </w:rPr>
          <w:t>set</w:t>
        </w:r>
      </w:ins>
      <w:proofErr w:type="gramEnd"/>
      <w:ins w:id="1561" w:author="Frank Seebacher" w:date="2025-07-28T11:36:00Z">
        <w:r w:rsidR="00E03455">
          <w:rPr>
            <w:rFonts w:ascii="Times New Roman" w:eastAsiaTheme="minorEastAsia" w:hAnsi="Times New Roman" w:cs="Times New Roman"/>
            <w:sz w:val="24"/>
            <w:szCs w:val="24"/>
          </w:rPr>
          <w:t xml:space="preserve"> (79.1%)</w:t>
        </w:r>
      </w:ins>
      <w:ins w:id="1562"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563" w:author="Frank Seebacher" w:date="2025-07-28T11:53:00Z">
        <w:r w:rsidR="0079105E">
          <w:rPr>
            <w:rFonts w:ascii="Times New Roman" w:eastAsiaTheme="minorEastAsia" w:hAnsi="Times New Roman" w:cs="Times New Roman"/>
            <w:sz w:val="24"/>
            <w:szCs w:val="24"/>
          </w:rPr>
          <w:t>articulalry</w:t>
        </w:r>
      </w:ins>
      <w:proofErr w:type="spellEnd"/>
      <w:ins w:id="1564" w:author="Frank Seebacher" w:date="2025-07-23T13:58:00Z">
        <w:r w:rsidR="00FE0651">
          <w:rPr>
            <w:rFonts w:ascii="Times New Roman" w:eastAsiaTheme="minorEastAsia" w:hAnsi="Times New Roman" w:cs="Times New Roman"/>
            <w:sz w:val="24"/>
            <w:szCs w:val="24"/>
          </w:rPr>
          <w:t xml:space="preserve"> reptiles</w:t>
        </w:r>
      </w:ins>
      <w:ins w:id="1565" w:author="Frank Seebacher" w:date="2025-07-28T11:36:00Z">
        <w:r w:rsidR="00E03455">
          <w:rPr>
            <w:rFonts w:ascii="Times New Roman" w:eastAsiaTheme="minorEastAsia" w:hAnsi="Times New Roman" w:cs="Times New Roman"/>
            <w:sz w:val="24"/>
            <w:szCs w:val="24"/>
          </w:rPr>
          <w:t>; 20.9%)</w:t>
        </w:r>
      </w:ins>
      <w:ins w:id="1566" w:author="Frank Seebacher" w:date="2025-07-23T13:58:00Z">
        <w:r w:rsidR="00FE0651">
          <w:rPr>
            <w:rFonts w:ascii="Times New Roman" w:eastAsiaTheme="minorEastAsia" w:hAnsi="Times New Roman" w:cs="Times New Roman"/>
            <w:sz w:val="24"/>
            <w:szCs w:val="24"/>
          </w:rPr>
          <w:t>.</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w:t>
      </w:r>
      <w:r w:rsidRPr="00402514">
        <w:rPr>
          <w:rFonts w:ascii="Times New Roman" w:hAnsi="Times New Roman" w:cs="Times New Roman"/>
          <w:sz w:val="24"/>
          <w:szCs w:val="24"/>
        </w:rPr>
        <w:lastRenderedPageBreak/>
        <w:t xml:space="preserve">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8"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5A3F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31EDE4" w16cex:dateUtc="2025-07-28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5A3F3C" w16cid:durableId="2C31ED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4F143" w14:textId="77777777" w:rsidR="003E6FA4" w:rsidRDefault="003E6FA4" w:rsidP="00260708">
      <w:pPr>
        <w:spacing w:after="0" w:line="240" w:lineRule="auto"/>
      </w:pPr>
      <w:r>
        <w:separator/>
      </w:r>
    </w:p>
  </w:endnote>
  <w:endnote w:type="continuationSeparator" w:id="0">
    <w:p w14:paraId="0C588727" w14:textId="77777777" w:rsidR="003E6FA4" w:rsidRDefault="003E6FA4"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2FB4E" w14:textId="77777777" w:rsidR="003E6FA4" w:rsidRDefault="003E6FA4" w:rsidP="00260708">
      <w:pPr>
        <w:spacing w:after="0" w:line="240" w:lineRule="auto"/>
      </w:pPr>
      <w:r>
        <w:separator/>
      </w:r>
    </w:p>
  </w:footnote>
  <w:footnote w:type="continuationSeparator" w:id="0">
    <w:p w14:paraId="3729CF5E" w14:textId="77777777" w:rsidR="003E6FA4" w:rsidRDefault="003E6FA4"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6FC"/>
    <w:rsid w:val="000A7D90"/>
    <w:rsid w:val="000B0220"/>
    <w:rsid w:val="000B0D47"/>
    <w:rsid w:val="000B3280"/>
    <w:rsid w:val="000B650F"/>
    <w:rsid w:val="000C169D"/>
    <w:rsid w:val="000C2E96"/>
    <w:rsid w:val="000C369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902A4"/>
    <w:rsid w:val="00191D7D"/>
    <w:rsid w:val="00193279"/>
    <w:rsid w:val="00194BCF"/>
    <w:rsid w:val="001A41AF"/>
    <w:rsid w:val="001B1095"/>
    <w:rsid w:val="001B3ECE"/>
    <w:rsid w:val="001B679D"/>
    <w:rsid w:val="001B7E80"/>
    <w:rsid w:val="001C09DD"/>
    <w:rsid w:val="001C4964"/>
    <w:rsid w:val="001C50AC"/>
    <w:rsid w:val="001D1A49"/>
    <w:rsid w:val="001D52CC"/>
    <w:rsid w:val="001D6ED6"/>
    <w:rsid w:val="001E19B6"/>
    <w:rsid w:val="001E5EDA"/>
    <w:rsid w:val="001E640E"/>
    <w:rsid w:val="001E729C"/>
    <w:rsid w:val="001F5D12"/>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4B92"/>
    <w:rsid w:val="002A5B54"/>
    <w:rsid w:val="002A7303"/>
    <w:rsid w:val="002B4666"/>
    <w:rsid w:val="002B4F4F"/>
    <w:rsid w:val="002B58EC"/>
    <w:rsid w:val="002C335F"/>
    <w:rsid w:val="002C4073"/>
    <w:rsid w:val="002D16DF"/>
    <w:rsid w:val="002D329E"/>
    <w:rsid w:val="002D4043"/>
    <w:rsid w:val="002D58DD"/>
    <w:rsid w:val="002D5F64"/>
    <w:rsid w:val="002D7B94"/>
    <w:rsid w:val="002E4AD4"/>
    <w:rsid w:val="002F7487"/>
    <w:rsid w:val="003020E4"/>
    <w:rsid w:val="00306EE5"/>
    <w:rsid w:val="00311B1F"/>
    <w:rsid w:val="0031338B"/>
    <w:rsid w:val="00316178"/>
    <w:rsid w:val="00320820"/>
    <w:rsid w:val="00325D68"/>
    <w:rsid w:val="00325FE7"/>
    <w:rsid w:val="0033093B"/>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3E7"/>
    <w:rsid w:val="004361D0"/>
    <w:rsid w:val="00445248"/>
    <w:rsid w:val="00446E92"/>
    <w:rsid w:val="00450F3F"/>
    <w:rsid w:val="00461149"/>
    <w:rsid w:val="00470F81"/>
    <w:rsid w:val="00471CD1"/>
    <w:rsid w:val="00472399"/>
    <w:rsid w:val="00473BE5"/>
    <w:rsid w:val="0047582C"/>
    <w:rsid w:val="00481A0B"/>
    <w:rsid w:val="0049119A"/>
    <w:rsid w:val="004A385E"/>
    <w:rsid w:val="004A4605"/>
    <w:rsid w:val="004A7666"/>
    <w:rsid w:val="004B2DBD"/>
    <w:rsid w:val="004B38EE"/>
    <w:rsid w:val="004B4FA5"/>
    <w:rsid w:val="004C0ED6"/>
    <w:rsid w:val="004C74A9"/>
    <w:rsid w:val="004D3856"/>
    <w:rsid w:val="004E2163"/>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752A"/>
    <w:rsid w:val="005F7E64"/>
    <w:rsid w:val="00600A62"/>
    <w:rsid w:val="00604808"/>
    <w:rsid w:val="0060562D"/>
    <w:rsid w:val="006057D4"/>
    <w:rsid w:val="00612DD9"/>
    <w:rsid w:val="00615FF7"/>
    <w:rsid w:val="00616D0F"/>
    <w:rsid w:val="0062008E"/>
    <w:rsid w:val="00620E77"/>
    <w:rsid w:val="0062210F"/>
    <w:rsid w:val="00632666"/>
    <w:rsid w:val="006334C4"/>
    <w:rsid w:val="00634252"/>
    <w:rsid w:val="00640658"/>
    <w:rsid w:val="0064086B"/>
    <w:rsid w:val="006430BF"/>
    <w:rsid w:val="00643824"/>
    <w:rsid w:val="006539F5"/>
    <w:rsid w:val="00664359"/>
    <w:rsid w:val="00667903"/>
    <w:rsid w:val="00671815"/>
    <w:rsid w:val="0067260A"/>
    <w:rsid w:val="006763E8"/>
    <w:rsid w:val="006772E6"/>
    <w:rsid w:val="00681579"/>
    <w:rsid w:val="0068375D"/>
    <w:rsid w:val="00686AC5"/>
    <w:rsid w:val="006872F7"/>
    <w:rsid w:val="006942DB"/>
    <w:rsid w:val="006959D1"/>
    <w:rsid w:val="006B0CF0"/>
    <w:rsid w:val="006B1DFE"/>
    <w:rsid w:val="006B2BB8"/>
    <w:rsid w:val="006B4512"/>
    <w:rsid w:val="006B5B79"/>
    <w:rsid w:val="006B71F5"/>
    <w:rsid w:val="006C06DE"/>
    <w:rsid w:val="006C678A"/>
    <w:rsid w:val="006C7AC6"/>
    <w:rsid w:val="006D3EA0"/>
    <w:rsid w:val="006E0417"/>
    <w:rsid w:val="006E271D"/>
    <w:rsid w:val="00700266"/>
    <w:rsid w:val="00701BEF"/>
    <w:rsid w:val="007041E5"/>
    <w:rsid w:val="00712368"/>
    <w:rsid w:val="00712E19"/>
    <w:rsid w:val="00714066"/>
    <w:rsid w:val="0071419B"/>
    <w:rsid w:val="007141A8"/>
    <w:rsid w:val="00715D99"/>
    <w:rsid w:val="007171E4"/>
    <w:rsid w:val="00717B77"/>
    <w:rsid w:val="0072195B"/>
    <w:rsid w:val="007250C8"/>
    <w:rsid w:val="0072661C"/>
    <w:rsid w:val="00737BFF"/>
    <w:rsid w:val="00745F8B"/>
    <w:rsid w:val="00763095"/>
    <w:rsid w:val="00765B0E"/>
    <w:rsid w:val="007814FD"/>
    <w:rsid w:val="007828F6"/>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66459"/>
    <w:rsid w:val="008702C5"/>
    <w:rsid w:val="00873FAF"/>
    <w:rsid w:val="00882444"/>
    <w:rsid w:val="0088387A"/>
    <w:rsid w:val="008848B3"/>
    <w:rsid w:val="008862B9"/>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411E9"/>
    <w:rsid w:val="00942950"/>
    <w:rsid w:val="009463CC"/>
    <w:rsid w:val="00952225"/>
    <w:rsid w:val="00955CF9"/>
    <w:rsid w:val="00960C55"/>
    <w:rsid w:val="0096259A"/>
    <w:rsid w:val="009675A0"/>
    <w:rsid w:val="00977B1B"/>
    <w:rsid w:val="0098048B"/>
    <w:rsid w:val="0098138D"/>
    <w:rsid w:val="00990DCD"/>
    <w:rsid w:val="00992D77"/>
    <w:rsid w:val="00994B8C"/>
    <w:rsid w:val="00994E18"/>
    <w:rsid w:val="009B33C0"/>
    <w:rsid w:val="009C17D3"/>
    <w:rsid w:val="009C2412"/>
    <w:rsid w:val="009C5D52"/>
    <w:rsid w:val="009D4B2F"/>
    <w:rsid w:val="009D5EA0"/>
    <w:rsid w:val="009D66B5"/>
    <w:rsid w:val="009D7782"/>
    <w:rsid w:val="009E2C6D"/>
    <w:rsid w:val="009F3A4E"/>
    <w:rsid w:val="009F56C0"/>
    <w:rsid w:val="009F7C52"/>
    <w:rsid w:val="00A012F5"/>
    <w:rsid w:val="00A120B3"/>
    <w:rsid w:val="00A138A2"/>
    <w:rsid w:val="00A20B76"/>
    <w:rsid w:val="00A228CB"/>
    <w:rsid w:val="00A2675E"/>
    <w:rsid w:val="00A27F07"/>
    <w:rsid w:val="00A37424"/>
    <w:rsid w:val="00A42E5B"/>
    <w:rsid w:val="00A43A74"/>
    <w:rsid w:val="00A458C3"/>
    <w:rsid w:val="00A45F56"/>
    <w:rsid w:val="00A61FCD"/>
    <w:rsid w:val="00A638B1"/>
    <w:rsid w:val="00A63EC8"/>
    <w:rsid w:val="00A64DB8"/>
    <w:rsid w:val="00A74B20"/>
    <w:rsid w:val="00A776B1"/>
    <w:rsid w:val="00A77929"/>
    <w:rsid w:val="00A77E63"/>
    <w:rsid w:val="00A846A2"/>
    <w:rsid w:val="00A855E7"/>
    <w:rsid w:val="00AA11DD"/>
    <w:rsid w:val="00AA2D65"/>
    <w:rsid w:val="00AA5657"/>
    <w:rsid w:val="00AB0661"/>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312A0"/>
    <w:rsid w:val="00C32D18"/>
    <w:rsid w:val="00C347C8"/>
    <w:rsid w:val="00C363A3"/>
    <w:rsid w:val="00C411A7"/>
    <w:rsid w:val="00C4638E"/>
    <w:rsid w:val="00C62C73"/>
    <w:rsid w:val="00C6352B"/>
    <w:rsid w:val="00C65505"/>
    <w:rsid w:val="00C80680"/>
    <w:rsid w:val="00C84020"/>
    <w:rsid w:val="00C852FB"/>
    <w:rsid w:val="00C869E5"/>
    <w:rsid w:val="00C87E03"/>
    <w:rsid w:val="00C90AE9"/>
    <w:rsid w:val="00C91D7A"/>
    <w:rsid w:val="00C939BE"/>
    <w:rsid w:val="00C95B56"/>
    <w:rsid w:val="00CA090D"/>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D0A8E"/>
    <w:rsid w:val="00DD1C77"/>
    <w:rsid w:val="00DD2316"/>
    <w:rsid w:val="00DD3BF9"/>
    <w:rsid w:val="00DD7B89"/>
    <w:rsid w:val="00DE26DD"/>
    <w:rsid w:val="00DE4B5F"/>
    <w:rsid w:val="00DF484A"/>
    <w:rsid w:val="00DF69F7"/>
    <w:rsid w:val="00DF6F0B"/>
    <w:rsid w:val="00E00717"/>
    <w:rsid w:val="00E03455"/>
    <w:rsid w:val="00E11A45"/>
    <w:rsid w:val="00E148AE"/>
    <w:rsid w:val="00E221AB"/>
    <w:rsid w:val="00E27D7A"/>
    <w:rsid w:val="00E31CC1"/>
    <w:rsid w:val="00E320E8"/>
    <w:rsid w:val="00E33C31"/>
    <w:rsid w:val="00E36BEF"/>
    <w:rsid w:val="00E44506"/>
    <w:rsid w:val="00E46ACA"/>
    <w:rsid w:val="00E4795A"/>
    <w:rsid w:val="00E5003F"/>
    <w:rsid w:val="00E5121D"/>
    <w:rsid w:val="00E521BA"/>
    <w:rsid w:val="00E56D9B"/>
    <w:rsid w:val="00E57984"/>
    <w:rsid w:val="00E61641"/>
    <w:rsid w:val="00E6278A"/>
    <w:rsid w:val="00E63864"/>
    <w:rsid w:val="00E8018A"/>
    <w:rsid w:val="00E8112B"/>
    <w:rsid w:val="00E833DC"/>
    <w:rsid w:val="00E942DD"/>
    <w:rsid w:val="00EA096E"/>
    <w:rsid w:val="00EA60E5"/>
    <w:rsid w:val="00EA6A51"/>
    <w:rsid w:val="00EB0C85"/>
    <w:rsid w:val="00EB1849"/>
    <w:rsid w:val="00EB2B2F"/>
    <w:rsid w:val="00EB30D8"/>
    <w:rsid w:val="00EC5B33"/>
    <w:rsid w:val="00EC7A22"/>
    <w:rsid w:val="00ED0E85"/>
    <w:rsid w:val="00ED3783"/>
    <w:rsid w:val="00ED56C4"/>
    <w:rsid w:val="00ED6DB4"/>
    <w:rsid w:val="00EE29E5"/>
    <w:rsid w:val="00EE468E"/>
    <w:rsid w:val="00EF3121"/>
    <w:rsid w:val="00EF3B02"/>
    <w:rsid w:val="00EF6497"/>
    <w:rsid w:val="00EF7F75"/>
    <w:rsid w:val="00F00822"/>
    <w:rsid w:val="00F0286A"/>
    <w:rsid w:val="00F02D27"/>
    <w:rsid w:val="00F0608B"/>
    <w:rsid w:val="00F07612"/>
    <w:rsid w:val="00F13AA9"/>
    <w:rsid w:val="00F1797D"/>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
    <w:name w:val="bibliography"/>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000000" w:rsidRDefault="0056119F" w:rsidP="0056119F">
          <w:pPr>
            <w:pStyle w:val="87C512CB637F9D40A8E76824C17C9ECA"/>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A1F11"/>
    <w:rsid w:val="000A5D69"/>
    <w:rsid w:val="000B206C"/>
    <w:rsid w:val="001C4CD5"/>
    <w:rsid w:val="002116AD"/>
    <w:rsid w:val="00260124"/>
    <w:rsid w:val="0029287C"/>
    <w:rsid w:val="002D042A"/>
    <w:rsid w:val="002E5EA0"/>
    <w:rsid w:val="00303C0A"/>
    <w:rsid w:val="00397D8A"/>
    <w:rsid w:val="003C26C9"/>
    <w:rsid w:val="004808D9"/>
    <w:rsid w:val="004837EB"/>
    <w:rsid w:val="004B38EE"/>
    <w:rsid w:val="00521ED9"/>
    <w:rsid w:val="00560808"/>
    <w:rsid w:val="0056119F"/>
    <w:rsid w:val="005A5007"/>
    <w:rsid w:val="005C6480"/>
    <w:rsid w:val="0068498B"/>
    <w:rsid w:val="00753AAA"/>
    <w:rsid w:val="007F1D7D"/>
    <w:rsid w:val="008867EC"/>
    <w:rsid w:val="009C17D3"/>
    <w:rsid w:val="009D3428"/>
    <w:rsid w:val="009E4CC9"/>
    <w:rsid w:val="00A27F07"/>
    <w:rsid w:val="00AC73CF"/>
    <w:rsid w:val="00B90A9E"/>
    <w:rsid w:val="00BB3B83"/>
    <w:rsid w:val="00E3484A"/>
    <w:rsid w:val="00E43A7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19F"/>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1797</TotalTime>
  <Pages>29</Pages>
  <Words>9863</Words>
  <Characters>56221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Frank Seebacher</cp:lastModifiedBy>
  <cp:revision>164</cp:revision>
  <dcterms:created xsi:type="dcterms:W3CDTF">2025-04-09T06:01:00Z</dcterms:created>
  <dcterms:modified xsi:type="dcterms:W3CDTF">2025-07-28T06:05:00Z</dcterms:modified>
</cp:coreProperties>
</file>