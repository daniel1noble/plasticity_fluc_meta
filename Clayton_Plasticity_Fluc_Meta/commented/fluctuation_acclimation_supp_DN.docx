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3E8C8" w14:textId="77777777" w:rsidR="0067260A" w:rsidRPr="00CD2E4B" w:rsidRDefault="0067260A" w:rsidP="0067260A">
      <w:pPr>
        <w:tabs>
          <w:tab w:val="left" w:pos="2655"/>
        </w:tabs>
        <w:spacing w:line="480" w:lineRule="auto"/>
        <w:rPr>
          <w:rFonts w:ascii="Times New Roman" w:hAnsi="Times New Roman" w:cs="Times New Roman"/>
          <w:b/>
          <w:bCs/>
          <w:sz w:val="24"/>
          <w:szCs w:val="24"/>
        </w:rPr>
      </w:pPr>
      <w:r w:rsidRPr="00CD2E4B">
        <w:rPr>
          <w:rFonts w:ascii="Times New Roman" w:hAnsi="Times New Roman" w:cs="Times New Roman"/>
          <w:b/>
          <w:bCs/>
          <w:sz w:val="24"/>
          <w:szCs w:val="24"/>
        </w:rPr>
        <w:t>7 | Supplementary Materials</w:t>
      </w:r>
    </w:p>
    <w:p w14:paraId="1CF62BE2" w14:textId="77777777" w:rsidR="0067260A" w:rsidRPr="00CD2E4B" w:rsidRDefault="0067260A" w:rsidP="0067260A">
      <w:pPr>
        <w:spacing w:line="480" w:lineRule="auto"/>
        <w:rPr>
          <w:rFonts w:ascii="Times New Roman" w:hAnsi="Times New Roman" w:cs="Times New Roman"/>
          <w:b/>
          <w:bCs/>
          <w:sz w:val="24"/>
          <w:szCs w:val="24"/>
        </w:rPr>
      </w:pPr>
      <w:r w:rsidRPr="00CD2E4B">
        <w:rPr>
          <w:rFonts w:ascii="Times New Roman" w:hAnsi="Times New Roman" w:cs="Times New Roman"/>
          <w:b/>
          <w:bCs/>
          <w:sz w:val="24"/>
          <w:szCs w:val="24"/>
        </w:rPr>
        <w:t>7.1 | PECO Framework</w:t>
      </w:r>
    </w:p>
    <w:p w14:paraId="2AFE2DE2"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b/>
          <w:bCs/>
          <w:sz w:val="24"/>
          <w:szCs w:val="24"/>
        </w:rPr>
        <w:t xml:space="preserve">Table S1 PECO framework table. </w:t>
      </w:r>
      <w:r w:rsidRPr="00CD2E4B">
        <w:rPr>
          <w:rFonts w:ascii="Times New Roman" w:hAnsi="Times New Roman" w:cs="Times New Roman"/>
          <w:sz w:val="24"/>
          <w:szCs w:val="24"/>
        </w:rPr>
        <w:t xml:space="preserve">Populations, Exposures, Comparator and Outcomes that were the foundation for the focus question of the meta-analysis, the database search strings (Supplementary Materials 7.2) and the decision tree (Supplementary Materials 7.4). </w:t>
      </w:r>
    </w:p>
    <w:tbl>
      <w:tblPr>
        <w:tblW w:w="7780" w:type="dxa"/>
        <w:jc w:val="center"/>
        <w:tblLook w:val="04A0" w:firstRow="1" w:lastRow="0" w:firstColumn="1" w:lastColumn="0" w:noHBand="0" w:noVBand="1"/>
      </w:tblPr>
      <w:tblGrid>
        <w:gridCol w:w="1496"/>
        <w:gridCol w:w="6660"/>
      </w:tblGrid>
      <w:tr w:rsidR="0067260A" w:rsidRPr="00D20202" w14:paraId="46588744" w14:textId="77777777" w:rsidTr="00150BF6">
        <w:trPr>
          <w:trHeight w:val="288"/>
          <w:jc w:val="center"/>
        </w:trPr>
        <w:tc>
          <w:tcPr>
            <w:tcW w:w="112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432F417" w14:textId="77777777" w:rsidR="0067260A" w:rsidRPr="00CD2E4B"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CD2E4B">
              <w:rPr>
                <w:rFonts w:ascii="Times New Roman" w:eastAsia="Times New Roman" w:hAnsi="Times New Roman" w:cs="Times New Roman"/>
                <w:b/>
                <w:bCs/>
                <w:color w:val="000000"/>
                <w:sz w:val="24"/>
                <w:szCs w:val="24"/>
                <w:lang w:eastAsia="en-AU"/>
              </w:rPr>
              <w:t>PECO</w:t>
            </w:r>
          </w:p>
        </w:tc>
        <w:tc>
          <w:tcPr>
            <w:tcW w:w="6660" w:type="dxa"/>
            <w:tcBorders>
              <w:top w:val="single" w:sz="4" w:space="0" w:color="auto"/>
              <w:left w:val="nil"/>
              <w:bottom w:val="single" w:sz="4" w:space="0" w:color="auto"/>
              <w:right w:val="single" w:sz="4" w:space="0" w:color="auto"/>
            </w:tcBorders>
            <w:shd w:val="clear" w:color="000000" w:fill="8EA9DB"/>
            <w:noWrap/>
            <w:vAlign w:val="center"/>
            <w:hideMark/>
          </w:tcPr>
          <w:p w14:paraId="61CB1103" w14:textId="77777777" w:rsidR="0067260A" w:rsidRPr="00CD2E4B"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CD2E4B">
              <w:rPr>
                <w:rFonts w:ascii="Times New Roman" w:eastAsia="Times New Roman" w:hAnsi="Times New Roman" w:cs="Times New Roman"/>
                <w:b/>
                <w:bCs/>
                <w:color w:val="000000"/>
                <w:sz w:val="24"/>
                <w:szCs w:val="24"/>
                <w:lang w:eastAsia="en-AU"/>
              </w:rPr>
              <w:t>Description</w:t>
            </w:r>
          </w:p>
        </w:tc>
      </w:tr>
      <w:tr w:rsidR="0067260A" w:rsidRPr="00D20202" w14:paraId="47635157" w14:textId="77777777" w:rsidTr="00150BF6">
        <w:trPr>
          <w:trHeight w:val="288"/>
          <w:jc w:val="center"/>
        </w:trPr>
        <w:tc>
          <w:tcPr>
            <w:tcW w:w="1120" w:type="dxa"/>
            <w:tcBorders>
              <w:top w:val="nil"/>
              <w:left w:val="single" w:sz="4" w:space="0" w:color="auto"/>
              <w:bottom w:val="single" w:sz="4" w:space="0" w:color="auto"/>
              <w:right w:val="single" w:sz="4" w:space="0" w:color="auto"/>
            </w:tcBorders>
            <w:shd w:val="clear" w:color="000000" w:fill="D9E1F2"/>
            <w:noWrap/>
            <w:vAlign w:val="bottom"/>
            <w:hideMark/>
          </w:tcPr>
          <w:p w14:paraId="4D4A1A1D" w14:textId="77777777" w:rsidR="0067260A" w:rsidRPr="00CD2E4B" w:rsidRDefault="0067260A" w:rsidP="00150BF6">
            <w:pPr>
              <w:spacing w:after="0" w:line="276" w:lineRule="auto"/>
              <w:rPr>
                <w:rFonts w:ascii="Times New Roman" w:eastAsia="Times New Roman" w:hAnsi="Times New Roman" w:cs="Times New Roman"/>
                <w:b/>
                <w:bCs/>
                <w:color w:val="000000"/>
                <w:sz w:val="24"/>
                <w:szCs w:val="24"/>
                <w:lang w:eastAsia="en-AU"/>
              </w:rPr>
            </w:pPr>
            <w:r w:rsidRPr="00CD2E4B">
              <w:rPr>
                <w:rFonts w:ascii="Times New Roman" w:eastAsia="Times New Roman" w:hAnsi="Times New Roman" w:cs="Times New Roman"/>
                <w:b/>
                <w:bCs/>
                <w:color w:val="000000"/>
                <w:sz w:val="24"/>
                <w:szCs w:val="24"/>
                <w:lang w:eastAsia="en-AU"/>
              </w:rPr>
              <w:t>Population</w:t>
            </w:r>
          </w:p>
        </w:tc>
        <w:tc>
          <w:tcPr>
            <w:tcW w:w="6660" w:type="dxa"/>
            <w:tcBorders>
              <w:top w:val="nil"/>
              <w:left w:val="nil"/>
              <w:bottom w:val="single" w:sz="4" w:space="0" w:color="auto"/>
              <w:right w:val="single" w:sz="4" w:space="0" w:color="auto"/>
            </w:tcBorders>
            <w:shd w:val="clear" w:color="auto" w:fill="auto"/>
            <w:noWrap/>
            <w:vAlign w:val="bottom"/>
            <w:hideMark/>
          </w:tcPr>
          <w:p w14:paraId="2ED89F48"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Ectothermic Metazoans</w:t>
            </w:r>
          </w:p>
        </w:tc>
      </w:tr>
      <w:tr w:rsidR="0067260A" w:rsidRPr="00D20202" w14:paraId="029BEBFC" w14:textId="77777777" w:rsidTr="00150BF6">
        <w:trPr>
          <w:trHeight w:val="576"/>
          <w:jc w:val="center"/>
        </w:trPr>
        <w:tc>
          <w:tcPr>
            <w:tcW w:w="1120" w:type="dxa"/>
            <w:tcBorders>
              <w:top w:val="nil"/>
              <w:left w:val="single" w:sz="4" w:space="0" w:color="auto"/>
              <w:bottom w:val="nil"/>
              <w:right w:val="nil"/>
            </w:tcBorders>
            <w:shd w:val="clear" w:color="000000" w:fill="D9E1F2"/>
            <w:noWrap/>
            <w:hideMark/>
          </w:tcPr>
          <w:p w14:paraId="48345BAF" w14:textId="77777777" w:rsidR="0067260A" w:rsidRPr="00CD2E4B" w:rsidRDefault="0067260A" w:rsidP="00150BF6">
            <w:pPr>
              <w:spacing w:after="0" w:line="276" w:lineRule="auto"/>
              <w:rPr>
                <w:rFonts w:ascii="Times New Roman" w:eastAsia="Times New Roman" w:hAnsi="Times New Roman" w:cs="Times New Roman"/>
                <w:b/>
                <w:bCs/>
                <w:color w:val="000000"/>
                <w:sz w:val="24"/>
                <w:szCs w:val="24"/>
                <w:lang w:eastAsia="en-AU"/>
              </w:rPr>
            </w:pPr>
            <w:r w:rsidRPr="00CD2E4B">
              <w:rPr>
                <w:rFonts w:ascii="Times New Roman" w:eastAsia="Times New Roman" w:hAnsi="Times New Roman" w:cs="Times New Roman"/>
                <w:b/>
                <w:bCs/>
                <w:color w:val="000000"/>
                <w:sz w:val="24"/>
                <w:szCs w:val="24"/>
                <w:lang w:eastAsia="en-AU"/>
              </w:rPr>
              <w:t>Exposure</w:t>
            </w:r>
          </w:p>
        </w:tc>
        <w:tc>
          <w:tcPr>
            <w:tcW w:w="6660" w:type="dxa"/>
            <w:tcBorders>
              <w:top w:val="nil"/>
              <w:left w:val="single" w:sz="4" w:space="0" w:color="auto"/>
              <w:bottom w:val="nil"/>
              <w:right w:val="single" w:sz="4" w:space="0" w:color="auto"/>
            </w:tcBorders>
            <w:shd w:val="clear" w:color="auto" w:fill="auto"/>
            <w:vAlign w:val="bottom"/>
            <w:hideMark/>
          </w:tcPr>
          <w:p w14:paraId="1BAE23B1" w14:textId="77777777" w:rsidR="0067260A" w:rsidRPr="00CD2E4B" w:rsidRDefault="0067260A" w:rsidP="00150BF6">
            <w:pPr>
              <w:spacing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Two fluctuating acclimation or developmental treatments (minimum of </w:t>
            </w:r>
            <w:r w:rsidRPr="00CD2E4B">
              <w:rPr>
                <w:rFonts w:ascii="Times New Roman" w:hAnsi="Times New Roman" w:cs="Times New Roman"/>
                <w:sz w:val="24"/>
                <w:szCs w:val="24"/>
              </w:rPr>
              <w:t>1</w:t>
            </w:r>
            <w:r w:rsidRPr="00CD2E4B">
              <w:rPr>
                <w:rFonts w:ascii="Times New Roman" w:eastAsia="Times New Roman" w:hAnsi="Times New Roman" w:cs="Times New Roman"/>
                <w:color w:val="000000"/>
                <w:sz w:val="24"/>
                <w:szCs w:val="24"/>
                <w:lang w:eastAsia="en-AU"/>
              </w:rPr>
              <w:t xml:space="preserve">℃ amplitudes), used to calculate the phenotypic plasticity in fluctuating thermal environments. The mean of each treatment matches the corresponding constant temperature treatment (maximum of </w:t>
            </w:r>
            <w:r w:rsidRPr="00CD2E4B">
              <w:rPr>
                <w:rFonts w:ascii="Times New Roman" w:hAnsi="Times New Roman" w:cs="Times New Roman"/>
                <w:sz w:val="24"/>
                <w:szCs w:val="24"/>
              </w:rPr>
              <w:t>1</w:t>
            </w:r>
            <w:r w:rsidRPr="00CD2E4B">
              <w:rPr>
                <w:rFonts w:ascii="Times New Roman" w:eastAsia="Times New Roman" w:hAnsi="Times New Roman" w:cs="Times New Roman"/>
                <w:color w:val="000000"/>
                <w:sz w:val="24"/>
                <w:szCs w:val="24"/>
                <w:lang w:eastAsia="en-AU"/>
              </w:rPr>
              <w:t>℃ different in means).</w:t>
            </w:r>
          </w:p>
        </w:tc>
      </w:tr>
      <w:tr w:rsidR="0067260A" w:rsidRPr="00D20202" w14:paraId="2C457184" w14:textId="77777777" w:rsidTr="00150BF6">
        <w:trPr>
          <w:trHeight w:val="288"/>
          <w:jc w:val="center"/>
        </w:trPr>
        <w:tc>
          <w:tcPr>
            <w:tcW w:w="1120" w:type="dxa"/>
            <w:tcBorders>
              <w:top w:val="single" w:sz="4" w:space="0" w:color="auto"/>
              <w:left w:val="single" w:sz="4" w:space="0" w:color="auto"/>
              <w:bottom w:val="single" w:sz="4" w:space="0" w:color="auto"/>
              <w:right w:val="single" w:sz="4" w:space="0" w:color="auto"/>
            </w:tcBorders>
            <w:shd w:val="clear" w:color="000000" w:fill="D9E1F2"/>
            <w:noWrap/>
            <w:hideMark/>
          </w:tcPr>
          <w:p w14:paraId="32B8DC3E" w14:textId="77777777" w:rsidR="0067260A" w:rsidRPr="00CD2E4B" w:rsidRDefault="0067260A" w:rsidP="00150BF6">
            <w:pPr>
              <w:spacing w:after="0" w:line="276" w:lineRule="auto"/>
              <w:rPr>
                <w:rFonts w:ascii="Times New Roman" w:eastAsia="Times New Roman" w:hAnsi="Times New Roman" w:cs="Times New Roman"/>
                <w:b/>
                <w:bCs/>
                <w:color w:val="000000"/>
                <w:sz w:val="24"/>
                <w:szCs w:val="24"/>
                <w:lang w:eastAsia="en-AU"/>
              </w:rPr>
            </w:pPr>
            <w:r w:rsidRPr="00CD2E4B">
              <w:rPr>
                <w:rFonts w:ascii="Times New Roman" w:eastAsia="Times New Roman" w:hAnsi="Times New Roman" w:cs="Times New Roman"/>
                <w:b/>
                <w:bCs/>
                <w:color w:val="000000"/>
                <w:sz w:val="24"/>
                <w:szCs w:val="24"/>
                <w:lang w:eastAsia="en-AU"/>
              </w:rPr>
              <w:t>Comparator</w:t>
            </w:r>
          </w:p>
        </w:tc>
        <w:tc>
          <w:tcPr>
            <w:tcW w:w="6660" w:type="dxa"/>
            <w:tcBorders>
              <w:top w:val="single" w:sz="4" w:space="0" w:color="auto"/>
              <w:left w:val="nil"/>
              <w:bottom w:val="single" w:sz="4" w:space="0" w:color="auto"/>
              <w:right w:val="single" w:sz="4" w:space="0" w:color="auto"/>
            </w:tcBorders>
            <w:shd w:val="clear" w:color="auto" w:fill="auto"/>
            <w:vAlign w:val="bottom"/>
            <w:hideMark/>
          </w:tcPr>
          <w:p w14:paraId="78E60B1E" w14:textId="77777777" w:rsidR="0067260A" w:rsidRPr="00CD2E4B" w:rsidRDefault="0067260A" w:rsidP="00150BF6">
            <w:pPr>
              <w:spacing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Two acclimation or developmental treatments (</w:t>
            </w:r>
            <w:r w:rsidRPr="00CD2E4B">
              <w:rPr>
                <w:rFonts w:ascii="Times New Roman" w:hAnsi="Times New Roman" w:cs="Times New Roman"/>
                <w:sz w:val="24"/>
                <w:szCs w:val="24"/>
              </w:rPr>
              <w:t>maximum of 0.5</w:t>
            </w:r>
            <w:r w:rsidRPr="00CD2E4B">
              <w:rPr>
                <w:rFonts w:ascii="Times New Roman" w:eastAsia="Times New Roman" w:hAnsi="Times New Roman" w:cs="Times New Roman"/>
                <w:color w:val="000000"/>
                <w:sz w:val="24"/>
                <w:szCs w:val="24"/>
                <w:lang w:eastAsia="en-AU"/>
              </w:rPr>
              <w:t xml:space="preserve">℃ </w:t>
            </w:r>
            <w:r w:rsidRPr="00CD2E4B">
              <w:rPr>
                <w:rFonts w:ascii="Times New Roman" w:hAnsi="Times New Roman" w:cs="Times New Roman"/>
                <w:sz w:val="24"/>
                <w:szCs w:val="24"/>
              </w:rPr>
              <w:t xml:space="preserve">amplitudes), used to calculate the phenotypic plasticity in constant thermal environments. </w:t>
            </w:r>
          </w:p>
        </w:tc>
      </w:tr>
      <w:tr w:rsidR="0067260A" w:rsidRPr="00D20202" w14:paraId="69ACCA15" w14:textId="77777777" w:rsidTr="00150BF6">
        <w:trPr>
          <w:trHeight w:val="288"/>
          <w:jc w:val="center"/>
        </w:trPr>
        <w:tc>
          <w:tcPr>
            <w:tcW w:w="1120" w:type="dxa"/>
            <w:vMerge w:val="restart"/>
            <w:tcBorders>
              <w:top w:val="nil"/>
              <w:left w:val="single" w:sz="4" w:space="0" w:color="auto"/>
              <w:bottom w:val="single" w:sz="4" w:space="0" w:color="000000"/>
              <w:right w:val="nil"/>
            </w:tcBorders>
            <w:shd w:val="clear" w:color="000000" w:fill="D9E1F2"/>
            <w:noWrap/>
            <w:hideMark/>
          </w:tcPr>
          <w:p w14:paraId="7F2092EA" w14:textId="77777777" w:rsidR="0067260A" w:rsidRPr="00CD2E4B" w:rsidRDefault="0067260A" w:rsidP="00150BF6">
            <w:pPr>
              <w:spacing w:after="0" w:line="276" w:lineRule="auto"/>
              <w:rPr>
                <w:rFonts w:ascii="Times New Roman" w:eastAsia="Times New Roman" w:hAnsi="Times New Roman" w:cs="Times New Roman"/>
                <w:b/>
                <w:bCs/>
                <w:color w:val="000000"/>
                <w:sz w:val="24"/>
                <w:szCs w:val="24"/>
                <w:lang w:eastAsia="en-AU"/>
              </w:rPr>
            </w:pPr>
            <w:r w:rsidRPr="00CD2E4B">
              <w:rPr>
                <w:rFonts w:ascii="Times New Roman" w:eastAsia="Times New Roman" w:hAnsi="Times New Roman" w:cs="Times New Roman"/>
                <w:b/>
                <w:bCs/>
                <w:color w:val="000000"/>
                <w:sz w:val="24"/>
                <w:szCs w:val="24"/>
                <w:lang w:eastAsia="en-AU"/>
              </w:rPr>
              <w:t>Outcome</w:t>
            </w:r>
          </w:p>
        </w:tc>
        <w:tc>
          <w:tcPr>
            <w:tcW w:w="6660" w:type="dxa"/>
            <w:tcBorders>
              <w:top w:val="nil"/>
              <w:left w:val="single" w:sz="4" w:space="0" w:color="auto"/>
              <w:bottom w:val="nil"/>
              <w:right w:val="single" w:sz="4" w:space="0" w:color="auto"/>
            </w:tcBorders>
            <w:shd w:val="clear" w:color="auto" w:fill="auto"/>
            <w:vAlign w:val="bottom"/>
            <w:hideMark/>
          </w:tcPr>
          <w:p w14:paraId="1FB12388"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The phenotypic plasticity of any phenotypic trait measurement that: </w:t>
            </w:r>
          </w:p>
        </w:tc>
      </w:tr>
      <w:tr w:rsidR="0067260A" w:rsidRPr="00D20202" w14:paraId="39F44226" w14:textId="77777777" w:rsidTr="00150BF6">
        <w:trPr>
          <w:trHeight w:val="576"/>
          <w:jc w:val="center"/>
        </w:trPr>
        <w:tc>
          <w:tcPr>
            <w:tcW w:w="1120" w:type="dxa"/>
            <w:vMerge/>
            <w:tcBorders>
              <w:top w:val="nil"/>
              <w:left w:val="single" w:sz="4" w:space="0" w:color="auto"/>
              <w:bottom w:val="single" w:sz="4" w:space="0" w:color="000000"/>
              <w:right w:val="nil"/>
            </w:tcBorders>
            <w:vAlign w:val="center"/>
            <w:hideMark/>
          </w:tcPr>
          <w:p w14:paraId="24D171E1" w14:textId="77777777" w:rsidR="0067260A" w:rsidRPr="00CD2E4B" w:rsidRDefault="0067260A" w:rsidP="00150BF6">
            <w:pPr>
              <w:spacing w:after="0" w:line="276" w:lineRule="auto"/>
              <w:rPr>
                <w:rFonts w:ascii="Times New Roman" w:eastAsia="Times New Roman" w:hAnsi="Times New Roman" w:cs="Times New Roman"/>
                <w:b/>
                <w:bCs/>
                <w:color w:val="000000"/>
                <w:sz w:val="24"/>
                <w:szCs w:val="24"/>
                <w:lang w:eastAsia="en-AU"/>
              </w:rPr>
            </w:pPr>
          </w:p>
        </w:tc>
        <w:tc>
          <w:tcPr>
            <w:tcW w:w="6660" w:type="dxa"/>
            <w:tcBorders>
              <w:top w:val="nil"/>
              <w:left w:val="single" w:sz="4" w:space="0" w:color="auto"/>
              <w:bottom w:val="nil"/>
              <w:right w:val="single" w:sz="4" w:space="0" w:color="auto"/>
            </w:tcBorders>
            <w:shd w:val="clear" w:color="auto" w:fill="auto"/>
            <w:vAlign w:val="bottom"/>
            <w:hideMark/>
          </w:tcPr>
          <w:p w14:paraId="120A8DF2" w14:textId="77777777" w:rsidR="0067260A" w:rsidRPr="00CD2E4B" w:rsidRDefault="0067260A" w:rsidP="0067260A">
            <w:pPr>
              <w:pStyle w:val="ListParagraph"/>
              <w:numPr>
                <w:ilvl w:val="0"/>
                <w:numId w:val="4"/>
              </w:num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was measured at a similar temperature to the corresponding constant thermal treatment or mean of the fluctuating treatment (&lt; 4℃ difference acceptable);</w:t>
            </w:r>
          </w:p>
        </w:tc>
      </w:tr>
      <w:tr w:rsidR="0067260A" w:rsidRPr="00D20202" w14:paraId="5DD28D9B" w14:textId="77777777" w:rsidTr="00150BF6">
        <w:trPr>
          <w:trHeight w:val="288"/>
          <w:jc w:val="center"/>
        </w:trPr>
        <w:tc>
          <w:tcPr>
            <w:tcW w:w="1120" w:type="dxa"/>
            <w:vMerge/>
            <w:tcBorders>
              <w:top w:val="nil"/>
              <w:left w:val="single" w:sz="4" w:space="0" w:color="auto"/>
              <w:bottom w:val="single" w:sz="4" w:space="0" w:color="000000"/>
              <w:right w:val="nil"/>
            </w:tcBorders>
            <w:vAlign w:val="center"/>
            <w:hideMark/>
          </w:tcPr>
          <w:p w14:paraId="6A9A7F59" w14:textId="77777777" w:rsidR="0067260A" w:rsidRPr="00CD2E4B" w:rsidRDefault="0067260A" w:rsidP="00150BF6">
            <w:pPr>
              <w:spacing w:after="0" w:line="276" w:lineRule="auto"/>
              <w:rPr>
                <w:rFonts w:ascii="Times New Roman" w:eastAsia="Times New Roman" w:hAnsi="Times New Roman" w:cs="Times New Roman"/>
                <w:b/>
                <w:bCs/>
                <w:color w:val="000000"/>
                <w:sz w:val="24"/>
                <w:szCs w:val="24"/>
                <w:lang w:eastAsia="en-AU"/>
              </w:rPr>
            </w:pPr>
          </w:p>
        </w:tc>
        <w:tc>
          <w:tcPr>
            <w:tcW w:w="6660" w:type="dxa"/>
            <w:tcBorders>
              <w:top w:val="nil"/>
              <w:left w:val="single" w:sz="4" w:space="0" w:color="auto"/>
              <w:bottom w:val="nil"/>
              <w:right w:val="single" w:sz="4" w:space="0" w:color="auto"/>
            </w:tcBorders>
            <w:shd w:val="clear" w:color="auto" w:fill="auto"/>
            <w:vAlign w:val="bottom"/>
            <w:hideMark/>
          </w:tcPr>
          <w:p w14:paraId="4414677A" w14:textId="77777777" w:rsidR="0067260A" w:rsidRPr="00CD2E4B" w:rsidRDefault="0067260A" w:rsidP="0067260A">
            <w:pPr>
              <w:pStyle w:val="ListParagraph"/>
              <w:numPr>
                <w:ilvl w:val="0"/>
                <w:numId w:val="4"/>
              </w:num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treatment conditions were maintained through to trait measurement;</w:t>
            </w:r>
          </w:p>
        </w:tc>
      </w:tr>
      <w:tr w:rsidR="0067260A" w:rsidRPr="00D20202" w14:paraId="0226E6B2" w14:textId="77777777" w:rsidTr="00150BF6">
        <w:trPr>
          <w:trHeight w:val="576"/>
          <w:jc w:val="center"/>
        </w:trPr>
        <w:tc>
          <w:tcPr>
            <w:tcW w:w="1120" w:type="dxa"/>
            <w:vMerge/>
            <w:tcBorders>
              <w:top w:val="nil"/>
              <w:left w:val="single" w:sz="4" w:space="0" w:color="auto"/>
              <w:bottom w:val="single" w:sz="4" w:space="0" w:color="000000"/>
              <w:right w:val="nil"/>
            </w:tcBorders>
            <w:vAlign w:val="center"/>
            <w:hideMark/>
          </w:tcPr>
          <w:p w14:paraId="718F6ECA" w14:textId="77777777" w:rsidR="0067260A" w:rsidRPr="00CD2E4B" w:rsidRDefault="0067260A" w:rsidP="00150BF6">
            <w:pPr>
              <w:spacing w:after="0" w:line="276" w:lineRule="auto"/>
              <w:rPr>
                <w:rFonts w:ascii="Times New Roman" w:eastAsia="Times New Roman" w:hAnsi="Times New Roman" w:cs="Times New Roman"/>
                <w:b/>
                <w:bCs/>
                <w:color w:val="000000"/>
                <w:sz w:val="24"/>
                <w:szCs w:val="24"/>
                <w:lang w:eastAsia="en-AU"/>
              </w:rPr>
            </w:pPr>
          </w:p>
        </w:tc>
        <w:tc>
          <w:tcPr>
            <w:tcW w:w="6660" w:type="dxa"/>
            <w:tcBorders>
              <w:top w:val="nil"/>
              <w:left w:val="single" w:sz="4" w:space="0" w:color="auto"/>
              <w:bottom w:val="single" w:sz="4" w:space="0" w:color="auto"/>
              <w:right w:val="single" w:sz="4" w:space="0" w:color="auto"/>
            </w:tcBorders>
            <w:shd w:val="clear" w:color="auto" w:fill="auto"/>
            <w:vAlign w:val="bottom"/>
            <w:hideMark/>
          </w:tcPr>
          <w:p w14:paraId="269A2269" w14:textId="77777777" w:rsidR="0067260A" w:rsidRPr="00CD2E4B" w:rsidRDefault="0067260A" w:rsidP="0067260A">
            <w:pPr>
              <w:pStyle w:val="ListParagraph"/>
              <w:numPr>
                <w:ilvl w:val="0"/>
                <w:numId w:val="4"/>
              </w:num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was not a metric of thermal performance (e.g., Critical Thermal Maximum, Critical Thermal Minimum and Temperature Preference).</w:t>
            </w:r>
          </w:p>
        </w:tc>
      </w:tr>
    </w:tbl>
    <w:p w14:paraId="296CF842" w14:textId="77777777" w:rsidR="0067260A" w:rsidRDefault="0067260A" w:rsidP="0067260A"/>
    <w:p w14:paraId="547CBB4B" w14:textId="77777777" w:rsidR="0067260A" w:rsidRDefault="0067260A" w:rsidP="0067260A"/>
    <w:p w14:paraId="502A0962" w14:textId="77777777" w:rsidR="0067260A" w:rsidRDefault="0067260A" w:rsidP="0067260A"/>
    <w:p w14:paraId="77B6C5F8" w14:textId="77777777" w:rsidR="0067260A" w:rsidRDefault="0067260A" w:rsidP="0067260A"/>
    <w:p w14:paraId="39D5C556" w14:textId="77777777" w:rsidR="0067260A" w:rsidRDefault="0067260A" w:rsidP="0067260A"/>
    <w:p w14:paraId="59005306" w14:textId="77777777" w:rsidR="0067260A" w:rsidRDefault="0067260A" w:rsidP="0067260A"/>
    <w:p w14:paraId="7C7E04C3" w14:textId="77777777" w:rsidR="0067260A" w:rsidRDefault="0067260A" w:rsidP="0067260A"/>
    <w:p w14:paraId="0989A926" w14:textId="77777777" w:rsidR="0067260A" w:rsidRDefault="0067260A" w:rsidP="0067260A"/>
    <w:p w14:paraId="012AD779" w14:textId="77777777" w:rsidR="0067260A" w:rsidRDefault="0067260A" w:rsidP="0067260A"/>
    <w:p w14:paraId="6398E711" w14:textId="77777777" w:rsidR="0067260A" w:rsidRPr="00CD2E4B" w:rsidRDefault="0067260A" w:rsidP="0067260A">
      <w:pPr>
        <w:spacing w:line="480" w:lineRule="auto"/>
        <w:rPr>
          <w:rFonts w:ascii="Times New Roman" w:hAnsi="Times New Roman" w:cs="Times New Roman"/>
          <w:b/>
          <w:bCs/>
          <w:sz w:val="24"/>
          <w:szCs w:val="24"/>
        </w:rPr>
      </w:pPr>
      <w:r w:rsidRPr="00CD2E4B">
        <w:rPr>
          <w:rFonts w:ascii="Times New Roman" w:hAnsi="Times New Roman" w:cs="Times New Roman"/>
          <w:b/>
          <w:bCs/>
          <w:sz w:val="24"/>
          <w:szCs w:val="24"/>
        </w:rPr>
        <w:lastRenderedPageBreak/>
        <w:t>7.2 | Search Strings and Protocols</w:t>
      </w:r>
    </w:p>
    <w:p w14:paraId="7BE55429" w14:textId="77777777" w:rsidR="0067260A" w:rsidRPr="00CD2E4B" w:rsidRDefault="0067260A" w:rsidP="0067260A">
      <w:pPr>
        <w:spacing w:line="480" w:lineRule="auto"/>
        <w:rPr>
          <w:rFonts w:ascii="Times New Roman" w:hAnsi="Times New Roman" w:cs="Times New Roman"/>
          <w:sz w:val="24"/>
          <w:szCs w:val="24"/>
          <w:u w:val="single"/>
        </w:rPr>
      </w:pPr>
      <w:r w:rsidRPr="00CD2E4B">
        <w:rPr>
          <w:rFonts w:ascii="Times New Roman" w:hAnsi="Times New Roman" w:cs="Times New Roman"/>
          <w:sz w:val="24"/>
          <w:szCs w:val="24"/>
          <w:u w:val="single"/>
        </w:rPr>
        <w:t>Scopus</w:t>
      </w:r>
    </w:p>
    <w:p w14:paraId="27DA9E29"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sz w:val="24"/>
          <w:szCs w:val="24"/>
        </w:rPr>
        <w:t>TITLE-ABS-KEY((plasticity OR "plastic response" OR acclimat* OR "develop* effect") AND (thermal OR temperature*) AND (fluctuat* OR var* OR regime OR chang* OR irregular OR shift* OR inconstant OR diel OR unstable OR alter* OR vacill* OR oscill* OR period*) AND NOT (tolerance OR ctmax OR ctmin OR endotherm* OR bacter* OR fung* OR alga* OR unicellular OR protist OR microorganism OR micro-organism OR plant* OR photosyn* OR tree OR grass OR bird OR avia* OR aves OR mammal OR rodent OR rat OR mouse OR mice OR cattle OR livestock* OR cow OR pig OR sheep OR goat OR house OR rabbit OR chicken OR duck OR turkey OR cat OR dog OR human OR woman OR man OR "parental care" OR child* OR infant OR educat* OR industr* OR commerc* OR domest* OR cancer* OR medic*)) AND (LIMIT-TO (DOCTYPE, "ar")) AND (LIMIT-TO (LANGUAGE, "English")) AND (LIMIT-TO (SUBJAREA, "AGRI") OR LIMIT-TO (SUBJAREA, "BIOC") OR LIMIT-TO (SUBJAREA, "ENVI"))</w:t>
      </w:r>
    </w:p>
    <w:p w14:paraId="08F248B7" w14:textId="77777777" w:rsidR="0067260A" w:rsidRDefault="0067260A" w:rsidP="0067260A">
      <w:pPr>
        <w:spacing w:line="480" w:lineRule="auto"/>
        <w:rPr>
          <w:rFonts w:ascii="Times New Roman" w:hAnsi="Times New Roman" w:cs="Times New Roman"/>
          <w:sz w:val="24"/>
          <w:szCs w:val="24"/>
          <w:u w:val="single"/>
        </w:rPr>
      </w:pPr>
    </w:p>
    <w:p w14:paraId="51DC4256" w14:textId="77777777" w:rsidR="0067260A" w:rsidRDefault="0067260A" w:rsidP="0067260A">
      <w:pPr>
        <w:spacing w:line="480" w:lineRule="auto"/>
        <w:rPr>
          <w:rFonts w:ascii="Times New Roman" w:hAnsi="Times New Roman" w:cs="Times New Roman"/>
          <w:sz w:val="24"/>
          <w:szCs w:val="24"/>
          <w:u w:val="single"/>
        </w:rPr>
      </w:pPr>
    </w:p>
    <w:p w14:paraId="09E9BD61" w14:textId="77777777" w:rsidR="0067260A" w:rsidRDefault="0067260A" w:rsidP="0067260A">
      <w:pPr>
        <w:spacing w:line="480" w:lineRule="auto"/>
        <w:rPr>
          <w:rFonts w:ascii="Times New Roman" w:hAnsi="Times New Roman" w:cs="Times New Roman"/>
          <w:sz w:val="24"/>
          <w:szCs w:val="24"/>
          <w:u w:val="single"/>
        </w:rPr>
      </w:pPr>
    </w:p>
    <w:p w14:paraId="6712E76F" w14:textId="77777777" w:rsidR="0067260A" w:rsidRDefault="0067260A" w:rsidP="0067260A">
      <w:pPr>
        <w:spacing w:line="480" w:lineRule="auto"/>
        <w:rPr>
          <w:rFonts w:ascii="Times New Roman" w:hAnsi="Times New Roman" w:cs="Times New Roman"/>
          <w:sz w:val="24"/>
          <w:szCs w:val="24"/>
          <w:u w:val="single"/>
        </w:rPr>
      </w:pPr>
    </w:p>
    <w:p w14:paraId="5B458C2D" w14:textId="77777777" w:rsidR="0067260A" w:rsidRDefault="0067260A" w:rsidP="0067260A">
      <w:pPr>
        <w:spacing w:line="480" w:lineRule="auto"/>
        <w:rPr>
          <w:rFonts w:ascii="Times New Roman" w:hAnsi="Times New Roman" w:cs="Times New Roman"/>
          <w:sz w:val="24"/>
          <w:szCs w:val="24"/>
          <w:u w:val="single"/>
        </w:rPr>
      </w:pPr>
    </w:p>
    <w:p w14:paraId="161F880C" w14:textId="77777777" w:rsidR="0067260A" w:rsidRDefault="0067260A" w:rsidP="0067260A">
      <w:pPr>
        <w:spacing w:line="480" w:lineRule="auto"/>
        <w:rPr>
          <w:rFonts w:ascii="Times New Roman" w:hAnsi="Times New Roman" w:cs="Times New Roman"/>
          <w:sz w:val="24"/>
          <w:szCs w:val="24"/>
          <w:u w:val="single"/>
        </w:rPr>
      </w:pPr>
    </w:p>
    <w:p w14:paraId="52B2E4D6" w14:textId="77777777" w:rsidR="0067260A" w:rsidRDefault="0067260A" w:rsidP="0067260A">
      <w:pPr>
        <w:spacing w:line="480" w:lineRule="auto"/>
        <w:rPr>
          <w:rFonts w:ascii="Times New Roman" w:hAnsi="Times New Roman" w:cs="Times New Roman"/>
          <w:sz w:val="24"/>
          <w:szCs w:val="24"/>
          <w:u w:val="single"/>
        </w:rPr>
      </w:pPr>
    </w:p>
    <w:p w14:paraId="3401D397" w14:textId="77777777" w:rsidR="0067260A" w:rsidRDefault="0067260A" w:rsidP="0067260A">
      <w:pPr>
        <w:spacing w:line="480" w:lineRule="auto"/>
        <w:rPr>
          <w:rFonts w:ascii="Times New Roman" w:hAnsi="Times New Roman" w:cs="Times New Roman"/>
          <w:sz w:val="24"/>
          <w:szCs w:val="24"/>
          <w:u w:val="single"/>
        </w:rPr>
      </w:pPr>
    </w:p>
    <w:p w14:paraId="451F0645" w14:textId="77777777" w:rsidR="0067260A" w:rsidRPr="00CD2E4B" w:rsidRDefault="0067260A" w:rsidP="0067260A">
      <w:pPr>
        <w:spacing w:line="480" w:lineRule="auto"/>
        <w:rPr>
          <w:rFonts w:ascii="Times New Roman" w:hAnsi="Times New Roman" w:cs="Times New Roman"/>
          <w:sz w:val="24"/>
          <w:szCs w:val="24"/>
          <w:u w:val="single"/>
        </w:rPr>
      </w:pPr>
      <w:r w:rsidRPr="00CD2E4B">
        <w:rPr>
          <w:rFonts w:ascii="Times New Roman" w:hAnsi="Times New Roman" w:cs="Times New Roman"/>
          <w:sz w:val="24"/>
          <w:szCs w:val="24"/>
          <w:u w:val="single"/>
        </w:rPr>
        <w:lastRenderedPageBreak/>
        <w:t>Web of Science</w:t>
      </w:r>
    </w:p>
    <w:p w14:paraId="52406AAB"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sz w:val="24"/>
          <w:szCs w:val="24"/>
        </w:rPr>
        <w:t>TS = ((plasticity OR "plastic response" OR acclimat* OR "develop effect" OR "development effect" OR "developmental effect") AND (thermal OR temperature*) AND (fluctuat* OR var* OR regime OR chang* OR irregular OR shift* OR inconstant OR diel OR unstable OR alter* OR vacill* OR oscill* OR period*)) NOT TS = (tolerance OR ctmax OR ctmin OR endotherm* OR bacter* OR fung* OR alga* OR unicellular OR protist OR microorganism OR micro-organism OR plant* OR photosyn* OR tree OR grass OR bird OR avia* OR aves OR mammal OR rodent OR rat OR mouse OR mice OR cattle OR livestock* OR cow OR pig OR sheep OR goat OR house OR rabbit OR chicken OR duck OR turkey OR cat OR dog OR human OR woman OR man OR “parental care" OR child* OR infant OR educat* OR industr* OR commerc* OR domest* OR cancer* OR medic*)</w:t>
      </w:r>
    </w:p>
    <w:p w14:paraId="0C4907A7"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sz w:val="24"/>
          <w:szCs w:val="24"/>
        </w:rPr>
        <w:t xml:space="preserve">Further refinements: </w:t>
      </w:r>
    </w:p>
    <w:p w14:paraId="68B749DD" w14:textId="77777777" w:rsidR="0067260A" w:rsidRPr="00CD2E4B" w:rsidRDefault="0067260A" w:rsidP="0067260A">
      <w:pPr>
        <w:pStyle w:val="ListParagraph"/>
        <w:numPr>
          <w:ilvl w:val="0"/>
          <w:numId w:val="5"/>
        </w:numPr>
        <w:spacing w:line="480" w:lineRule="auto"/>
        <w:rPr>
          <w:rFonts w:ascii="Times New Roman" w:hAnsi="Times New Roman" w:cs="Times New Roman"/>
          <w:sz w:val="24"/>
          <w:szCs w:val="24"/>
        </w:rPr>
      </w:pPr>
      <w:r w:rsidRPr="00CD2E4B">
        <w:rPr>
          <w:rFonts w:ascii="Times New Roman" w:hAnsi="Times New Roman" w:cs="Times New Roman"/>
          <w:sz w:val="24"/>
          <w:szCs w:val="24"/>
        </w:rPr>
        <w:t>Document Types: Articles</w:t>
      </w:r>
    </w:p>
    <w:p w14:paraId="5A9985F7" w14:textId="77777777" w:rsidR="0067260A" w:rsidRPr="00CD2E4B" w:rsidRDefault="0067260A" w:rsidP="0067260A">
      <w:pPr>
        <w:pStyle w:val="ListParagraph"/>
        <w:numPr>
          <w:ilvl w:val="0"/>
          <w:numId w:val="5"/>
        </w:numPr>
        <w:spacing w:line="480" w:lineRule="auto"/>
        <w:rPr>
          <w:rFonts w:ascii="Times New Roman" w:hAnsi="Times New Roman" w:cs="Times New Roman"/>
          <w:sz w:val="24"/>
          <w:szCs w:val="24"/>
        </w:rPr>
      </w:pPr>
      <w:r w:rsidRPr="00CD2E4B">
        <w:rPr>
          <w:rFonts w:ascii="Times New Roman" w:hAnsi="Times New Roman" w:cs="Times New Roman"/>
          <w:sz w:val="24"/>
          <w:szCs w:val="24"/>
        </w:rPr>
        <w:t>Languages: English</w:t>
      </w:r>
    </w:p>
    <w:p w14:paraId="4EB53709" w14:textId="77777777" w:rsidR="0067260A" w:rsidRPr="00CD2E4B" w:rsidRDefault="0067260A" w:rsidP="0067260A">
      <w:pPr>
        <w:pStyle w:val="ListParagraph"/>
        <w:numPr>
          <w:ilvl w:val="0"/>
          <w:numId w:val="5"/>
        </w:numPr>
        <w:spacing w:line="480" w:lineRule="auto"/>
        <w:rPr>
          <w:rFonts w:ascii="Times New Roman" w:hAnsi="Times New Roman" w:cs="Times New Roman"/>
          <w:sz w:val="24"/>
          <w:szCs w:val="24"/>
        </w:rPr>
      </w:pPr>
      <w:r w:rsidRPr="00CD2E4B">
        <w:rPr>
          <w:rFonts w:ascii="Times New Roman" w:hAnsi="Times New Roman" w:cs="Times New Roman"/>
          <w:sz w:val="24"/>
          <w:szCs w:val="24"/>
        </w:rPr>
        <w:t xml:space="preserve">Not Web of Science Categories: </w:t>
      </w:r>
    </w:p>
    <w:p w14:paraId="190D3A1A" w14:textId="77777777" w:rsidR="0067260A" w:rsidRPr="00CD2E4B" w:rsidRDefault="0067260A" w:rsidP="0067260A">
      <w:pPr>
        <w:pStyle w:val="ListParagraph"/>
        <w:numPr>
          <w:ilvl w:val="1"/>
          <w:numId w:val="5"/>
        </w:numPr>
        <w:spacing w:line="480" w:lineRule="auto"/>
        <w:rPr>
          <w:rFonts w:ascii="Times New Roman" w:hAnsi="Times New Roman" w:cs="Times New Roman"/>
          <w:sz w:val="24"/>
          <w:szCs w:val="24"/>
        </w:rPr>
      </w:pPr>
      <w:r w:rsidRPr="00CD2E4B">
        <w:rPr>
          <w:rFonts w:ascii="Times New Roman" w:hAnsi="Times New Roman" w:cs="Times New Roman"/>
          <w:sz w:val="24"/>
          <w:szCs w:val="24"/>
        </w:rPr>
        <w:t>Metallurgy Metallurgical Engineering</w:t>
      </w:r>
    </w:p>
    <w:p w14:paraId="2B7AA527" w14:textId="77777777" w:rsidR="0067260A" w:rsidRPr="00CD2E4B" w:rsidRDefault="0067260A" w:rsidP="0067260A">
      <w:pPr>
        <w:pStyle w:val="ListParagraph"/>
        <w:numPr>
          <w:ilvl w:val="1"/>
          <w:numId w:val="5"/>
        </w:numPr>
        <w:spacing w:line="480" w:lineRule="auto"/>
        <w:rPr>
          <w:rFonts w:ascii="Times New Roman" w:hAnsi="Times New Roman" w:cs="Times New Roman"/>
          <w:sz w:val="24"/>
          <w:szCs w:val="24"/>
        </w:rPr>
      </w:pPr>
      <w:r w:rsidRPr="00CD2E4B">
        <w:rPr>
          <w:rFonts w:ascii="Times New Roman" w:hAnsi="Times New Roman" w:cs="Times New Roman"/>
          <w:sz w:val="24"/>
          <w:szCs w:val="24"/>
        </w:rPr>
        <w:t>Mechanics</w:t>
      </w:r>
    </w:p>
    <w:p w14:paraId="1B1E9B5E" w14:textId="77777777" w:rsidR="0067260A" w:rsidRPr="00CD2E4B" w:rsidRDefault="0067260A" w:rsidP="0067260A">
      <w:pPr>
        <w:pStyle w:val="ListParagraph"/>
        <w:numPr>
          <w:ilvl w:val="1"/>
          <w:numId w:val="5"/>
        </w:numPr>
        <w:spacing w:line="480" w:lineRule="auto"/>
        <w:rPr>
          <w:rFonts w:ascii="Times New Roman" w:hAnsi="Times New Roman" w:cs="Times New Roman"/>
          <w:sz w:val="24"/>
          <w:szCs w:val="24"/>
        </w:rPr>
      </w:pPr>
      <w:r w:rsidRPr="00CD2E4B">
        <w:rPr>
          <w:rFonts w:ascii="Times New Roman" w:hAnsi="Times New Roman" w:cs="Times New Roman"/>
          <w:sz w:val="24"/>
          <w:szCs w:val="24"/>
        </w:rPr>
        <w:t>Engineering Mechanical</w:t>
      </w:r>
    </w:p>
    <w:p w14:paraId="003B2298" w14:textId="77777777" w:rsidR="0067260A" w:rsidRPr="00CD2E4B" w:rsidRDefault="0067260A" w:rsidP="0067260A">
      <w:pPr>
        <w:spacing w:line="480" w:lineRule="auto"/>
        <w:rPr>
          <w:rFonts w:ascii="Times New Roman" w:hAnsi="Times New Roman" w:cs="Times New Roman"/>
          <w:i/>
          <w:iCs/>
          <w:sz w:val="24"/>
          <w:szCs w:val="24"/>
        </w:rPr>
      </w:pPr>
    </w:p>
    <w:p w14:paraId="77AAD298" w14:textId="77777777" w:rsidR="0067260A" w:rsidRPr="00CD2E4B" w:rsidRDefault="0067260A" w:rsidP="0067260A">
      <w:pPr>
        <w:spacing w:line="480" w:lineRule="auto"/>
        <w:rPr>
          <w:rFonts w:ascii="Times New Roman" w:hAnsi="Times New Roman" w:cs="Times New Roman"/>
          <w:i/>
          <w:iCs/>
          <w:sz w:val="24"/>
          <w:szCs w:val="24"/>
        </w:rPr>
      </w:pPr>
    </w:p>
    <w:p w14:paraId="6F5E05F5" w14:textId="77777777" w:rsidR="0067260A" w:rsidRPr="00CD2E4B" w:rsidRDefault="0067260A" w:rsidP="0067260A">
      <w:pPr>
        <w:spacing w:line="480" w:lineRule="auto"/>
        <w:rPr>
          <w:rFonts w:ascii="Times New Roman" w:hAnsi="Times New Roman" w:cs="Times New Roman"/>
          <w:i/>
          <w:iCs/>
          <w:sz w:val="24"/>
          <w:szCs w:val="24"/>
        </w:rPr>
      </w:pPr>
    </w:p>
    <w:p w14:paraId="05177015" w14:textId="77777777" w:rsidR="0067260A" w:rsidRPr="00CD2E4B" w:rsidRDefault="0067260A" w:rsidP="0067260A">
      <w:pPr>
        <w:spacing w:line="480" w:lineRule="auto"/>
        <w:rPr>
          <w:rFonts w:ascii="Times New Roman" w:hAnsi="Times New Roman" w:cs="Times New Roman"/>
          <w:i/>
          <w:iCs/>
          <w:sz w:val="24"/>
          <w:szCs w:val="24"/>
        </w:rPr>
      </w:pPr>
    </w:p>
    <w:p w14:paraId="6F3394A4" w14:textId="77777777" w:rsidR="0067260A" w:rsidRPr="00CD2E4B" w:rsidRDefault="0067260A" w:rsidP="0067260A">
      <w:pPr>
        <w:spacing w:line="480" w:lineRule="auto"/>
        <w:rPr>
          <w:rFonts w:ascii="Times New Roman" w:hAnsi="Times New Roman" w:cs="Times New Roman"/>
          <w:i/>
          <w:iCs/>
          <w:sz w:val="24"/>
          <w:szCs w:val="24"/>
        </w:rPr>
      </w:pPr>
    </w:p>
    <w:p w14:paraId="28DA4E91" w14:textId="77777777" w:rsidR="0067260A" w:rsidRPr="00CD2E4B" w:rsidRDefault="0067260A" w:rsidP="0067260A">
      <w:pPr>
        <w:spacing w:line="480" w:lineRule="auto"/>
        <w:rPr>
          <w:rFonts w:ascii="Times New Roman" w:hAnsi="Times New Roman" w:cs="Times New Roman"/>
          <w:sz w:val="24"/>
          <w:szCs w:val="24"/>
          <w:u w:val="single"/>
        </w:rPr>
      </w:pPr>
      <w:r w:rsidRPr="00CD2E4B">
        <w:rPr>
          <w:rFonts w:ascii="Times New Roman" w:hAnsi="Times New Roman" w:cs="Times New Roman"/>
          <w:sz w:val="24"/>
          <w:szCs w:val="24"/>
          <w:u w:val="single"/>
        </w:rPr>
        <w:lastRenderedPageBreak/>
        <w:t>ScienceDirect</w:t>
      </w:r>
    </w:p>
    <w:p w14:paraId="5A04D53C"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sz w:val="24"/>
          <w:szCs w:val="24"/>
        </w:rPr>
        <w:t>* The search engine has a max of 8 Boolean connectors per field, so multiple searches were conducted.</w:t>
      </w:r>
    </w:p>
    <w:p w14:paraId="0675405B"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sz w:val="24"/>
          <w:szCs w:val="24"/>
        </w:rPr>
        <w:t xml:space="preserve">** All searches were conducted in the ‘Title, abstract or author-specified keyword’ field. </w:t>
      </w:r>
    </w:p>
    <w:p w14:paraId="5B32A991"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b/>
          <w:bCs/>
          <w:sz w:val="24"/>
          <w:szCs w:val="24"/>
        </w:rPr>
        <w:t>1.</w:t>
      </w:r>
      <w:r w:rsidRPr="00CD2E4B">
        <w:rPr>
          <w:rFonts w:ascii="Times New Roman" w:hAnsi="Times New Roman" w:cs="Times New Roman"/>
          <w:sz w:val="24"/>
          <w:szCs w:val="24"/>
        </w:rPr>
        <w:t xml:space="preserve"> (plasticity OR "plastic response" OR acclimation) AND (thermal OR temperature) AND (fluctuate OR regime OR diel) NOT (endotherm)</w:t>
      </w:r>
    </w:p>
    <w:p w14:paraId="419FF698"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b/>
          <w:bCs/>
          <w:sz w:val="24"/>
          <w:szCs w:val="24"/>
        </w:rPr>
        <w:t>2.</w:t>
      </w:r>
      <w:r w:rsidRPr="00CD2E4B">
        <w:rPr>
          <w:rFonts w:ascii="Times New Roman" w:hAnsi="Times New Roman" w:cs="Times New Roman"/>
          <w:sz w:val="24"/>
          <w:szCs w:val="24"/>
        </w:rPr>
        <w:t xml:space="preserve"> (plasticity OR "plastic response" OR acclimation) AND (thermal OR temperature) AND (vary OR change OR irregular) NOT (endotherm)</w:t>
      </w:r>
    </w:p>
    <w:p w14:paraId="30C3F3AC"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b/>
          <w:bCs/>
          <w:sz w:val="24"/>
          <w:szCs w:val="24"/>
        </w:rPr>
        <w:t>3.</w:t>
      </w:r>
      <w:r w:rsidRPr="00CD2E4B">
        <w:rPr>
          <w:rFonts w:ascii="Times New Roman" w:hAnsi="Times New Roman" w:cs="Times New Roman"/>
          <w:sz w:val="24"/>
          <w:szCs w:val="24"/>
        </w:rPr>
        <w:t xml:space="preserve"> (plasticity OR "plastic response" OR acclimation) AND (thermal OR temperature) AND (shift OR inconsistent OR unstable) NOT (endotherm)</w:t>
      </w:r>
    </w:p>
    <w:p w14:paraId="6867C7C7"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b/>
          <w:bCs/>
          <w:sz w:val="24"/>
          <w:szCs w:val="24"/>
        </w:rPr>
        <w:t>4.</w:t>
      </w:r>
      <w:r w:rsidRPr="00CD2E4B">
        <w:rPr>
          <w:rFonts w:ascii="Times New Roman" w:hAnsi="Times New Roman" w:cs="Times New Roman"/>
          <w:sz w:val="24"/>
          <w:szCs w:val="24"/>
        </w:rPr>
        <w:t xml:space="preserve"> (plasticity OR "plastic response" OR acclimation) AND (thermal OR temperature) AND (alter OR vacillate OR oscillate) NOT (endotherm)</w:t>
      </w:r>
    </w:p>
    <w:p w14:paraId="70680345"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b/>
          <w:bCs/>
          <w:sz w:val="24"/>
          <w:szCs w:val="24"/>
        </w:rPr>
        <w:t>5.</w:t>
      </w:r>
      <w:r w:rsidRPr="00CD2E4B">
        <w:rPr>
          <w:rFonts w:ascii="Times New Roman" w:hAnsi="Times New Roman" w:cs="Times New Roman"/>
          <w:sz w:val="24"/>
          <w:szCs w:val="24"/>
        </w:rPr>
        <w:t xml:space="preserve"> </w:t>
      </w:r>
      <w:r w:rsidRPr="00CD2E4B">
        <w:rPr>
          <w:rFonts w:ascii="Times New Roman" w:hAnsi="Times New Roman" w:cs="Times New Roman"/>
          <w:color w:val="000000"/>
          <w:sz w:val="24"/>
          <w:szCs w:val="24"/>
        </w:rPr>
        <w:t>(plasticity OR "plastic response" OR acclimation) AND (thermal OR temperature) AND (period) NOT (endotherm)</w:t>
      </w:r>
    </w:p>
    <w:p w14:paraId="61525012" w14:textId="77777777" w:rsidR="0067260A" w:rsidRPr="00CD2E4B" w:rsidRDefault="0067260A" w:rsidP="0067260A">
      <w:pPr>
        <w:spacing w:line="480" w:lineRule="auto"/>
        <w:rPr>
          <w:rFonts w:ascii="Times New Roman" w:hAnsi="Times New Roman" w:cs="Times New Roman"/>
          <w:color w:val="000000"/>
          <w:sz w:val="24"/>
          <w:szCs w:val="24"/>
        </w:rPr>
      </w:pPr>
      <w:r w:rsidRPr="00CD2E4B">
        <w:rPr>
          <w:rFonts w:ascii="Times New Roman" w:hAnsi="Times New Roman" w:cs="Times New Roman"/>
          <w:b/>
          <w:bCs/>
          <w:color w:val="000000"/>
          <w:sz w:val="24"/>
          <w:szCs w:val="24"/>
        </w:rPr>
        <w:t>6.</w:t>
      </w:r>
      <w:r w:rsidRPr="00CD2E4B">
        <w:rPr>
          <w:rFonts w:ascii="Times New Roman" w:hAnsi="Times New Roman" w:cs="Times New Roman"/>
          <w:color w:val="000000"/>
          <w:sz w:val="24"/>
          <w:szCs w:val="24"/>
        </w:rPr>
        <w:t xml:space="preserve"> (“development effect" OR "developmental effect" OR "develop effect”) AND (thermal OR temperature) AND (fluctuate OR regime OR diel) NOT (endotherm)</w:t>
      </w:r>
    </w:p>
    <w:p w14:paraId="2DD6B2DC" w14:textId="77777777" w:rsidR="0067260A" w:rsidRPr="00CD2E4B" w:rsidRDefault="0067260A" w:rsidP="0067260A">
      <w:pPr>
        <w:spacing w:line="480" w:lineRule="auto"/>
        <w:rPr>
          <w:rFonts w:ascii="Times New Roman" w:hAnsi="Times New Roman" w:cs="Times New Roman"/>
          <w:color w:val="000000"/>
          <w:sz w:val="24"/>
          <w:szCs w:val="24"/>
        </w:rPr>
      </w:pPr>
      <w:r w:rsidRPr="00CD2E4B">
        <w:rPr>
          <w:rFonts w:ascii="Times New Roman" w:hAnsi="Times New Roman" w:cs="Times New Roman"/>
          <w:b/>
          <w:bCs/>
          <w:color w:val="000000"/>
          <w:sz w:val="24"/>
          <w:szCs w:val="24"/>
        </w:rPr>
        <w:t>7.</w:t>
      </w:r>
      <w:r w:rsidRPr="00CD2E4B">
        <w:rPr>
          <w:rFonts w:ascii="Times New Roman" w:hAnsi="Times New Roman" w:cs="Times New Roman"/>
          <w:color w:val="000000"/>
          <w:sz w:val="24"/>
          <w:szCs w:val="24"/>
        </w:rPr>
        <w:t xml:space="preserve"> </w:t>
      </w:r>
      <w:r w:rsidRPr="00CD2E4B">
        <w:rPr>
          <w:rFonts w:ascii="Times New Roman" w:hAnsi="Times New Roman" w:cs="Times New Roman"/>
          <w:sz w:val="24"/>
          <w:szCs w:val="24"/>
        </w:rPr>
        <w:t>(“development effect" OR "developmental effect" OR "develop effect”) AND (thermal OR temperature) AND (vary OR change OR irregular) NOT (endotherm)</w:t>
      </w:r>
    </w:p>
    <w:p w14:paraId="2098601D"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b/>
          <w:bCs/>
          <w:sz w:val="24"/>
          <w:szCs w:val="24"/>
        </w:rPr>
        <w:t>8.</w:t>
      </w:r>
      <w:r w:rsidRPr="00CD2E4B">
        <w:rPr>
          <w:rFonts w:ascii="Times New Roman" w:hAnsi="Times New Roman" w:cs="Times New Roman"/>
          <w:sz w:val="24"/>
          <w:szCs w:val="24"/>
        </w:rPr>
        <w:t xml:space="preserve"> </w:t>
      </w:r>
      <w:r w:rsidRPr="00CD2E4B">
        <w:rPr>
          <w:rFonts w:ascii="Times New Roman" w:hAnsi="Times New Roman" w:cs="Times New Roman"/>
          <w:color w:val="000000"/>
          <w:sz w:val="24"/>
          <w:szCs w:val="24"/>
        </w:rPr>
        <w:t>(“development effect" OR "developmental effect" OR "develop effect”) AND (thermal OR temperature) AND (shift OR inconsistent OR unstable) NOT (endotherm)</w:t>
      </w:r>
    </w:p>
    <w:p w14:paraId="10AC093C" w14:textId="77777777" w:rsidR="0067260A" w:rsidRPr="00CD2E4B" w:rsidRDefault="0067260A" w:rsidP="0067260A">
      <w:pPr>
        <w:spacing w:line="480" w:lineRule="auto"/>
        <w:rPr>
          <w:rFonts w:ascii="Times New Roman" w:hAnsi="Times New Roman" w:cs="Times New Roman"/>
          <w:color w:val="000000"/>
          <w:sz w:val="24"/>
          <w:szCs w:val="24"/>
        </w:rPr>
      </w:pPr>
      <w:r w:rsidRPr="00CD2E4B">
        <w:rPr>
          <w:rFonts w:ascii="Times New Roman" w:hAnsi="Times New Roman" w:cs="Times New Roman"/>
          <w:b/>
          <w:bCs/>
          <w:color w:val="000000"/>
          <w:sz w:val="24"/>
          <w:szCs w:val="24"/>
        </w:rPr>
        <w:t>9.</w:t>
      </w:r>
      <w:r w:rsidRPr="00CD2E4B">
        <w:rPr>
          <w:rFonts w:ascii="Times New Roman" w:hAnsi="Times New Roman" w:cs="Times New Roman"/>
          <w:color w:val="000000"/>
          <w:sz w:val="24"/>
          <w:szCs w:val="24"/>
        </w:rPr>
        <w:t xml:space="preserve"> (“development effect" OR "developmental effect" OR "develop effect”) AND (thermal OR temperature) AND (alter OR vacillate OR oscillate) NOT (endotherm)</w:t>
      </w:r>
    </w:p>
    <w:p w14:paraId="32EB0E53" w14:textId="77777777" w:rsidR="0067260A" w:rsidRPr="00CD2E4B" w:rsidRDefault="0067260A" w:rsidP="0067260A">
      <w:pPr>
        <w:spacing w:line="480" w:lineRule="auto"/>
        <w:rPr>
          <w:rFonts w:ascii="Times New Roman" w:hAnsi="Times New Roman" w:cs="Times New Roman"/>
          <w:color w:val="000000"/>
          <w:sz w:val="24"/>
          <w:szCs w:val="24"/>
        </w:rPr>
      </w:pPr>
      <w:r w:rsidRPr="00CD2E4B">
        <w:rPr>
          <w:rFonts w:ascii="Times New Roman" w:hAnsi="Times New Roman" w:cs="Times New Roman"/>
          <w:b/>
          <w:bCs/>
          <w:color w:val="000000"/>
          <w:sz w:val="24"/>
          <w:szCs w:val="24"/>
        </w:rPr>
        <w:lastRenderedPageBreak/>
        <w:t>10.</w:t>
      </w:r>
      <w:r w:rsidRPr="00CD2E4B">
        <w:rPr>
          <w:rFonts w:ascii="Times New Roman" w:hAnsi="Times New Roman" w:cs="Times New Roman"/>
          <w:color w:val="000000"/>
          <w:sz w:val="24"/>
          <w:szCs w:val="24"/>
        </w:rPr>
        <w:t xml:space="preserve"> (“development effect" OR "developmental effect" OR "develop effect”) AND (thermal OR temperature) AND (period) NOT (endotherm)</w:t>
      </w:r>
    </w:p>
    <w:p w14:paraId="7E916396" w14:textId="77777777" w:rsidR="0067260A" w:rsidRPr="00CD2E4B" w:rsidRDefault="0067260A" w:rsidP="0067260A">
      <w:pPr>
        <w:spacing w:line="480" w:lineRule="auto"/>
        <w:rPr>
          <w:rFonts w:ascii="Times New Roman" w:hAnsi="Times New Roman" w:cs="Times New Roman"/>
          <w:color w:val="000000"/>
          <w:sz w:val="24"/>
          <w:szCs w:val="24"/>
        </w:rPr>
      </w:pPr>
      <w:r w:rsidRPr="00CD2E4B">
        <w:rPr>
          <w:rFonts w:ascii="Times New Roman" w:hAnsi="Times New Roman" w:cs="Times New Roman"/>
          <w:color w:val="000000"/>
          <w:sz w:val="24"/>
          <w:szCs w:val="24"/>
        </w:rPr>
        <w:t xml:space="preserve">Further refinements to the searches: </w:t>
      </w:r>
    </w:p>
    <w:p w14:paraId="2AA65EBD" w14:textId="77777777" w:rsidR="0067260A" w:rsidRPr="00CD2E4B" w:rsidRDefault="0067260A" w:rsidP="0067260A">
      <w:pPr>
        <w:pStyle w:val="ListParagraph"/>
        <w:numPr>
          <w:ilvl w:val="0"/>
          <w:numId w:val="6"/>
        </w:numPr>
        <w:spacing w:line="480" w:lineRule="auto"/>
        <w:rPr>
          <w:rFonts w:ascii="Times New Roman" w:hAnsi="Times New Roman" w:cs="Times New Roman"/>
          <w:sz w:val="24"/>
          <w:szCs w:val="24"/>
        </w:rPr>
      </w:pPr>
      <w:r w:rsidRPr="00CD2E4B">
        <w:rPr>
          <w:rFonts w:ascii="Times New Roman" w:hAnsi="Times New Roman" w:cs="Times New Roman"/>
          <w:sz w:val="24"/>
          <w:szCs w:val="24"/>
        </w:rPr>
        <w:t>Article Type: Research Articles</w:t>
      </w:r>
    </w:p>
    <w:p w14:paraId="4B8D4C34" w14:textId="77777777" w:rsidR="0067260A" w:rsidRPr="00CD2E4B" w:rsidRDefault="0067260A" w:rsidP="0067260A">
      <w:pPr>
        <w:pStyle w:val="ListParagraph"/>
        <w:numPr>
          <w:ilvl w:val="0"/>
          <w:numId w:val="6"/>
        </w:numPr>
        <w:spacing w:line="480" w:lineRule="auto"/>
        <w:rPr>
          <w:rFonts w:ascii="Times New Roman" w:hAnsi="Times New Roman" w:cs="Times New Roman"/>
          <w:sz w:val="24"/>
          <w:szCs w:val="24"/>
        </w:rPr>
      </w:pPr>
      <w:r w:rsidRPr="00CD2E4B">
        <w:rPr>
          <w:rFonts w:ascii="Times New Roman" w:hAnsi="Times New Roman" w:cs="Times New Roman"/>
          <w:sz w:val="24"/>
          <w:szCs w:val="24"/>
        </w:rPr>
        <w:t>Subject Areas:</w:t>
      </w:r>
    </w:p>
    <w:p w14:paraId="06B1550A" w14:textId="77777777" w:rsidR="0067260A" w:rsidRPr="00CD2E4B" w:rsidRDefault="0067260A" w:rsidP="0067260A">
      <w:pPr>
        <w:pStyle w:val="ListParagraph"/>
        <w:numPr>
          <w:ilvl w:val="1"/>
          <w:numId w:val="6"/>
        </w:numPr>
        <w:spacing w:line="480" w:lineRule="auto"/>
        <w:rPr>
          <w:rFonts w:ascii="Times New Roman" w:hAnsi="Times New Roman" w:cs="Times New Roman"/>
          <w:sz w:val="24"/>
          <w:szCs w:val="24"/>
        </w:rPr>
      </w:pPr>
      <w:r w:rsidRPr="00CD2E4B">
        <w:rPr>
          <w:rFonts w:ascii="Times New Roman" w:hAnsi="Times New Roman" w:cs="Times New Roman"/>
          <w:sz w:val="24"/>
          <w:szCs w:val="24"/>
        </w:rPr>
        <w:t>Agricultural and Biological Sciences</w:t>
      </w:r>
    </w:p>
    <w:p w14:paraId="5C18148F" w14:textId="77777777" w:rsidR="0067260A" w:rsidRPr="00CD2E4B" w:rsidRDefault="0067260A" w:rsidP="0067260A">
      <w:pPr>
        <w:pStyle w:val="ListParagraph"/>
        <w:numPr>
          <w:ilvl w:val="1"/>
          <w:numId w:val="6"/>
        </w:numPr>
        <w:spacing w:line="480" w:lineRule="auto"/>
        <w:rPr>
          <w:rFonts w:ascii="Times New Roman" w:hAnsi="Times New Roman" w:cs="Times New Roman"/>
          <w:sz w:val="24"/>
          <w:szCs w:val="24"/>
        </w:rPr>
      </w:pPr>
      <w:r w:rsidRPr="00CD2E4B">
        <w:rPr>
          <w:rFonts w:ascii="Times New Roman" w:hAnsi="Times New Roman" w:cs="Times New Roman"/>
          <w:sz w:val="24"/>
          <w:szCs w:val="24"/>
        </w:rPr>
        <w:t>Biochemistry, Genetics and Molecular Biology</w:t>
      </w:r>
    </w:p>
    <w:p w14:paraId="22D98712" w14:textId="77777777" w:rsidR="0067260A" w:rsidRPr="00CD2E4B" w:rsidRDefault="0067260A" w:rsidP="0067260A">
      <w:pPr>
        <w:pStyle w:val="ListParagraph"/>
        <w:numPr>
          <w:ilvl w:val="1"/>
          <w:numId w:val="6"/>
        </w:numPr>
        <w:spacing w:line="480" w:lineRule="auto"/>
        <w:rPr>
          <w:rFonts w:ascii="Times New Roman" w:hAnsi="Times New Roman" w:cs="Times New Roman"/>
          <w:sz w:val="24"/>
          <w:szCs w:val="24"/>
        </w:rPr>
      </w:pPr>
      <w:r w:rsidRPr="00CD2E4B">
        <w:rPr>
          <w:rFonts w:ascii="Times New Roman" w:hAnsi="Times New Roman" w:cs="Times New Roman"/>
          <w:sz w:val="24"/>
          <w:szCs w:val="24"/>
        </w:rPr>
        <w:t>Environmental Science</w:t>
      </w:r>
    </w:p>
    <w:p w14:paraId="0E1F7E35" w14:textId="77777777" w:rsidR="0067260A" w:rsidRPr="00606A45" w:rsidRDefault="0067260A" w:rsidP="0067260A">
      <w:pPr>
        <w:rPr>
          <w:b/>
          <w:bCs/>
        </w:rPr>
      </w:pPr>
    </w:p>
    <w:p w14:paraId="6939615D" w14:textId="77777777" w:rsidR="0067260A" w:rsidRDefault="0067260A" w:rsidP="0067260A">
      <w:pPr>
        <w:rPr>
          <w:b/>
          <w:bCs/>
        </w:rPr>
      </w:pPr>
    </w:p>
    <w:p w14:paraId="595909C5" w14:textId="77777777" w:rsidR="0067260A" w:rsidRDefault="0067260A" w:rsidP="0067260A">
      <w:pPr>
        <w:rPr>
          <w:b/>
          <w:bCs/>
        </w:rPr>
      </w:pPr>
    </w:p>
    <w:p w14:paraId="47D8B45D" w14:textId="77777777" w:rsidR="0067260A" w:rsidRDefault="0067260A" w:rsidP="0067260A">
      <w:pPr>
        <w:rPr>
          <w:b/>
          <w:bCs/>
        </w:rPr>
      </w:pPr>
    </w:p>
    <w:p w14:paraId="5F8C3FE8" w14:textId="77777777" w:rsidR="0067260A" w:rsidRDefault="0067260A" w:rsidP="0067260A">
      <w:pPr>
        <w:rPr>
          <w:b/>
          <w:bCs/>
        </w:rPr>
      </w:pPr>
    </w:p>
    <w:p w14:paraId="227C853E" w14:textId="77777777" w:rsidR="0067260A" w:rsidRDefault="0067260A" w:rsidP="0067260A">
      <w:pPr>
        <w:rPr>
          <w:b/>
          <w:bCs/>
        </w:rPr>
      </w:pPr>
    </w:p>
    <w:p w14:paraId="1E106CD3" w14:textId="77777777" w:rsidR="0067260A" w:rsidRDefault="0067260A" w:rsidP="0067260A">
      <w:pPr>
        <w:rPr>
          <w:b/>
          <w:bCs/>
        </w:rPr>
      </w:pPr>
    </w:p>
    <w:p w14:paraId="772B9132" w14:textId="77777777" w:rsidR="0067260A" w:rsidRDefault="0067260A" w:rsidP="0067260A">
      <w:pPr>
        <w:rPr>
          <w:b/>
          <w:bCs/>
        </w:rPr>
      </w:pPr>
    </w:p>
    <w:p w14:paraId="5D6E345B" w14:textId="77777777" w:rsidR="0067260A" w:rsidRDefault="0067260A" w:rsidP="0067260A">
      <w:pPr>
        <w:rPr>
          <w:b/>
          <w:bCs/>
        </w:rPr>
      </w:pPr>
    </w:p>
    <w:p w14:paraId="67DB7760" w14:textId="77777777" w:rsidR="0067260A" w:rsidRDefault="0067260A" w:rsidP="0067260A">
      <w:pPr>
        <w:rPr>
          <w:b/>
          <w:bCs/>
        </w:rPr>
      </w:pPr>
    </w:p>
    <w:p w14:paraId="697F826D" w14:textId="77777777" w:rsidR="0067260A" w:rsidRDefault="0067260A" w:rsidP="0067260A">
      <w:pPr>
        <w:rPr>
          <w:b/>
          <w:bCs/>
        </w:rPr>
      </w:pPr>
    </w:p>
    <w:p w14:paraId="5BBB86A8" w14:textId="77777777" w:rsidR="0067260A" w:rsidRDefault="0067260A" w:rsidP="0067260A">
      <w:pPr>
        <w:rPr>
          <w:b/>
          <w:bCs/>
        </w:rPr>
      </w:pPr>
    </w:p>
    <w:p w14:paraId="4429CCEC" w14:textId="77777777" w:rsidR="0067260A" w:rsidRDefault="0067260A" w:rsidP="0067260A">
      <w:pPr>
        <w:rPr>
          <w:b/>
          <w:bCs/>
        </w:rPr>
      </w:pPr>
    </w:p>
    <w:p w14:paraId="12A7572C" w14:textId="77777777" w:rsidR="0067260A" w:rsidRDefault="0067260A" w:rsidP="0067260A">
      <w:pPr>
        <w:rPr>
          <w:b/>
          <w:bCs/>
        </w:rPr>
      </w:pPr>
    </w:p>
    <w:p w14:paraId="38C7F9DE" w14:textId="77777777" w:rsidR="0067260A" w:rsidRDefault="0067260A" w:rsidP="0067260A">
      <w:pPr>
        <w:rPr>
          <w:b/>
          <w:bCs/>
        </w:rPr>
      </w:pPr>
    </w:p>
    <w:p w14:paraId="6AC98D0B" w14:textId="77777777" w:rsidR="0067260A" w:rsidRDefault="0067260A" w:rsidP="0067260A">
      <w:pPr>
        <w:rPr>
          <w:b/>
          <w:bCs/>
        </w:rPr>
      </w:pPr>
    </w:p>
    <w:p w14:paraId="5134BF34" w14:textId="77777777" w:rsidR="0067260A" w:rsidRDefault="0067260A" w:rsidP="0067260A">
      <w:pPr>
        <w:rPr>
          <w:b/>
          <w:bCs/>
        </w:rPr>
      </w:pPr>
    </w:p>
    <w:p w14:paraId="6F98106B" w14:textId="77777777" w:rsidR="0067260A" w:rsidRDefault="0067260A" w:rsidP="0067260A">
      <w:pPr>
        <w:rPr>
          <w:b/>
          <w:bCs/>
        </w:rPr>
      </w:pPr>
    </w:p>
    <w:p w14:paraId="37BAD39B" w14:textId="77777777" w:rsidR="0067260A" w:rsidRDefault="0067260A" w:rsidP="0067260A">
      <w:pPr>
        <w:rPr>
          <w:b/>
          <w:bCs/>
        </w:rPr>
      </w:pPr>
    </w:p>
    <w:p w14:paraId="1554A92B" w14:textId="77777777" w:rsidR="0067260A" w:rsidRDefault="0067260A" w:rsidP="0067260A">
      <w:pPr>
        <w:rPr>
          <w:b/>
          <w:bCs/>
        </w:rPr>
      </w:pPr>
    </w:p>
    <w:p w14:paraId="6BEA9183" w14:textId="77777777" w:rsidR="0067260A" w:rsidRPr="00CD2E4B" w:rsidRDefault="0067260A" w:rsidP="0067260A">
      <w:pPr>
        <w:spacing w:line="480" w:lineRule="auto"/>
        <w:rPr>
          <w:rFonts w:ascii="Times New Roman" w:hAnsi="Times New Roman" w:cs="Times New Roman"/>
          <w:b/>
          <w:bCs/>
          <w:sz w:val="24"/>
          <w:szCs w:val="24"/>
        </w:rPr>
      </w:pPr>
      <w:r w:rsidRPr="00CD2E4B">
        <w:rPr>
          <w:rFonts w:ascii="Times New Roman" w:hAnsi="Times New Roman" w:cs="Times New Roman"/>
          <w:b/>
          <w:bCs/>
          <w:sz w:val="24"/>
          <w:szCs w:val="24"/>
        </w:rPr>
        <w:lastRenderedPageBreak/>
        <w:t>7.3 | PRISMA Flow Diagram</w:t>
      </w:r>
    </w:p>
    <w:p w14:paraId="20DD45F4" w14:textId="77777777" w:rsidR="0067260A" w:rsidRDefault="0067260A" w:rsidP="0067260A">
      <w:pPr>
        <w:tabs>
          <w:tab w:val="left" w:pos="2655"/>
        </w:tabs>
        <w:rPr>
          <w:b/>
          <w:bCs/>
          <w:color w:val="FF0000"/>
        </w:rPr>
      </w:pPr>
      <w:r>
        <w:rPr>
          <w:noProof/>
        </w:rPr>
        <mc:AlternateContent>
          <mc:Choice Requires="wps">
            <w:drawing>
              <wp:anchor distT="45720" distB="45720" distL="114300" distR="114300" simplePos="0" relativeHeight="251838464" behindDoc="0" locked="0" layoutInCell="1" allowOverlap="1" wp14:anchorId="28B7F250" wp14:editId="33D7C03A">
                <wp:simplePos x="0" y="0"/>
                <wp:positionH relativeFrom="margin">
                  <wp:posOffset>4550410</wp:posOffset>
                </wp:positionH>
                <wp:positionV relativeFrom="paragraph">
                  <wp:posOffset>201930</wp:posOffset>
                </wp:positionV>
                <wp:extent cx="1137285" cy="648335"/>
                <wp:effectExtent l="0" t="0" r="24765" b="18415"/>
                <wp:wrapSquare wrapText="bothSides"/>
                <wp:docPr id="1476914302" name="Text Box 1476914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0AC1F2BB" w14:textId="77777777" w:rsidR="0067260A" w:rsidRDefault="0067260A" w:rsidP="0067260A">
                            <w:pPr>
                              <w:spacing w:after="0" w:line="240" w:lineRule="auto"/>
                              <w:jc w:val="center"/>
                            </w:pPr>
                            <w:r>
                              <w:t>Backward Search</w:t>
                            </w:r>
                          </w:p>
                          <w:p w14:paraId="4D89B864" w14:textId="77777777" w:rsidR="0067260A" w:rsidRDefault="0067260A" w:rsidP="0067260A">
                            <w:pPr>
                              <w:spacing w:after="0" w:line="240" w:lineRule="auto"/>
                              <w:jc w:val="center"/>
                            </w:pPr>
                            <w:r>
                              <w:t>n = 3,943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8B7F250" id="Text Box 1476914302" o:spid="_x0000_s1026" style="position:absolute;margin-left:358.3pt;margin-top:15.9pt;width:89.55pt;height:51.05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" fillcolor="#d9e2f3 [660]" strokecolor="#8eaadb [1940]">
                <v:stroke joinstyle="miter"/>
                <v:textbox>
                  <w:txbxContent>
                    <w:p w14:paraId="0AC1F2BB" w14:textId="77777777" w:rsidR="0067260A" w:rsidRDefault="0067260A" w:rsidP="0067260A">
                      <w:pPr>
                        <w:spacing w:after="0" w:line="240" w:lineRule="auto"/>
                        <w:jc w:val="center"/>
                      </w:pPr>
                      <w:r>
                        <w:t>Backward Search</w:t>
                      </w:r>
                    </w:p>
                    <w:p w14:paraId="4D89B864" w14:textId="77777777" w:rsidR="0067260A" w:rsidRDefault="0067260A" w:rsidP="0067260A">
                      <w:pPr>
                        <w:spacing w:after="0" w:line="240" w:lineRule="auto"/>
                        <w:jc w:val="center"/>
                      </w:pPr>
                      <w:r>
                        <w:t>n = 3,943</w:t>
                      </w:r>
                    </w:p>
                  </w:txbxContent>
                </v:textbox>
                <w10:wrap type="square" anchorx="margin"/>
              </v:roundrect>
            </w:pict>
          </mc:Fallback>
        </mc:AlternateContent>
      </w:r>
      <w:r>
        <w:rPr>
          <w:noProof/>
        </w:rPr>
        <mc:AlternateContent>
          <mc:Choice Requires="wps">
            <w:drawing>
              <wp:anchor distT="45720" distB="45720" distL="114300" distR="114300" simplePos="0" relativeHeight="251834368" behindDoc="0" locked="0" layoutInCell="1" allowOverlap="1" wp14:anchorId="76F650C0" wp14:editId="6284D43A">
                <wp:simplePos x="0" y="0"/>
                <wp:positionH relativeFrom="margin">
                  <wp:posOffset>410210</wp:posOffset>
                </wp:positionH>
                <wp:positionV relativeFrom="paragraph">
                  <wp:posOffset>201930</wp:posOffset>
                </wp:positionV>
                <wp:extent cx="1030605" cy="648335"/>
                <wp:effectExtent l="0" t="0" r="17145" b="18415"/>
                <wp:wrapSquare wrapText="bothSides"/>
                <wp:docPr id="608443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9E530B3" w14:textId="77777777" w:rsidR="0067260A" w:rsidRDefault="0067260A" w:rsidP="0067260A">
                            <w:pPr>
                              <w:spacing w:after="0" w:line="240" w:lineRule="auto"/>
                              <w:jc w:val="center"/>
                            </w:pPr>
                            <w:r>
                              <w:t>Scopus</w:t>
                            </w:r>
                          </w:p>
                          <w:p w14:paraId="188A2D6E" w14:textId="77777777" w:rsidR="0067260A" w:rsidRDefault="0067260A" w:rsidP="0067260A">
                            <w:pPr>
                              <w:spacing w:after="0" w:line="240" w:lineRule="auto"/>
                              <w:jc w:val="center"/>
                            </w:pPr>
                            <w:r>
                              <w:t>n = 5,757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6F650C0" id="Text Box 2" o:spid="_x0000_s1027" style="position:absolute;margin-left:32.3pt;margin-top:15.9pt;width:81.15pt;height:51.05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" fillcolor="#d9e2f3 [660]" strokecolor="#8eaadb [1940]">
                <v:stroke joinstyle="miter"/>
                <v:textbox>
                  <w:txbxContent>
                    <w:p w14:paraId="69E530B3" w14:textId="77777777" w:rsidR="0067260A" w:rsidRDefault="0067260A" w:rsidP="0067260A">
                      <w:pPr>
                        <w:spacing w:after="0" w:line="240" w:lineRule="auto"/>
                        <w:jc w:val="center"/>
                      </w:pPr>
                      <w:r>
                        <w:t>Scopus</w:t>
                      </w:r>
                    </w:p>
                    <w:p w14:paraId="188A2D6E" w14:textId="77777777" w:rsidR="0067260A" w:rsidRDefault="0067260A" w:rsidP="0067260A">
                      <w:pPr>
                        <w:spacing w:after="0" w:line="240" w:lineRule="auto"/>
                        <w:jc w:val="center"/>
                      </w:pPr>
                      <w:r>
                        <w:t>n = 5,757</w:t>
                      </w:r>
                    </w:p>
                  </w:txbxContent>
                </v:textbox>
                <w10:wrap type="square" anchorx="margin"/>
              </v:roundrect>
            </w:pict>
          </mc:Fallback>
        </mc:AlternateContent>
      </w:r>
      <w:r>
        <w:rPr>
          <w:noProof/>
        </w:rPr>
        <mc:AlternateContent>
          <mc:Choice Requires="wps">
            <w:drawing>
              <wp:anchor distT="45720" distB="45720" distL="114300" distR="114300" simplePos="0" relativeHeight="251837440" behindDoc="0" locked="0" layoutInCell="1" allowOverlap="1" wp14:anchorId="1CCEA64A" wp14:editId="3ECE29F8">
                <wp:simplePos x="0" y="0"/>
                <wp:positionH relativeFrom="margin">
                  <wp:posOffset>3510280</wp:posOffset>
                </wp:positionH>
                <wp:positionV relativeFrom="paragraph">
                  <wp:posOffset>201930</wp:posOffset>
                </wp:positionV>
                <wp:extent cx="1041400" cy="648335"/>
                <wp:effectExtent l="0" t="0" r="25400" b="18415"/>
                <wp:wrapSquare wrapText="bothSides"/>
                <wp:docPr id="851379129" name="Text Box 851379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24008704" w14:textId="77777777" w:rsidR="0067260A" w:rsidRDefault="0067260A" w:rsidP="0067260A">
                            <w:pPr>
                              <w:spacing w:after="0" w:line="240" w:lineRule="auto"/>
                              <w:jc w:val="center"/>
                            </w:pPr>
                            <w:r>
                              <w:t>Forward Search</w:t>
                            </w:r>
                          </w:p>
                          <w:p w14:paraId="434878BF" w14:textId="77777777" w:rsidR="0067260A" w:rsidRDefault="0067260A" w:rsidP="0067260A">
                            <w:pPr>
                              <w:spacing w:after="0" w:line="240" w:lineRule="auto"/>
                              <w:jc w:val="center"/>
                            </w:pPr>
                            <w:r>
                              <w:t>n = 2,309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CCEA64A" id="Text Box 851379129" o:spid="_x0000_s1028" style="position:absolute;margin-left:276.4pt;margin-top:15.9pt;width:82pt;height:51.05pt;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jVPgIAAKc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" fillcolor="#d9e2f3 [660]" strokecolor="#8eaadb [1940]">
                <v:stroke joinstyle="miter"/>
                <v:textbox>
                  <w:txbxContent>
                    <w:p w14:paraId="24008704" w14:textId="77777777" w:rsidR="0067260A" w:rsidRDefault="0067260A" w:rsidP="0067260A">
                      <w:pPr>
                        <w:spacing w:after="0" w:line="240" w:lineRule="auto"/>
                        <w:jc w:val="center"/>
                      </w:pPr>
                      <w:r>
                        <w:t>Forward Search</w:t>
                      </w:r>
                    </w:p>
                    <w:p w14:paraId="434878BF" w14:textId="77777777" w:rsidR="0067260A" w:rsidRDefault="0067260A" w:rsidP="0067260A">
                      <w:pPr>
                        <w:spacing w:after="0" w:line="240" w:lineRule="auto"/>
                        <w:jc w:val="center"/>
                      </w:pPr>
                      <w:r>
                        <w:t>n = 2,309</w:t>
                      </w:r>
                    </w:p>
                  </w:txbxContent>
                </v:textbox>
                <w10:wrap type="square" anchorx="margin"/>
              </v:roundrect>
            </w:pict>
          </mc:Fallback>
        </mc:AlternateContent>
      </w:r>
      <w:r>
        <w:rPr>
          <w:noProof/>
        </w:rPr>
        <mc:AlternateContent>
          <mc:Choice Requires="wps">
            <w:drawing>
              <wp:anchor distT="45720" distB="45720" distL="114300" distR="114300" simplePos="0" relativeHeight="251836416" behindDoc="0" locked="0" layoutInCell="1" allowOverlap="1" wp14:anchorId="062CD4B5" wp14:editId="00E8CD6B">
                <wp:simplePos x="0" y="0"/>
                <wp:positionH relativeFrom="margin">
                  <wp:posOffset>2473960</wp:posOffset>
                </wp:positionH>
                <wp:positionV relativeFrom="paragraph">
                  <wp:posOffset>201295</wp:posOffset>
                </wp:positionV>
                <wp:extent cx="1041400" cy="648335"/>
                <wp:effectExtent l="0" t="0" r="25400" b="18415"/>
                <wp:wrapSquare wrapText="bothSides"/>
                <wp:docPr id="275360270" name="Text Box 275360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7F9778D9" w14:textId="77777777" w:rsidR="0067260A" w:rsidRDefault="0067260A" w:rsidP="0067260A">
                            <w:pPr>
                              <w:spacing w:after="0" w:line="240" w:lineRule="auto"/>
                              <w:jc w:val="center"/>
                            </w:pPr>
                            <w:r>
                              <w:t>ScienceDirect</w:t>
                            </w:r>
                          </w:p>
                          <w:p w14:paraId="71041C0F" w14:textId="77777777" w:rsidR="0067260A" w:rsidRDefault="0067260A" w:rsidP="0067260A">
                            <w:pPr>
                              <w:spacing w:after="0" w:line="240" w:lineRule="auto"/>
                              <w:jc w:val="center"/>
                            </w:pPr>
                            <w:r>
                              <w:t>n = 3,370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62CD4B5" id="Text Box 275360270" o:spid="_x0000_s1029" style="position:absolute;margin-left:194.8pt;margin-top:15.85pt;width:82pt;height:51.0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" fillcolor="#d9e2f3 [660]" strokecolor="#8eaadb [1940]">
                <v:stroke joinstyle="miter"/>
                <v:textbox>
                  <w:txbxContent>
                    <w:p w14:paraId="7F9778D9" w14:textId="77777777" w:rsidR="0067260A" w:rsidRDefault="0067260A" w:rsidP="0067260A">
                      <w:pPr>
                        <w:spacing w:after="0" w:line="240" w:lineRule="auto"/>
                        <w:jc w:val="center"/>
                      </w:pPr>
                      <w:r>
                        <w:t>ScienceDirect</w:t>
                      </w:r>
                    </w:p>
                    <w:p w14:paraId="71041C0F" w14:textId="77777777" w:rsidR="0067260A" w:rsidRDefault="0067260A" w:rsidP="0067260A">
                      <w:pPr>
                        <w:spacing w:after="0" w:line="240" w:lineRule="auto"/>
                        <w:jc w:val="center"/>
                      </w:pPr>
                      <w:r>
                        <w:t>n = 3,370</w:t>
                      </w:r>
                    </w:p>
                  </w:txbxContent>
                </v:textbox>
                <w10:wrap type="square" anchorx="margin"/>
              </v:roundrect>
            </w:pict>
          </mc:Fallback>
        </mc:AlternateContent>
      </w:r>
      <w:r>
        <w:rPr>
          <w:noProof/>
        </w:rPr>
        <mc:AlternateContent>
          <mc:Choice Requires="wps">
            <w:drawing>
              <wp:anchor distT="0" distB="0" distL="114300" distR="114300" simplePos="0" relativeHeight="251863040" behindDoc="0" locked="0" layoutInCell="1" allowOverlap="1" wp14:anchorId="7E1D350B" wp14:editId="4188E986">
                <wp:simplePos x="0" y="0"/>
                <wp:positionH relativeFrom="column">
                  <wp:posOffset>2700655</wp:posOffset>
                </wp:positionH>
                <wp:positionV relativeFrom="paragraph">
                  <wp:posOffset>914238</wp:posOffset>
                </wp:positionV>
                <wp:extent cx="1201479" cy="2455782"/>
                <wp:effectExtent l="0" t="38100" r="55880" b="20955"/>
                <wp:wrapNone/>
                <wp:docPr id="912954120" name="Straight Arrow Connector 912954120"/>
                <wp:cNvGraphicFramePr/>
                <a:graphic xmlns:a="http://schemas.openxmlformats.org/drawingml/2006/main">
                  <a:graphicData uri="http://schemas.microsoft.com/office/word/2010/wordprocessingShape">
                    <wps:wsp>
                      <wps:cNvCnPr/>
                      <wps:spPr>
                        <a:xfrm flipV="1">
                          <a:off x="0" y="0"/>
                          <a:ext cx="1201479" cy="2455782"/>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25B459E" id="Straight Arrow Connector 912954120" o:spid="_x0000_s1026" type="#_x0000_t32" style="position:absolute;margin-left:212.65pt;margin-top:1in;width:94.6pt;height:193.35pt;flip:y;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" strokecolor="black [3200]">
                <v:stroke dashstyle="dash" endarrow="block"/>
              </v:shape>
            </w:pict>
          </mc:Fallback>
        </mc:AlternateContent>
      </w:r>
      <w:r>
        <w:rPr>
          <w:noProof/>
        </w:rPr>
        <mc:AlternateContent>
          <mc:Choice Requires="wps">
            <w:drawing>
              <wp:anchor distT="0" distB="0" distL="114300" distR="114300" simplePos="0" relativeHeight="251855872" behindDoc="0" locked="0" layoutInCell="1" allowOverlap="1" wp14:anchorId="3C7388BB" wp14:editId="3751399D">
                <wp:simplePos x="0" y="0"/>
                <wp:positionH relativeFrom="column">
                  <wp:posOffset>4665980</wp:posOffset>
                </wp:positionH>
                <wp:positionV relativeFrom="paragraph">
                  <wp:posOffset>855345</wp:posOffset>
                </wp:positionV>
                <wp:extent cx="457200" cy="393065"/>
                <wp:effectExtent l="38100" t="0" r="19050" b="64135"/>
                <wp:wrapNone/>
                <wp:docPr id="319283204" name="Straight Arrow Connector 319283204"/>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724EC" id="Straight Arrow Connector 319283204" o:spid="_x0000_s1026" type="#_x0000_t32" style="position:absolute;margin-left:367.4pt;margin-top:67.35pt;width:36pt;height:30.9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" strokecolor="black [3213]"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421C010B" wp14:editId="4760E800">
                <wp:simplePos x="0" y="0"/>
                <wp:positionH relativeFrom="column">
                  <wp:posOffset>4028278</wp:posOffset>
                </wp:positionH>
                <wp:positionV relativeFrom="paragraph">
                  <wp:posOffset>847725</wp:posOffset>
                </wp:positionV>
                <wp:extent cx="457200" cy="393065"/>
                <wp:effectExtent l="0" t="0" r="57150" b="64135"/>
                <wp:wrapNone/>
                <wp:docPr id="863591528" name="Straight Arrow Connector 863591528"/>
                <wp:cNvGraphicFramePr/>
                <a:graphic xmlns:a="http://schemas.openxmlformats.org/drawingml/2006/main">
                  <a:graphicData uri="http://schemas.microsoft.com/office/word/2010/wordprocessingShape">
                    <wps:wsp>
                      <wps:cNvCnPr/>
                      <wps:spPr>
                        <a:xfrm>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3E494" id="Straight Arrow Connector 863591528" o:spid="_x0000_s1026" type="#_x0000_t32" style="position:absolute;margin-left:317.2pt;margin-top:66.75pt;width:36pt;height:30.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6BB11C24" wp14:editId="0491909C">
                <wp:simplePos x="0" y="0"/>
                <wp:positionH relativeFrom="column">
                  <wp:posOffset>1967023</wp:posOffset>
                </wp:positionH>
                <wp:positionV relativeFrom="paragraph">
                  <wp:posOffset>850604</wp:posOffset>
                </wp:positionV>
                <wp:extent cx="1011880" cy="446567"/>
                <wp:effectExtent l="38100" t="0" r="17145" b="67945"/>
                <wp:wrapNone/>
                <wp:docPr id="1229856228" name="Straight Arrow Connector 1229856228"/>
                <wp:cNvGraphicFramePr/>
                <a:graphic xmlns:a="http://schemas.openxmlformats.org/drawingml/2006/main">
                  <a:graphicData uri="http://schemas.microsoft.com/office/word/2010/wordprocessingShape">
                    <wps:wsp>
                      <wps:cNvCnPr/>
                      <wps:spPr>
                        <a:xfrm flipH="1">
                          <a:off x="0" y="0"/>
                          <a:ext cx="1011880" cy="4465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27F1A" id="Straight Arrow Connector 1229856228" o:spid="_x0000_s1026" type="#_x0000_t32" style="position:absolute;margin-left:154.9pt;margin-top:67pt;width:79.7pt;height:35.1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5F656A24" wp14:editId="50A5CD21">
                <wp:simplePos x="0" y="0"/>
                <wp:positionH relativeFrom="column">
                  <wp:posOffset>1483522</wp:posOffset>
                </wp:positionH>
                <wp:positionV relativeFrom="paragraph">
                  <wp:posOffset>853440</wp:posOffset>
                </wp:positionV>
                <wp:extent cx="457200" cy="393065"/>
                <wp:effectExtent l="38100" t="0" r="19050" b="64135"/>
                <wp:wrapNone/>
                <wp:docPr id="848378883" name="Straight Arrow Connector 848378883"/>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CF746" id="Straight Arrow Connector 848378883" o:spid="_x0000_s1026" type="#_x0000_t32" style="position:absolute;margin-left:116.8pt;margin-top:67.2pt;width:36pt;height:30.95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" strokecolor="black [3213]" strokeweight=".5pt">
                <v:stroke endarrow="block" joinstyle="miter"/>
              </v:shape>
            </w:pict>
          </mc:Fallback>
        </mc:AlternateContent>
      </w:r>
      <w:r>
        <w:rPr>
          <w:noProof/>
        </w:rPr>
        <mc:AlternateContent>
          <mc:Choice Requires="wps">
            <w:drawing>
              <wp:anchor distT="0" distB="0" distL="114300" distR="114300" simplePos="0" relativeHeight="251851776" behindDoc="0" locked="0" layoutInCell="1" allowOverlap="1" wp14:anchorId="03BB53F8" wp14:editId="4490F090">
                <wp:simplePos x="0" y="0"/>
                <wp:positionH relativeFrom="column">
                  <wp:posOffset>913765</wp:posOffset>
                </wp:positionH>
                <wp:positionV relativeFrom="paragraph">
                  <wp:posOffset>850265</wp:posOffset>
                </wp:positionV>
                <wp:extent cx="457200" cy="393065"/>
                <wp:effectExtent l="0" t="0" r="57150" b="64135"/>
                <wp:wrapNone/>
                <wp:docPr id="1870065057" name="Straight Arrow Connector 1870065057"/>
                <wp:cNvGraphicFramePr/>
                <a:graphic xmlns:a="http://schemas.openxmlformats.org/drawingml/2006/main">
                  <a:graphicData uri="http://schemas.microsoft.com/office/word/2010/wordprocessingShape">
                    <wps:wsp>
                      <wps:cNvCnPr/>
                      <wps:spPr>
                        <a:xfrm>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545D9" id="Straight Arrow Connector 1870065057" o:spid="_x0000_s1026" type="#_x0000_t32" style="position:absolute;margin-left:71.95pt;margin-top:66.95pt;width:36pt;height:30.9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0769A93F" wp14:editId="7B8E7CB2">
                <wp:simplePos x="0" y="0"/>
                <wp:positionH relativeFrom="column">
                  <wp:posOffset>212090</wp:posOffset>
                </wp:positionH>
                <wp:positionV relativeFrom="paragraph">
                  <wp:posOffset>1186342</wp:posOffset>
                </wp:positionV>
                <wp:extent cx="137160" cy="2880995"/>
                <wp:effectExtent l="0" t="0" r="15240" b="14605"/>
                <wp:wrapNone/>
                <wp:docPr id="1195271474" name="Left Brace 1195271474"/>
                <wp:cNvGraphicFramePr/>
                <a:graphic xmlns:a="http://schemas.openxmlformats.org/drawingml/2006/main">
                  <a:graphicData uri="http://schemas.microsoft.com/office/word/2010/wordprocessingShape">
                    <wps:wsp>
                      <wps:cNvSpPr/>
                      <wps:spPr>
                        <a:xfrm>
                          <a:off x="0" y="0"/>
                          <a:ext cx="137160" cy="288099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33EA6" id="Left Brace 1195271474" o:spid="_x0000_s1026" type="#_x0000_t87" style="position:absolute;margin-left:16.7pt;margin-top:93.4pt;width:10.8pt;height:226.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" adj="86" strokecolor="black [3213]" strokeweight=".5pt">
                <v:stroke joinstyle="miter"/>
              </v:shape>
            </w:pict>
          </mc:Fallback>
        </mc:AlternateContent>
      </w:r>
      <w:r>
        <w:rPr>
          <w:noProof/>
        </w:rPr>
        <mc:AlternateContent>
          <mc:Choice Requires="wps">
            <w:drawing>
              <wp:anchor distT="45720" distB="45720" distL="114300" distR="114300" simplePos="0" relativeHeight="251835392" behindDoc="0" locked="0" layoutInCell="1" allowOverlap="1" wp14:anchorId="2452BC51" wp14:editId="150F2873">
                <wp:simplePos x="0" y="0"/>
                <wp:positionH relativeFrom="margin">
                  <wp:posOffset>1438748</wp:posOffset>
                </wp:positionH>
                <wp:positionV relativeFrom="paragraph">
                  <wp:posOffset>201295</wp:posOffset>
                </wp:positionV>
                <wp:extent cx="1041400" cy="648335"/>
                <wp:effectExtent l="0" t="0" r="25400" b="18415"/>
                <wp:wrapSquare wrapText="bothSides"/>
                <wp:docPr id="1166026021" name="Text Box 1166026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58A85D2D" w14:textId="77777777" w:rsidR="0067260A" w:rsidRDefault="0067260A" w:rsidP="0067260A">
                            <w:pPr>
                              <w:spacing w:after="0" w:line="240" w:lineRule="auto"/>
                              <w:jc w:val="center"/>
                            </w:pPr>
                            <w:r>
                              <w:t>Web of Science</w:t>
                            </w:r>
                          </w:p>
                          <w:p w14:paraId="4E0B75CB" w14:textId="77777777" w:rsidR="0067260A" w:rsidRDefault="0067260A" w:rsidP="0067260A">
                            <w:pPr>
                              <w:spacing w:after="0" w:line="240" w:lineRule="auto"/>
                              <w:jc w:val="center"/>
                            </w:pPr>
                            <w:r>
                              <w:t>n = 8,604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452BC51" id="Text Box 1166026021" o:spid="_x0000_s1030" style="position:absolute;margin-left:113.3pt;margin-top:15.85pt;width:82pt;height:51.05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4yNPgIAAKc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" fillcolor="#d9e2f3 [660]" strokecolor="#8eaadb [1940]">
                <v:stroke joinstyle="miter"/>
                <v:textbox>
                  <w:txbxContent>
                    <w:p w14:paraId="58A85D2D" w14:textId="77777777" w:rsidR="0067260A" w:rsidRDefault="0067260A" w:rsidP="0067260A">
                      <w:pPr>
                        <w:spacing w:after="0" w:line="240" w:lineRule="auto"/>
                        <w:jc w:val="center"/>
                      </w:pPr>
                      <w:r>
                        <w:t>Web of Science</w:t>
                      </w:r>
                    </w:p>
                    <w:p w14:paraId="4E0B75CB" w14:textId="77777777" w:rsidR="0067260A" w:rsidRDefault="0067260A" w:rsidP="0067260A">
                      <w:pPr>
                        <w:spacing w:after="0" w:line="240" w:lineRule="auto"/>
                        <w:jc w:val="center"/>
                      </w:pPr>
                      <w:r>
                        <w:t>n = 8,604</w:t>
                      </w:r>
                    </w:p>
                  </w:txbxContent>
                </v:textbox>
                <w10:wrap type="square" anchorx="margin"/>
              </v:roundrect>
            </w:pict>
          </mc:Fallback>
        </mc:AlternateContent>
      </w:r>
      <w:r>
        <w:rPr>
          <w:noProof/>
        </w:rPr>
        <mc:AlternateContent>
          <mc:Choice Requires="wps">
            <w:drawing>
              <wp:anchor distT="0" distB="0" distL="114300" distR="114300" simplePos="0" relativeHeight="251839488" behindDoc="0" locked="0" layoutInCell="1" allowOverlap="1" wp14:anchorId="018F8006" wp14:editId="792F1B27">
                <wp:simplePos x="0" y="0"/>
                <wp:positionH relativeFrom="column">
                  <wp:posOffset>210185</wp:posOffset>
                </wp:positionH>
                <wp:positionV relativeFrom="paragraph">
                  <wp:posOffset>200660</wp:posOffset>
                </wp:positionV>
                <wp:extent cx="137795" cy="648335"/>
                <wp:effectExtent l="0" t="0" r="14605" b="18415"/>
                <wp:wrapNone/>
                <wp:docPr id="182181039" name="Left Brace 182181039"/>
                <wp:cNvGraphicFramePr/>
                <a:graphic xmlns:a="http://schemas.openxmlformats.org/drawingml/2006/main">
                  <a:graphicData uri="http://schemas.microsoft.com/office/word/2010/wordprocessingShape">
                    <wps:wsp>
                      <wps:cNvSpPr/>
                      <wps:spPr>
                        <a:xfrm>
                          <a:off x="0" y="0"/>
                          <a:ext cx="137795" cy="64833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79CBFD" id="Left Brace 182181039" o:spid="_x0000_s1026" type="#_x0000_t87" style="position:absolute;margin-left:16.55pt;margin-top:15.8pt;width:10.85pt;height:51.0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" adj="383" strokecolor="black [3213]" strokeweight=".5pt">
                <v:stroke joinstyle="miter"/>
              </v:shape>
            </w:pict>
          </mc:Fallback>
        </mc:AlternateContent>
      </w:r>
      <w:r w:rsidRPr="0097787D">
        <w:rPr>
          <w:b/>
          <w:bCs/>
          <w:noProof/>
          <w:color w:val="000000" w:themeColor="text1"/>
        </w:rPr>
        <mc:AlternateContent>
          <mc:Choice Requires="wps">
            <w:drawing>
              <wp:anchor distT="45720" distB="45720" distL="114300" distR="114300" simplePos="0" relativeHeight="251840512" behindDoc="0" locked="0" layoutInCell="1" allowOverlap="1" wp14:anchorId="1F31911F" wp14:editId="4B990B22">
                <wp:simplePos x="0" y="0"/>
                <wp:positionH relativeFrom="margin">
                  <wp:align>left</wp:align>
                </wp:positionH>
                <wp:positionV relativeFrom="paragraph">
                  <wp:posOffset>377190</wp:posOffset>
                </wp:positionV>
                <wp:extent cx="977900" cy="243840"/>
                <wp:effectExtent l="0" t="0" r="0" b="0"/>
                <wp:wrapSquare wrapText="bothSides"/>
                <wp:docPr id="172956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7900" cy="243840"/>
                        </a:xfrm>
                        <a:prstGeom prst="rect">
                          <a:avLst/>
                        </a:prstGeom>
                        <a:noFill/>
                        <a:ln w="9525">
                          <a:noFill/>
                          <a:miter lim="800000"/>
                          <a:headEnd/>
                          <a:tailEnd/>
                        </a:ln>
                      </wps:spPr>
                      <wps:txbx>
                        <w:txbxContent>
                          <w:p w14:paraId="6BF80B7E" w14:textId="77777777" w:rsidR="0067260A" w:rsidRDefault="0067260A" w:rsidP="0067260A">
                            <w:pPr>
                              <w:jc w:val="center"/>
                            </w:pPr>
                            <w:r>
                              <w:t>Identification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1911F" id="_x0000_t202" coordsize="21600,21600" o:spt="202" path="m,l,21600r21600,l21600,xe">
                <v:stroke joinstyle="miter"/>
                <v:path gradientshapeok="t" o:connecttype="rect"/>
              </v:shapetype>
              <v:shape id="_x0000_s1031" type="#_x0000_t202" style="position:absolute;margin-left:0;margin-top:29.7pt;width:77pt;height:19.2pt;rotation:-90;z-index:251840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" filled="f" stroked="f">
                <v:textbox>
                  <w:txbxContent>
                    <w:p w14:paraId="6BF80B7E" w14:textId="77777777" w:rsidR="0067260A" w:rsidRDefault="0067260A" w:rsidP="0067260A">
                      <w:pPr>
                        <w:jc w:val="center"/>
                      </w:pPr>
                      <w:r>
                        <w:t>Identification</w:t>
                      </w:r>
                    </w:p>
                  </w:txbxContent>
                </v:textbox>
                <w10:wrap type="square" anchorx="margin"/>
              </v:shape>
            </w:pict>
          </mc:Fallback>
        </mc:AlternateContent>
      </w:r>
    </w:p>
    <w:p w14:paraId="63D162C0" w14:textId="77777777" w:rsidR="0067260A" w:rsidRDefault="0067260A" w:rsidP="0067260A">
      <w:pPr>
        <w:tabs>
          <w:tab w:val="left" w:pos="2655"/>
        </w:tabs>
        <w:rPr>
          <w:b/>
          <w:bCs/>
          <w:color w:val="000000" w:themeColor="text1"/>
        </w:rPr>
      </w:pPr>
      <w:r>
        <w:rPr>
          <w:noProof/>
        </w:rPr>
        <mc:AlternateContent>
          <mc:Choice Requires="wps">
            <w:drawing>
              <wp:anchor distT="45720" distB="45720" distL="114300" distR="114300" simplePos="0" relativeHeight="251844608" behindDoc="0" locked="0" layoutInCell="1" allowOverlap="1" wp14:anchorId="494CEC05" wp14:editId="27075F66">
                <wp:simplePos x="0" y="0"/>
                <wp:positionH relativeFrom="margin">
                  <wp:posOffset>4050665</wp:posOffset>
                </wp:positionH>
                <wp:positionV relativeFrom="paragraph">
                  <wp:posOffset>64770</wp:posOffset>
                </wp:positionV>
                <wp:extent cx="1041400" cy="648335"/>
                <wp:effectExtent l="0" t="0" r="25400" b="18415"/>
                <wp:wrapSquare wrapText="bothSides"/>
                <wp:docPr id="111320084" name="Text Box 111320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4880516F" w14:textId="77777777" w:rsidR="0067260A" w:rsidRDefault="0067260A" w:rsidP="0067260A">
                            <w:pPr>
                              <w:spacing w:after="0" w:line="240" w:lineRule="auto"/>
                              <w:jc w:val="center"/>
                            </w:pPr>
                            <w:r>
                              <w:t>Duplicate Removal</w:t>
                            </w:r>
                          </w:p>
                          <w:p w14:paraId="7DC0ED95" w14:textId="77777777" w:rsidR="0067260A" w:rsidRDefault="0067260A" w:rsidP="0067260A">
                            <w:pPr>
                              <w:spacing w:after="0" w:line="240" w:lineRule="auto"/>
                              <w:jc w:val="center"/>
                            </w:pPr>
                            <w:r>
                              <w:t>n = 3,932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94CEC05" id="Text Box 111320084" o:spid="_x0000_s1032" style="position:absolute;margin-left:318.95pt;margin-top:5.1pt;width:82pt;height:51.05pt;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C6PQIAAKc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" fillcolor="#d9e2f3 [660]" strokecolor="#8eaadb [1940]">
                <v:stroke joinstyle="miter"/>
                <v:textbox>
                  <w:txbxContent>
                    <w:p w14:paraId="4880516F" w14:textId="77777777" w:rsidR="0067260A" w:rsidRDefault="0067260A" w:rsidP="0067260A">
                      <w:pPr>
                        <w:spacing w:after="0" w:line="240" w:lineRule="auto"/>
                        <w:jc w:val="center"/>
                      </w:pPr>
                      <w:r>
                        <w:t>Duplicate Removal</w:t>
                      </w:r>
                    </w:p>
                    <w:p w14:paraId="7DC0ED95" w14:textId="77777777" w:rsidR="0067260A" w:rsidRDefault="0067260A" w:rsidP="0067260A">
                      <w:pPr>
                        <w:spacing w:after="0" w:line="240" w:lineRule="auto"/>
                        <w:jc w:val="center"/>
                      </w:pPr>
                      <w:r>
                        <w:t>n = 3,932</w:t>
                      </w:r>
                    </w:p>
                  </w:txbxContent>
                </v:textbox>
                <w10:wrap type="square" anchorx="margin"/>
              </v:roundrect>
            </w:pict>
          </mc:Fallback>
        </mc:AlternateContent>
      </w:r>
      <w:r>
        <w:rPr>
          <w:noProof/>
        </w:rPr>
        <mc:AlternateContent>
          <mc:Choice Requires="wps">
            <w:drawing>
              <wp:anchor distT="45720" distB="45720" distL="114300" distR="114300" simplePos="0" relativeHeight="251843584" behindDoc="0" locked="0" layoutInCell="1" allowOverlap="1" wp14:anchorId="60E38EE4" wp14:editId="14ED9B92">
                <wp:simplePos x="0" y="0"/>
                <wp:positionH relativeFrom="margin">
                  <wp:posOffset>923925</wp:posOffset>
                </wp:positionH>
                <wp:positionV relativeFrom="paragraph">
                  <wp:posOffset>62703</wp:posOffset>
                </wp:positionV>
                <wp:extent cx="1041400" cy="648335"/>
                <wp:effectExtent l="0" t="0" r="25400" b="18415"/>
                <wp:wrapSquare wrapText="bothSides"/>
                <wp:docPr id="1240939634" name="Text Box 1240939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3100087A" w14:textId="77777777" w:rsidR="0067260A" w:rsidRDefault="0067260A" w:rsidP="0067260A">
                            <w:pPr>
                              <w:spacing w:after="0" w:line="240" w:lineRule="auto"/>
                              <w:jc w:val="center"/>
                            </w:pPr>
                            <w:r>
                              <w:t>Duplicate Removal</w:t>
                            </w:r>
                          </w:p>
                          <w:p w14:paraId="6951F554" w14:textId="77777777" w:rsidR="0067260A" w:rsidRDefault="0067260A" w:rsidP="0067260A">
                            <w:pPr>
                              <w:spacing w:after="0" w:line="240" w:lineRule="auto"/>
                              <w:jc w:val="center"/>
                            </w:pPr>
                            <w:r>
                              <w:t>n = 13,549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0E38EE4" id="Text Box 1240939634" o:spid="_x0000_s1033" style="position:absolute;margin-left:72.75pt;margin-top:4.95pt;width:82pt;height:51.05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" fillcolor="#d9e2f3 [660]" strokecolor="#8eaadb [1940]">
                <v:stroke joinstyle="miter"/>
                <v:textbox>
                  <w:txbxContent>
                    <w:p w14:paraId="3100087A" w14:textId="77777777" w:rsidR="0067260A" w:rsidRDefault="0067260A" w:rsidP="0067260A">
                      <w:pPr>
                        <w:spacing w:after="0" w:line="240" w:lineRule="auto"/>
                        <w:jc w:val="center"/>
                      </w:pPr>
                      <w:r>
                        <w:t>Duplicate Removal</w:t>
                      </w:r>
                    </w:p>
                    <w:p w14:paraId="6951F554" w14:textId="77777777" w:rsidR="0067260A" w:rsidRDefault="0067260A" w:rsidP="0067260A">
                      <w:pPr>
                        <w:spacing w:after="0" w:line="240" w:lineRule="auto"/>
                        <w:jc w:val="center"/>
                      </w:pPr>
                      <w:r>
                        <w:t>n = 13,549</w:t>
                      </w:r>
                    </w:p>
                  </w:txbxContent>
                </v:textbox>
                <w10:wrap type="square" anchorx="margin"/>
              </v:roundrect>
            </w:pict>
          </mc:Fallback>
        </mc:AlternateContent>
      </w:r>
    </w:p>
    <w:p w14:paraId="72C65A08" w14:textId="77777777" w:rsidR="0067260A" w:rsidRDefault="0067260A" w:rsidP="0067260A">
      <w:pPr>
        <w:tabs>
          <w:tab w:val="left" w:pos="2655"/>
        </w:tabs>
        <w:rPr>
          <w:b/>
          <w:bCs/>
          <w:color w:val="000000" w:themeColor="text1"/>
        </w:rPr>
      </w:pPr>
    </w:p>
    <w:p w14:paraId="3E78CF88" w14:textId="77777777" w:rsidR="0067260A" w:rsidRDefault="0067260A" w:rsidP="0067260A">
      <w:pPr>
        <w:tabs>
          <w:tab w:val="left" w:pos="2655"/>
        </w:tabs>
        <w:rPr>
          <w:b/>
          <w:bCs/>
          <w:color w:val="000000" w:themeColor="text1"/>
        </w:rPr>
      </w:pPr>
      <w:r>
        <w:rPr>
          <w:noProof/>
        </w:rPr>
        <mc:AlternateContent>
          <mc:Choice Requires="wps">
            <w:drawing>
              <wp:anchor distT="0" distB="0" distL="114300" distR="114300" simplePos="0" relativeHeight="251859968" behindDoc="0" locked="0" layoutInCell="1" allowOverlap="1" wp14:anchorId="7A75E23D" wp14:editId="177532D4">
                <wp:simplePos x="0" y="0"/>
                <wp:positionH relativeFrom="column">
                  <wp:posOffset>4101938</wp:posOffset>
                </wp:positionH>
                <wp:positionV relativeFrom="paragraph">
                  <wp:posOffset>140335</wp:posOffset>
                </wp:positionV>
                <wp:extent cx="457200" cy="393065"/>
                <wp:effectExtent l="38100" t="0" r="19050" b="64135"/>
                <wp:wrapNone/>
                <wp:docPr id="980039764" name="Straight Arrow Connector 980039764"/>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3F66F" id="Straight Arrow Connector 980039764" o:spid="_x0000_s1026" type="#_x0000_t32" style="position:absolute;margin-left:323pt;margin-top:11.05pt;width:36pt;height:30.9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1856896" behindDoc="0" locked="0" layoutInCell="1" allowOverlap="1" wp14:anchorId="062B9B74" wp14:editId="51F7599A">
                <wp:simplePos x="0" y="0"/>
                <wp:positionH relativeFrom="column">
                  <wp:posOffset>1430817</wp:posOffset>
                </wp:positionH>
                <wp:positionV relativeFrom="paragraph">
                  <wp:posOffset>147320</wp:posOffset>
                </wp:positionV>
                <wp:extent cx="457200" cy="393404"/>
                <wp:effectExtent l="0" t="0" r="57150" b="64135"/>
                <wp:wrapNone/>
                <wp:docPr id="959449641" name="Straight Arrow Connector 959449641"/>
                <wp:cNvGraphicFramePr/>
                <a:graphic xmlns:a="http://schemas.openxmlformats.org/drawingml/2006/main">
                  <a:graphicData uri="http://schemas.microsoft.com/office/word/2010/wordprocessingShape">
                    <wps:wsp>
                      <wps:cNvCnPr/>
                      <wps:spPr>
                        <a:xfrm>
                          <a:off x="0" y="0"/>
                          <a:ext cx="457200" cy="3934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F4B1F" id="Straight Arrow Connector 959449641" o:spid="_x0000_s1026" type="#_x0000_t32" style="position:absolute;margin-left:112.65pt;margin-top:11.6pt;width:36pt;height:3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" strokecolor="black [3213]" strokeweight=".5pt">
                <v:stroke endarrow="block" joinstyle="miter"/>
              </v:shape>
            </w:pict>
          </mc:Fallback>
        </mc:AlternateContent>
      </w:r>
    </w:p>
    <w:p w14:paraId="3BBE5A2A" w14:textId="77777777" w:rsidR="0067260A" w:rsidRDefault="0067260A" w:rsidP="0067260A">
      <w:pPr>
        <w:tabs>
          <w:tab w:val="left" w:pos="2655"/>
        </w:tabs>
        <w:rPr>
          <w:b/>
          <w:bCs/>
          <w:color w:val="000000" w:themeColor="text1"/>
        </w:rPr>
      </w:pPr>
      <w:r>
        <w:rPr>
          <w:noProof/>
        </w:rPr>
        <mc:AlternateContent>
          <mc:Choice Requires="wps">
            <w:drawing>
              <wp:anchor distT="45720" distB="45720" distL="114300" distR="114300" simplePos="0" relativeHeight="251845632" behindDoc="0" locked="0" layoutInCell="1" allowOverlap="1" wp14:anchorId="19354615" wp14:editId="2BCE6501">
                <wp:simplePos x="0" y="0"/>
                <wp:positionH relativeFrom="margin">
                  <wp:posOffset>1459230</wp:posOffset>
                </wp:positionH>
                <wp:positionV relativeFrom="paragraph">
                  <wp:posOffset>265592</wp:posOffset>
                </wp:positionV>
                <wp:extent cx="1041400" cy="648335"/>
                <wp:effectExtent l="0" t="0" r="25400" b="18415"/>
                <wp:wrapSquare wrapText="bothSides"/>
                <wp:docPr id="580105479" name="Text Box 580105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39DECE76" w14:textId="77777777" w:rsidR="0067260A" w:rsidRDefault="0067260A" w:rsidP="0067260A">
                            <w:pPr>
                              <w:spacing w:after="0" w:line="240" w:lineRule="auto"/>
                              <w:jc w:val="center"/>
                            </w:pPr>
                            <w:r>
                              <w:t>Abstract Screening</w:t>
                            </w:r>
                          </w:p>
                          <w:p w14:paraId="33A35E08" w14:textId="77777777" w:rsidR="0067260A" w:rsidRDefault="0067260A" w:rsidP="0067260A">
                            <w:pPr>
                              <w:spacing w:after="0" w:line="240" w:lineRule="auto"/>
                              <w:jc w:val="center"/>
                            </w:pPr>
                            <w:r>
                              <w:t>n = 202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9354615" id="Text Box 580105479" o:spid="_x0000_s1034" style="position:absolute;margin-left:114.9pt;margin-top:20.9pt;width:82pt;height:51.0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U8PQIAAKc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" fillcolor="#d9e2f3 [660]" strokecolor="#8eaadb [1940]">
                <v:stroke joinstyle="miter"/>
                <v:textbox>
                  <w:txbxContent>
                    <w:p w14:paraId="39DECE76" w14:textId="77777777" w:rsidR="0067260A" w:rsidRDefault="0067260A" w:rsidP="0067260A">
                      <w:pPr>
                        <w:spacing w:after="0" w:line="240" w:lineRule="auto"/>
                        <w:jc w:val="center"/>
                      </w:pPr>
                      <w:r>
                        <w:t>Abstract Screening</w:t>
                      </w:r>
                    </w:p>
                    <w:p w14:paraId="33A35E08" w14:textId="77777777" w:rsidR="0067260A" w:rsidRDefault="0067260A" w:rsidP="0067260A">
                      <w:pPr>
                        <w:spacing w:after="0" w:line="240" w:lineRule="auto"/>
                        <w:jc w:val="center"/>
                      </w:pPr>
                      <w:r>
                        <w:t>n = 202</w:t>
                      </w:r>
                    </w:p>
                  </w:txbxContent>
                </v:textbox>
                <w10:wrap type="square" anchorx="margin"/>
              </v:roundrect>
            </w:pict>
          </mc:Fallback>
        </mc:AlternateContent>
      </w:r>
      <w:r>
        <w:rPr>
          <w:noProof/>
        </w:rPr>
        <mc:AlternateContent>
          <mc:Choice Requires="wps">
            <w:drawing>
              <wp:anchor distT="45720" distB="45720" distL="114300" distR="114300" simplePos="0" relativeHeight="251846656" behindDoc="0" locked="0" layoutInCell="1" allowOverlap="1" wp14:anchorId="280594E2" wp14:editId="792D5A72">
                <wp:simplePos x="0" y="0"/>
                <wp:positionH relativeFrom="margin">
                  <wp:posOffset>3541395</wp:posOffset>
                </wp:positionH>
                <wp:positionV relativeFrom="paragraph">
                  <wp:posOffset>266538</wp:posOffset>
                </wp:positionV>
                <wp:extent cx="1041400" cy="648335"/>
                <wp:effectExtent l="0" t="0" r="25400" b="18415"/>
                <wp:wrapSquare wrapText="bothSides"/>
                <wp:docPr id="940473207" name="Text Box 940473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4F96D0F8" w14:textId="77777777" w:rsidR="0067260A" w:rsidRDefault="0067260A" w:rsidP="0067260A">
                            <w:pPr>
                              <w:spacing w:after="0" w:line="240" w:lineRule="auto"/>
                              <w:jc w:val="center"/>
                            </w:pPr>
                            <w:r>
                              <w:t>Abstract Screening</w:t>
                            </w:r>
                          </w:p>
                          <w:p w14:paraId="67DBAB4F" w14:textId="77777777" w:rsidR="0067260A" w:rsidRDefault="0067260A" w:rsidP="0067260A">
                            <w:pPr>
                              <w:spacing w:after="0" w:line="240" w:lineRule="auto"/>
                              <w:jc w:val="center"/>
                            </w:pPr>
                            <w:r>
                              <w:t>n = 233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80594E2" id="Text Box 940473207" o:spid="_x0000_s1035" style="position:absolute;margin-left:278.85pt;margin-top:21pt;width:82pt;height:51.05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vKPQIAAKc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" fillcolor="#d9e2f3 [660]" strokecolor="#8eaadb [1940]">
                <v:stroke joinstyle="miter"/>
                <v:textbox>
                  <w:txbxContent>
                    <w:p w14:paraId="4F96D0F8" w14:textId="77777777" w:rsidR="0067260A" w:rsidRDefault="0067260A" w:rsidP="0067260A">
                      <w:pPr>
                        <w:spacing w:after="0" w:line="240" w:lineRule="auto"/>
                        <w:jc w:val="center"/>
                      </w:pPr>
                      <w:r>
                        <w:t>Abstract Screening</w:t>
                      </w:r>
                    </w:p>
                    <w:p w14:paraId="67DBAB4F" w14:textId="77777777" w:rsidR="0067260A" w:rsidRDefault="0067260A" w:rsidP="0067260A">
                      <w:pPr>
                        <w:spacing w:after="0" w:line="240" w:lineRule="auto"/>
                        <w:jc w:val="center"/>
                      </w:pPr>
                      <w:r>
                        <w:t>n = 233</w:t>
                      </w:r>
                    </w:p>
                  </w:txbxContent>
                </v:textbox>
                <w10:wrap type="square" anchorx="margin"/>
              </v:roundrect>
            </w:pict>
          </mc:Fallback>
        </mc:AlternateContent>
      </w:r>
    </w:p>
    <w:p w14:paraId="1095DB39" w14:textId="77777777" w:rsidR="0067260A" w:rsidRDefault="0067260A" w:rsidP="0067260A">
      <w:pPr>
        <w:tabs>
          <w:tab w:val="left" w:pos="2655"/>
        </w:tabs>
        <w:rPr>
          <w:b/>
          <w:bCs/>
          <w:color w:val="000000" w:themeColor="text1"/>
        </w:rPr>
      </w:pPr>
      <w:r w:rsidRPr="0097787D">
        <w:rPr>
          <w:b/>
          <w:bCs/>
          <w:noProof/>
          <w:color w:val="000000" w:themeColor="text1"/>
        </w:rPr>
        <mc:AlternateContent>
          <mc:Choice Requires="wps">
            <w:drawing>
              <wp:anchor distT="45720" distB="45720" distL="114300" distR="114300" simplePos="0" relativeHeight="251850752" behindDoc="0" locked="0" layoutInCell="1" allowOverlap="1" wp14:anchorId="5BF3B808" wp14:editId="2FE7E50C">
                <wp:simplePos x="0" y="0"/>
                <wp:positionH relativeFrom="margin">
                  <wp:posOffset>-661670</wp:posOffset>
                </wp:positionH>
                <wp:positionV relativeFrom="paragraph">
                  <wp:posOffset>158115</wp:posOffset>
                </wp:positionV>
                <wp:extent cx="1598930" cy="276225"/>
                <wp:effectExtent l="0" t="0" r="0" b="0"/>
                <wp:wrapSquare wrapText="bothSides"/>
                <wp:docPr id="1328772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98930" cy="276225"/>
                        </a:xfrm>
                        <a:prstGeom prst="rect">
                          <a:avLst/>
                        </a:prstGeom>
                        <a:noFill/>
                        <a:ln w="9525">
                          <a:noFill/>
                          <a:miter lim="800000"/>
                          <a:headEnd/>
                          <a:tailEnd/>
                        </a:ln>
                      </wps:spPr>
                      <wps:txbx>
                        <w:txbxContent>
                          <w:p w14:paraId="6D953469" w14:textId="77777777" w:rsidR="0067260A" w:rsidRDefault="0067260A" w:rsidP="0067260A">
                            <w:pPr>
                              <w:jc w:val="center"/>
                            </w:pPr>
                            <w:r>
                              <w:t>Original Study Screening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3B808" id="_x0000_s1036" type="#_x0000_t202" style="position:absolute;margin-left:-52.1pt;margin-top:12.45pt;width:125.9pt;height:21.75pt;rotation:-90;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" filled="f" stroked="f">
                <v:textbox>
                  <w:txbxContent>
                    <w:p w14:paraId="6D953469" w14:textId="77777777" w:rsidR="0067260A" w:rsidRDefault="0067260A" w:rsidP="0067260A">
                      <w:pPr>
                        <w:jc w:val="center"/>
                      </w:pPr>
                      <w:r>
                        <w:t>Original Study Screening</w:t>
                      </w:r>
                    </w:p>
                  </w:txbxContent>
                </v:textbox>
                <w10:wrap type="square" anchorx="margin"/>
              </v:shape>
            </w:pict>
          </mc:Fallback>
        </mc:AlternateContent>
      </w:r>
    </w:p>
    <w:p w14:paraId="6007C4A4" w14:textId="77777777" w:rsidR="0067260A" w:rsidRDefault="0067260A" w:rsidP="0067260A">
      <w:pPr>
        <w:tabs>
          <w:tab w:val="left" w:pos="2655"/>
        </w:tabs>
        <w:rPr>
          <w:b/>
          <w:bCs/>
          <w:color w:val="000000" w:themeColor="text1"/>
        </w:rPr>
      </w:pPr>
    </w:p>
    <w:p w14:paraId="250FA47E" w14:textId="77777777" w:rsidR="0067260A" w:rsidRDefault="0067260A" w:rsidP="0067260A">
      <w:pPr>
        <w:tabs>
          <w:tab w:val="left" w:pos="2655"/>
        </w:tabs>
        <w:rPr>
          <w:b/>
          <w:bCs/>
          <w:color w:val="000000" w:themeColor="text1"/>
        </w:rPr>
      </w:pPr>
      <w:r>
        <w:rPr>
          <w:noProof/>
        </w:rPr>
        <mc:AlternateContent>
          <mc:Choice Requires="wps">
            <w:drawing>
              <wp:anchor distT="0" distB="0" distL="114300" distR="114300" simplePos="0" relativeHeight="251860992" behindDoc="0" locked="0" layoutInCell="1" allowOverlap="1" wp14:anchorId="6E4AC48A" wp14:editId="4562D167">
                <wp:simplePos x="0" y="0"/>
                <wp:positionH relativeFrom="column">
                  <wp:posOffset>3592830</wp:posOffset>
                </wp:positionH>
                <wp:positionV relativeFrom="paragraph">
                  <wp:posOffset>60325</wp:posOffset>
                </wp:positionV>
                <wp:extent cx="457200" cy="393065"/>
                <wp:effectExtent l="38100" t="0" r="19050" b="64135"/>
                <wp:wrapNone/>
                <wp:docPr id="1947872031" name="Straight Arrow Connector 1947872031"/>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77DDB" id="Straight Arrow Connector 1947872031" o:spid="_x0000_s1026" type="#_x0000_t32" style="position:absolute;margin-left:282.9pt;margin-top:4.75pt;width:36pt;height:30.95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1857920" behindDoc="0" locked="0" layoutInCell="1" allowOverlap="1" wp14:anchorId="7B082C37" wp14:editId="039524FB">
                <wp:simplePos x="0" y="0"/>
                <wp:positionH relativeFrom="column">
                  <wp:posOffset>1964055</wp:posOffset>
                </wp:positionH>
                <wp:positionV relativeFrom="paragraph">
                  <wp:posOffset>62230</wp:posOffset>
                </wp:positionV>
                <wp:extent cx="457200" cy="393065"/>
                <wp:effectExtent l="0" t="0" r="57150" b="64135"/>
                <wp:wrapNone/>
                <wp:docPr id="897483453" name="Straight Arrow Connector 897483453"/>
                <wp:cNvGraphicFramePr/>
                <a:graphic xmlns:a="http://schemas.openxmlformats.org/drawingml/2006/main">
                  <a:graphicData uri="http://schemas.microsoft.com/office/word/2010/wordprocessingShape">
                    <wps:wsp>
                      <wps:cNvCnPr/>
                      <wps:spPr>
                        <a:xfrm>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DD052" id="Straight Arrow Connector 897483453" o:spid="_x0000_s1026" type="#_x0000_t32" style="position:absolute;margin-left:154.65pt;margin-top:4.9pt;width:36pt;height:30.9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" strokecolor="black [3213]" strokeweight=".5pt">
                <v:stroke endarrow="block" joinstyle="miter"/>
              </v:shape>
            </w:pict>
          </mc:Fallback>
        </mc:AlternateContent>
      </w:r>
    </w:p>
    <w:p w14:paraId="6426323D" w14:textId="77777777" w:rsidR="0067260A" w:rsidRDefault="0067260A" w:rsidP="0067260A">
      <w:pPr>
        <w:tabs>
          <w:tab w:val="left" w:pos="2655"/>
        </w:tabs>
        <w:rPr>
          <w:b/>
          <w:bCs/>
          <w:color w:val="000000" w:themeColor="text1"/>
        </w:rPr>
      </w:pPr>
      <w:r>
        <w:rPr>
          <w:noProof/>
        </w:rPr>
        <mc:AlternateContent>
          <mc:Choice Requires="wps">
            <w:drawing>
              <wp:anchor distT="45720" distB="45720" distL="114300" distR="114300" simplePos="0" relativeHeight="251833344" behindDoc="0" locked="0" layoutInCell="1" allowOverlap="1" wp14:anchorId="0BB87359" wp14:editId="3E2DDFB8">
                <wp:simplePos x="0" y="0"/>
                <wp:positionH relativeFrom="margin">
                  <wp:posOffset>1996440</wp:posOffset>
                </wp:positionH>
                <wp:positionV relativeFrom="paragraph">
                  <wp:posOffset>175260</wp:posOffset>
                </wp:positionV>
                <wp:extent cx="1041400" cy="648335"/>
                <wp:effectExtent l="0" t="0" r="25400" b="18415"/>
                <wp:wrapSquare wrapText="bothSides"/>
                <wp:docPr id="963124158" name="Text Box 963124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348698E4" w14:textId="77777777" w:rsidR="0067260A" w:rsidRDefault="0067260A" w:rsidP="0067260A">
                            <w:pPr>
                              <w:spacing w:after="0" w:line="240" w:lineRule="auto"/>
                              <w:jc w:val="center"/>
                            </w:pPr>
                            <w:r>
                              <w:t>Full-text Screening</w:t>
                            </w:r>
                          </w:p>
                          <w:p w14:paraId="2AA441D7" w14:textId="77777777" w:rsidR="0067260A" w:rsidRDefault="0067260A" w:rsidP="0067260A">
                            <w:pPr>
                              <w:spacing w:after="0" w:line="240" w:lineRule="auto"/>
                              <w:jc w:val="center"/>
                            </w:pPr>
                            <w:r>
                              <w:t>n = 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BB87359" id="Text Box 963124158" o:spid="_x0000_s1037" style="position:absolute;margin-left:157.2pt;margin-top:13.8pt;width:82pt;height:51.0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TvPQIAAKg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" fillcolor="#d9e2f3 [660]" strokecolor="#8eaadb [1940]">
                <v:stroke joinstyle="miter"/>
                <v:textbox>
                  <w:txbxContent>
                    <w:p w14:paraId="348698E4" w14:textId="77777777" w:rsidR="0067260A" w:rsidRDefault="0067260A" w:rsidP="0067260A">
                      <w:pPr>
                        <w:spacing w:after="0" w:line="240" w:lineRule="auto"/>
                        <w:jc w:val="center"/>
                      </w:pPr>
                      <w:r>
                        <w:t>Full-text Screening</w:t>
                      </w:r>
                    </w:p>
                    <w:p w14:paraId="2AA441D7" w14:textId="77777777" w:rsidR="0067260A" w:rsidRDefault="0067260A" w:rsidP="0067260A">
                      <w:pPr>
                        <w:spacing w:after="0" w:line="240" w:lineRule="auto"/>
                        <w:jc w:val="center"/>
                      </w:pPr>
                      <w:r>
                        <w:t>n = 57*</w:t>
                      </w:r>
                    </w:p>
                  </w:txbxContent>
                </v:textbox>
                <w10:wrap type="square" anchorx="margin"/>
              </v:roundrect>
            </w:pict>
          </mc:Fallback>
        </mc:AlternateContent>
      </w:r>
      <w:r>
        <w:rPr>
          <w:noProof/>
        </w:rPr>
        <mc:AlternateContent>
          <mc:Choice Requires="wps">
            <w:drawing>
              <wp:anchor distT="45720" distB="45720" distL="114300" distR="114300" simplePos="0" relativeHeight="251842560" behindDoc="0" locked="0" layoutInCell="1" allowOverlap="1" wp14:anchorId="00EC6D24" wp14:editId="0923A2A6">
                <wp:simplePos x="0" y="0"/>
                <wp:positionH relativeFrom="margin">
                  <wp:posOffset>3034030</wp:posOffset>
                </wp:positionH>
                <wp:positionV relativeFrom="paragraph">
                  <wp:posOffset>170977</wp:posOffset>
                </wp:positionV>
                <wp:extent cx="1041400" cy="648335"/>
                <wp:effectExtent l="0" t="0" r="25400" b="18415"/>
                <wp:wrapSquare wrapText="bothSides"/>
                <wp:docPr id="1049787320" name="Text Box 1049787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521F897" w14:textId="77777777" w:rsidR="0067260A" w:rsidRDefault="0067260A" w:rsidP="0067260A">
                            <w:pPr>
                              <w:spacing w:after="0" w:line="240" w:lineRule="auto"/>
                              <w:jc w:val="center"/>
                            </w:pPr>
                            <w:r>
                              <w:t>Full-text Screening</w:t>
                            </w:r>
                          </w:p>
                          <w:p w14:paraId="634AA114" w14:textId="77777777" w:rsidR="0067260A" w:rsidRDefault="0067260A" w:rsidP="0067260A">
                            <w:pPr>
                              <w:spacing w:after="0" w:line="240" w:lineRule="auto"/>
                              <w:jc w:val="center"/>
                            </w:pPr>
                            <w:r>
                              <w:t>n = 87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0EC6D24" id="Text Box 1049787320" o:spid="_x0000_s1038" style="position:absolute;margin-left:238.9pt;margin-top:13.45pt;width:82pt;height:51.0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YuPgIAAKg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" fillcolor="#d9e2f3 [660]" strokecolor="#8eaadb [1940]">
                <v:stroke joinstyle="miter"/>
                <v:textbox>
                  <w:txbxContent>
                    <w:p w14:paraId="6521F897" w14:textId="77777777" w:rsidR="0067260A" w:rsidRDefault="0067260A" w:rsidP="0067260A">
                      <w:pPr>
                        <w:spacing w:after="0" w:line="240" w:lineRule="auto"/>
                        <w:jc w:val="center"/>
                      </w:pPr>
                      <w:r>
                        <w:t>Full-text Screening</w:t>
                      </w:r>
                    </w:p>
                    <w:p w14:paraId="634AA114" w14:textId="77777777" w:rsidR="0067260A" w:rsidRDefault="0067260A" w:rsidP="0067260A">
                      <w:pPr>
                        <w:spacing w:after="0" w:line="240" w:lineRule="auto"/>
                        <w:jc w:val="center"/>
                      </w:pPr>
                      <w:r>
                        <w:t>n = 87</w:t>
                      </w:r>
                    </w:p>
                  </w:txbxContent>
                </v:textbox>
                <w10:wrap type="square" anchorx="margin"/>
              </v:roundrect>
            </w:pict>
          </mc:Fallback>
        </mc:AlternateContent>
      </w:r>
    </w:p>
    <w:p w14:paraId="28623E68" w14:textId="77777777" w:rsidR="0067260A" w:rsidRDefault="0067260A" w:rsidP="0067260A">
      <w:pPr>
        <w:tabs>
          <w:tab w:val="left" w:pos="2655"/>
        </w:tabs>
        <w:rPr>
          <w:b/>
          <w:bCs/>
          <w:color w:val="000000" w:themeColor="text1"/>
        </w:rPr>
      </w:pPr>
    </w:p>
    <w:p w14:paraId="5C00D301" w14:textId="77777777" w:rsidR="0067260A" w:rsidRDefault="0067260A" w:rsidP="0067260A">
      <w:pPr>
        <w:tabs>
          <w:tab w:val="left" w:pos="2655"/>
        </w:tabs>
        <w:rPr>
          <w:b/>
          <w:bCs/>
          <w:color w:val="000000" w:themeColor="text1"/>
        </w:rPr>
      </w:pPr>
      <w:r>
        <w:rPr>
          <w:noProof/>
        </w:rPr>
        <mc:AlternateContent>
          <mc:Choice Requires="wps">
            <w:drawing>
              <wp:anchor distT="0" distB="0" distL="114300" distR="114300" simplePos="0" relativeHeight="251862016" behindDoc="0" locked="0" layoutInCell="1" allowOverlap="1" wp14:anchorId="37235FFF" wp14:editId="632686A0">
                <wp:simplePos x="0" y="0"/>
                <wp:positionH relativeFrom="column">
                  <wp:posOffset>3075305</wp:posOffset>
                </wp:positionH>
                <wp:positionV relativeFrom="paragraph">
                  <wp:posOffset>254000</wp:posOffset>
                </wp:positionV>
                <wp:extent cx="457200" cy="393065"/>
                <wp:effectExtent l="38100" t="0" r="19050" b="64135"/>
                <wp:wrapNone/>
                <wp:docPr id="1740508789" name="Straight Arrow Connector 1740508789"/>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3982E" id="Straight Arrow Connector 1740508789" o:spid="_x0000_s1026" type="#_x0000_t32" style="position:absolute;margin-left:242.15pt;margin-top:20pt;width:36pt;height:30.9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58078722" wp14:editId="33D8097B">
                <wp:simplePos x="0" y="0"/>
                <wp:positionH relativeFrom="column">
                  <wp:posOffset>2497455</wp:posOffset>
                </wp:positionH>
                <wp:positionV relativeFrom="paragraph">
                  <wp:posOffset>254000</wp:posOffset>
                </wp:positionV>
                <wp:extent cx="457200" cy="393065"/>
                <wp:effectExtent l="0" t="0" r="57150" b="64135"/>
                <wp:wrapNone/>
                <wp:docPr id="147822934" name="Straight Arrow Connector 147822934"/>
                <wp:cNvGraphicFramePr/>
                <a:graphic xmlns:a="http://schemas.openxmlformats.org/drawingml/2006/main">
                  <a:graphicData uri="http://schemas.microsoft.com/office/word/2010/wordprocessingShape">
                    <wps:wsp>
                      <wps:cNvCnPr/>
                      <wps:spPr>
                        <a:xfrm>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CFC37" id="Straight Arrow Connector 147822934" o:spid="_x0000_s1026" type="#_x0000_t32" style="position:absolute;margin-left:196.65pt;margin-top:20pt;width:36pt;height:30.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" strokecolor="black [3213]" strokeweight=".5pt">
                <v:stroke endarrow="block" joinstyle="miter"/>
              </v:shape>
            </w:pict>
          </mc:Fallback>
        </mc:AlternateContent>
      </w:r>
    </w:p>
    <w:p w14:paraId="26ABA22F" w14:textId="77777777" w:rsidR="0067260A" w:rsidRDefault="0067260A" w:rsidP="0067260A">
      <w:pPr>
        <w:tabs>
          <w:tab w:val="left" w:pos="2655"/>
        </w:tabs>
        <w:rPr>
          <w:b/>
          <w:bCs/>
          <w:color w:val="000000" w:themeColor="text1"/>
        </w:rPr>
      </w:pPr>
    </w:p>
    <w:p w14:paraId="2179B03B" w14:textId="77777777" w:rsidR="0067260A" w:rsidRDefault="0067260A" w:rsidP="0067260A">
      <w:pPr>
        <w:tabs>
          <w:tab w:val="left" w:pos="2655"/>
        </w:tabs>
        <w:rPr>
          <w:b/>
          <w:bCs/>
          <w:color w:val="000000" w:themeColor="text1"/>
        </w:rPr>
      </w:pPr>
      <w:r w:rsidRPr="0097787D">
        <w:rPr>
          <w:b/>
          <w:bCs/>
          <w:noProof/>
          <w:color w:val="000000" w:themeColor="text1"/>
        </w:rPr>
        <mc:AlternateContent>
          <mc:Choice Requires="wps">
            <w:drawing>
              <wp:anchor distT="45720" distB="45720" distL="114300" distR="114300" simplePos="0" relativeHeight="251933696" behindDoc="0" locked="0" layoutInCell="1" allowOverlap="1" wp14:anchorId="01F07D44" wp14:editId="02025B6B">
                <wp:simplePos x="0" y="0"/>
                <wp:positionH relativeFrom="margin">
                  <wp:align>left</wp:align>
                </wp:positionH>
                <wp:positionV relativeFrom="paragraph">
                  <wp:posOffset>297180</wp:posOffset>
                </wp:positionV>
                <wp:extent cx="1120140" cy="243840"/>
                <wp:effectExtent l="0" t="0" r="3810" b="0"/>
                <wp:wrapSquare wrapText="bothSides"/>
                <wp:docPr id="1221986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0140" cy="243840"/>
                        </a:xfrm>
                        <a:prstGeom prst="rect">
                          <a:avLst/>
                        </a:prstGeom>
                        <a:noFill/>
                        <a:ln w="9525">
                          <a:noFill/>
                          <a:miter lim="800000"/>
                          <a:headEnd/>
                          <a:tailEnd/>
                        </a:ln>
                      </wps:spPr>
                      <wps:txbx>
                        <w:txbxContent>
                          <w:p w14:paraId="7B4C8FA3" w14:textId="77777777" w:rsidR="0067260A" w:rsidRDefault="0067260A" w:rsidP="0067260A">
                            <w:pPr>
                              <w:jc w:val="center"/>
                            </w:pPr>
                            <w:r>
                              <w:t>Screening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07D44" id="_x0000_s1039" type="#_x0000_t202" style="position:absolute;margin-left:0;margin-top:23.4pt;width:88.2pt;height:19.2pt;rotation:-90;z-index:251933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" filled="f" stroked="f">
                <v:textbox>
                  <w:txbxContent>
                    <w:p w14:paraId="7B4C8FA3" w14:textId="77777777" w:rsidR="0067260A" w:rsidRDefault="0067260A" w:rsidP="0067260A">
                      <w:pPr>
                        <w:jc w:val="center"/>
                      </w:pPr>
                      <w:r>
                        <w:t>Screening</w:t>
                      </w:r>
                    </w:p>
                  </w:txbxContent>
                </v:textbox>
                <w10:wrap type="square" anchorx="margin"/>
              </v:shape>
            </w:pict>
          </mc:Fallback>
        </mc:AlternateContent>
      </w:r>
      <w:r>
        <w:rPr>
          <w:noProof/>
        </w:rPr>
        <mc:AlternateContent>
          <mc:Choice Requires="wps">
            <w:drawing>
              <wp:anchor distT="0" distB="0" distL="114300" distR="114300" simplePos="0" relativeHeight="251932672" behindDoc="0" locked="0" layoutInCell="1" allowOverlap="1" wp14:anchorId="2F79D6D1" wp14:editId="7032CA36">
                <wp:simplePos x="0" y="0"/>
                <wp:positionH relativeFrom="column">
                  <wp:posOffset>218440</wp:posOffset>
                </wp:positionH>
                <wp:positionV relativeFrom="paragraph">
                  <wp:posOffset>94615</wp:posOffset>
                </wp:positionV>
                <wp:extent cx="137795" cy="648335"/>
                <wp:effectExtent l="0" t="0" r="14605" b="18415"/>
                <wp:wrapNone/>
                <wp:docPr id="1062505436" name="Left Brace 1062505436"/>
                <wp:cNvGraphicFramePr/>
                <a:graphic xmlns:a="http://schemas.openxmlformats.org/drawingml/2006/main">
                  <a:graphicData uri="http://schemas.microsoft.com/office/word/2010/wordprocessingShape">
                    <wps:wsp>
                      <wps:cNvSpPr/>
                      <wps:spPr>
                        <a:xfrm>
                          <a:off x="0" y="0"/>
                          <a:ext cx="137795" cy="64833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E8B0D6" id="Left Brace 1062505436" o:spid="_x0000_s1026" type="#_x0000_t87" style="position:absolute;margin-left:17.2pt;margin-top:7.45pt;width:10.85pt;height:51.0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" adj="383" strokecolor="black [3213]" strokeweight=".5pt">
                <v:stroke joinstyle="miter"/>
              </v:shape>
            </w:pict>
          </mc:Fallback>
        </mc:AlternateContent>
      </w:r>
      <w:r>
        <w:rPr>
          <w:noProof/>
        </w:rPr>
        <mc:AlternateContent>
          <mc:Choice Requires="wps">
            <w:drawing>
              <wp:anchor distT="45720" distB="45720" distL="114300" distR="114300" simplePos="0" relativeHeight="251931648" behindDoc="0" locked="0" layoutInCell="1" allowOverlap="1" wp14:anchorId="67847E50" wp14:editId="60EEB746">
                <wp:simplePos x="0" y="0"/>
                <wp:positionH relativeFrom="margin">
                  <wp:posOffset>2514600</wp:posOffset>
                </wp:positionH>
                <wp:positionV relativeFrom="paragraph">
                  <wp:posOffset>83185</wp:posOffset>
                </wp:positionV>
                <wp:extent cx="1041400" cy="648335"/>
                <wp:effectExtent l="0" t="0" r="25400" b="18415"/>
                <wp:wrapSquare wrapText="bothSides"/>
                <wp:docPr id="1294177413" name="Text Box 1294177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091D36DE" w14:textId="77777777" w:rsidR="0067260A" w:rsidRDefault="0067260A" w:rsidP="0067260A">
                            <w:pPr>
                              <w:spacing w:after="0" w:line="240" w:lineRule="auto"/>
                              <w:jc w:val="center"/>
                            </w:pPr>
                            <w:r>
                              <w:t>Screening Process</w:t>
                            </w:r>
                          </w:p>
                          <w:p w14:paraId="40CEA9D5" w14:textId="77777777" w:rsidR="0067260A" w:rsidRDefault="0067260A" w:rsidP="0067260A">
                            <w:pPr>
                              <w:spacing w:after="0" w:line="240" w:lineRule="auto"/>
                              <w:jc w:val="center"/>
                            </w:pPr>
                            <w:r>
                              <w:t>n = 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7847E50" id="Text Box 1294177413" o:spid="_x0000_s1040" style="position:absolute;margin-left:198pt;margin-top:6.55pt;width:82pt;height:51.05pt;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MJ2PgIAAKg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" fillcolor="#d9e2f3 [660]" strokecolor="#8eaadb [1940]">
                <v:stroke joinstyle="miter"/>
                <v:textbox>
                  <w:txbxContent>
                    <w:p w14:paraId="091D36DE" w14:textId="77777777" w:rsidR="0067260A" w:rsidRDefault="0067260A" w:rsidP="0067260A">
                      <w:pPr>
                        <w:spacing w:after="0" w:line="240" w:lineRule="auto"/>
                        <w:jc w:val="center"/>
                      </w:pPr>
                      <w:r>
                        <w:t>Screening Process</w:t>
                      </w:r>
                    </w:p>
                    <w:p w14:paraId="40CEA9D5" w14:textId="77777777" w:rsidR="0067260A" w:rsidRDefault="0067260A" w:rsidP="0067260A">
                      <w:pPr>
                        <w:spacing w:after="0" w:line="240" w:lineRule="auto"/>
                        <w:jc w:val="center"/>
                      </w:pPr>
                      <w:r>
                        <w:t>n = 44</w:t>
                      </w:r>
                    </w:p>
                  </w:txbxContent>
                </v:textbox>
                <w10:wrap type="square" anchorx="margin"/>
              </v:roundrect>
            </w:pict>
          </mc:Fallback>
        </mc:AlternateContent>
      </w:r>
    </w:p>
    <w:p w14:paraId="546A8207" w14:textId="77777777" w:rsidR="0067260A" w:rsidRDefault="0067260A" w:rsidP="0067260A">
      <w:pPr>
        <w:tabs>
          <w:tab w:val="left" w:pos="2655"/>
        </w:tabs>
        <w:rPr>
          <w:b/>
          <w:bCs/>
          <w:color w:val="000000" w:themeColor="text1"/>
        </w:rPr>
      </w:pPr>
    </w:p>
    <w:p w14:paraId="150B2209" w14:textId="77777777" w:rsidR="0067260A" w:rsidRDefault="0067260A" w:rsidP="0067260A">
      <w:pPr>
        <w:tabs>
          <w:tab w:val="left" w:pos="2655"/>
        </w:tabs>
        <w:rPr>
          <w:b/>
          <w:bCs/>
          <w:color w:val="000000" w:themeColor="text1"/>
        </w:rPr>
      </w:pPr>
      <w:r>
        <w:rPr>
          <w:noProof/>
        </w:rPr>
        <mc:AlternateContent>
          <mc:Choice Requires="wps">
            <w:drawing>
              <wp:anchor distT="0" distB="0" distL="114300" distR="114300" simplePos="0" relativeHeight="251934720" behindDoc="0" locked="0" layoutInCell="1" allowOverlap="1" wp14:anchorId="40F9EE11" wp14:editId="4F2EE2C2">
                <wp:simplePos x="0" y="0"/>
                <wp:positionH relativeFrom="column">
                  <wp:posOffset>3032125</wp:posOffset>
                </wp:positionH>
                <wp:positionV relativeFrom="paragraph">
                  <wp:posOffset>165735</wp:posOffset>
                </wp:positionV>
                <wp:extent cx="0" cy="418465"/>
                <wp:effectExtent l="76200" t="0" r="57150" b="57785"/>
                <wp:wrapNone/>
                <wp:docPr id="1294291506" name="Straight Arrow Connector 2"/>
                <wp:cNvGraphicFramePr/>
                <a:graphic xmlns:a="http://schemas.openxmlformats.org/drawingml/2006/main">
                  <a:graphicData uri="http://schemas.microsoft.com/office/word/2010/wordprocessingShape">
                    <wps:wsp>
                      <wps:cNvCnPr/>
                      <wps:spPr>
                        <a:xfrm>
                          <a:off x="0" y="0"/>
                          <a:ext cx="0" cy="4184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88435" id="Straight Arrow Connector 2" o:spid="_x0000_s1026" type="#_x0000_t32" style="position:absolute;margin-left:238.75pt;margin-top:13.05pt;width:0;height:32.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" strokecolor="black [3213]" strokeweight=".5pt">
                <v:stroke endarrow="block" joinstyle="miter"/>
              </v:shape>
            </w:pict>
          </mc:Fallback>
        </mc:AlternateContent>
      </w:r>
    </w:p>
    <w:p w14:paraId="67255E6D" w14:textId="77777777" w:rsidR="0067260A" w:rsidRDefault="0067260A" w:rsidP="0067260A">
      <w:pPr>
        <w:tabs>
          <w:tab w:val="left" w:pos="2655"/>
        </w:tabs>
        <w:rPr>
          <w:b/>
          <w:bCs/>
          <w:color w:val="000000" w:themeColor="text1"/>
        </w:rPr>
      </w:pPr>
    </w:p>
    <w:p w14:paraId="1FA46D6B" w14:textId="77777777" w:rsidR="0067260A" w:rsidRDefault="0067260A" w:rsidP="0067260A">
      <w:pPr>
        <w:tabs>
          <w:tab w:val="left" w:pos="2655"/>
        </w:tabs>
        <w:rPr>
          <w:b/>
          <w:bCs/>
          <w:color w:val="000000" w:themeColor="text1"/>
        </w:rPr>
      </w:pPr>
      <w:r>
        <w:rPr>
          <w:noProof/>
        </w:rPr>
        <mc:AlternateContent>
          <mc:Choice Requires="wps">
            <w:drawing>
              <wp:anchor distT="45720" distB="45720" distL="114300" distR="114300" simplePos="0" relativeHeight="251841536" behindDoc="0" locked="0" layoutInCell="1" allowOverlap="1" wp14:anchorId="54BE0B7C" wp14:editId="19CB7A2D">
                <wp:simplePos x="0" y="0"/>
                <wp:positionH relativeFrom="margin">
                  <wp:posOffset>2518410</wp:posOffset>
                </wp:positionH>
                <wp:positionV relativeFrom="paragraph">
                  <wp:posOffset>23495</wp:posOffset>
                </wp:positionV>
                <wp:extent cx="1041400" cy="648335"/>
                <wp:effectExtent l="0" t="0" r="25400" b="18415"/>
                <wp:wrapSquare wrapText="bothSides"/>
                <wp:docPr id="1286170402" name="Text Box 1286170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2914D53F" w14:textId="77777777" w:rsidR="0067260A" w:rsidRDefault="0067260A" w:rsidP="0067260A">
                            <w:pPr>
                              <w:spacing w:after="0" w:line="240" w:lineRule="auto"/>
                              <w:jc w:val="center"/>
                            </w:pPr>
                            <w:r>
                              <w:t>Included</w:t>
                            </w:r>
                          </w:p>
                          <w:p w14:paraId="1F458F8E" w14:textId="77777777" w:rsidR="0067260A" w:rsidRDefault="0067260A" w:rsidP="0067260A">
                            <w:pPr>
                              <w:spacing w:after="0" w:line="240" w:lineRule="auto"/>
                              <w:jc w:val="center"/>
                            </w:pPr>
                            <w:r>
                              <w:t>n = 44</w:t>
                            </w:r>
                          </w:p>
                          <w:p w14:paraId="4AA100DE" w14:textId="77777777" w:rsidR="0067260A" w:rsidRDefault="0067260A" w:rsidP="0067260A">
                            <w:pPr>
                              <w:spacing w:after="0" w:line="240" w:lineRule="auto"/>
                              <w:jc w:val="center"/>
                            </w:pPr>
                            <w:r>
                              <w:t>k = 212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4BE0B7C" id="Text Box 1286170402" o:spid="_x0000_s1041" style="position:absolute;margin-left:198.3pt;margin-top:1.85pt;width:82pt;height:51.05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6yAPQIAAKg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" fillcolor="#d9e2f3 [660]" strokecolor="#8eaadb [1940]">
                <v:stroke joinstyle="miter"/>
                <v:textbox>
                  <w:txbxContent>
                    <w:p w14:paraId="2914D53F" w14:textId="77777777" w:rsidR="0067260A" w:rsidRDefault="0067260A" w:rsidP="0067260A">
                      <w:pPr>
                        <w:spacing w:after="0" w:line="240" w:lineRule="auto"/>
                        <w:jc w:val="center"/>
                      </w:pPr>
                      <w:r>
                        <w:t>Included</w:t>
                      </w:r>
                    </w:p>
                    <w:p w14:paraId="1F458F8E" w14:textId="77777777" w:rsidR="0067260A" w:rsidRDefault="0067260A" w:rsidP="0067260A">
                      <w:pPr>
                        <w:spacing w:after="0" w:line="240" w:lineRule="auto"/>
                        <w:jc w:val="center"/>
                      </w:pPr>
                      <w:r>
                        <w:t>n = 44</w:t>
                      </w:r>
                    </w:p>
                    <w:p w14:paraId="4AA100DE" w14:textId="77777777" w:rsidR="0067260A" w:rsidRDefault="0067260A" w:rsidP="0067260A">
                      <w:pPr>
                        <w:spacing w:after="0" w:line="240" w:lineRule="auto"/>
                        <w:jc w:val="center"/>
                      </w:pPr>
                      <w:r>
                        <w:t>k = 212</w:t>
                      </w:r>
                    </w:p>
                  </w:txbxContent>
                </v:textbox>
                <w10:wrap type="square" anchorx="margin"/>
              </v:roundrect>
            </w:pict>
          </mc:Fallback>
        </mc:AlternateContent>
      </w:r>
      <w:r w:rsidRPr="0097787D">
        <w:rPr>
          <w:b/>
          <w:bCs/>
          <w:noProof/>
          <w:color w:val="000000" w:themeColor="text1"/>
        </w:rPr>
        <mc:AlternateContent>
          <mc:Choice Requires="wps">
            <w:drawing>
              <wp:anchor distT="45720" distB="45720" distL="114300" distR="114300" simplePos="0" relativeHeight="251848704" behindDoc="0" locked="0" layoutInCell="1" allowOverlap="1" wp14:anchorId="2E1AD9EE" wp14:editId="5727412C">
                <wp:simplePos x="0" y="0"/>
                <wp:positionH relativeFrom="margin">
                  <wp:posOffset>-351155</wp:posOffset>
                </wp:positionH>
                <wp:positionV relativeFrom="paragraph">
                  <wp:posOffset>213995</wp:posOffset>
                </wp:positionV>
                <wp:extent cx="977900" cy="243840"/>
                <wp:effectExtent l="0" t="0" r="0" b="0"/>
                <wp:wrapSquare wrapText="bothSides"/>
                <wp:docPr id="19352150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7900" cy="243840"/>
                        </a:xfrm>
                        <a:prstGeom prst="rect">
                          <a:avLst/>
                        </a:prstGeom>
                        <a:noFill/>
                        <a:ln w="9525">
                          <a:noFill/>
                          <a:miter lim="800000"/>
                          <a:headEnd/>
                          <a:tailEnd/>
                        </a:ln>
                      </wps:spPr>
                      <wps:txbx>
                        <w:txbxContent>
                          <w:p w14:paraId="4AEB19FE" w14:textId="77777777" w:rsidR="0067260A" w:rsidRDefault="0067260A" w:rsidP="0067260A">
                            <w:pPr>
                              <w:jc w:val="center"/>
                            </w:pPr>
                            <w:r>
                              <w:t>Extraction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AD9EE" id="_x0000_s1042" type="#_x0000_t202" style="position:absolute;margin-left:-27.65pt;margin-top:16.85pt;width:77pt;height:19.2pt;rotation:-90;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" filled="f" stroked="f">
                <v:textbox>
                  <w:txbxContent>
                    <w:p w14:paraId="4AEB19FE" w14:textId="77777777" w:rsidR="0067260A" w:rsidRDefault="0067260A" w:rsidP="0067260A">
                      <w:pPr>
                        <w:jc w:val="center"/>
                      </w:pPr>
                      <w:r>
                        <w:t>Extraction</w:t>
                      </w:r>
                    </w:p>
                  </w:txbxContent>
                </v:textbox>
                <w10:wrap type="square" anchorx="margin"/>
              </v:shape>
            </w:pict>
          </mc:Fallback>
        </mc:AlternateContent>
      </w:r>
      <w:r>
        <w:rPr>
          <w:noProof/>
        </w:rPr>
        <mc:AlternateContent>
          <mc:Choice Requires="wps">
            <w:drawing>
              <wp:anchor distT="0" distB="0" distL="114300" distR="114300" simplePos="0" relativeHeight="251847680" behindDoc="0" locked="0" layoutInCell="1" allowOverlap="1" wp14:anchorId="17FC1A4A" wp14:editId="3D89528A">
                <wp:simplePos x="0" y="0"/>
                <wp:positionH relativeFrom="column">
                  <wp:posOffset>214630</wp:posOffset>
                </wp:positionH>
                <wp:positionV relativeFrom="paragraph">
                  <wp:posOffset>14605</wp:posOffset>
                </wp:positionV>
                <wp:extent cx="137795" cy="648335"/>
                <wp:effectExtent l="0" t="0" r="14605" b="18415"/>
                <wp:wrapNone/>
                <wp:docPr id="1378609897" name="Left Brace 1378609897"/>
                <wp:cNvGraphicFramePr/>
                <a:graphic xmlns:a="http://schemas.openxmlformats.org/drawingml/2006/main">
                  <a:graphicData uri="http://schemas.microsoft.com/office/word/2010/wordprocessingShape">
                    <wps:wsp>
                      <wps:cNvSpPr/>
                      <wps:spPr>
                        <a:xfrm>
                          <a:off x="0" y="0"/>
                          <a:ext cx="137795" cy="64833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FC3DAD" id="Left Brace 1378609897" o:spid="_x0000_s1026" type="#_x0000_t87" style="position:absolute;margin-left:16.9pt;margin-top:1.15pt;width:10.85pt;height:51.0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" adj="383" strokecolor="black [3213]" strokeweight=".5pt">
                <v:stroke joinstyle="miter"/>
              </v:shape>
            </w:pict>
          </mc:Fallback>
        </mc:AlternateContent>
      </w:r>
    </w:p>
    <w:p w14:paraId="020651FB" w14:textId="77777777" w:rsidR="0067260A" w:rsidRDefault="0067260A" w:rsidP="0067260A">
      <w:pPr>
        <w:tabs>
          <w:tab w:val="left" w:pos="2655"/>
        </w:tabs>
        <w:rPr>
          <w:b/>
          <w:bCs/>
          <w:color w:val="000000" w:themeColor="text1"/>
        </w:rPr>
      </w:pPr>
    </w:p>
    <w:p w14:paraId="4783AED3" w14:textId="77777777" w:rsidR="0067260A" w:rsidRDefault="0067260A" w:rsidP="0067260A">
      <w:pPr>
        <w:tabs>
          <w:tab w:val="left" w:pos="2655"/>
        </w:tabs>
        <w:rPr>
          <w:b/>
          <w:bCs/>
          <w:color w:val="000000" w:themeColor="text1"/>
        </w:rPr>
      </w:pPr>
    </w:p>
    <w:p w14:paraId="21D6A7AD" w14:textId="77777777" w:rsidR="0067260A" w:rsidRDefault="0067260A" w:rsidP="0067260A">
      <w:pPr>
        <w:tabs>
          <w:tab w:val="left" w:pos="2655"/>
        </w:tabs>
        <w:rPr>
          <w:b/>
          <w:bCs/>
          <w:color w:val="000000" w:themeColor="text1"/>
        </w:rPr>
      </w:pPr>
    </w:p>
    <w:p w14:paraId="42EB6C38" w14:textId="77777777" w:rsidR="0067260A" w:rsidRPr="00CD2E4B" w:rsidRDefault="0067260A" w:rsidP="0067260A">
      <w:pPr>
        <w:tabs>
          <w:tab w:val="left" w:pos="2655"/>
        </w:tabs>
        <w:spacing w:line="480" w:lineRule="auto"/>
        <w:rPr>
          <w:rFonts w:ascii="Times New Roman" w:hAnsi="Times New Roman" w:cs="Times New Roman"/>
          <w:sz w:val="24"/>
          <w:szCs w:val="24"/>
        </w:rPr>
      </w:pPr>
      <w:r w:rsidRPr="00CD2E4B">
        <w:rPr>
          <w:rFonts w:ascii="Times New Roman" w:hAnsi="Times New Roman" w:cs="Times New Roman"/>
          <w:b/>
          <w:bCs/>
          <w:color w:val="000000" w:themeColor="text1"/>
          <w:sz w:val="24"/>
          <w:szCs w:val="24"/>
        </w:rPr>
        <w:t>Figure S1 PRISMA flow diagram for the systematic search and screening processes.</w:t>
      </w:r>
      <w:r w:rsidRPr="00CD2E4B">
        <w:rPr>
          <w:rFonts w:ascii="Times New Roman" w:hAnsi="Times New Roman" w:cs="Times New Roman"/>
          <w:color w:val="000000" w:themeColor="text1"/>
          <w:sz w:val="24"/>
          <w:szCs w:val="24"/>
        </w:rPr>
        <w:t xml:space="preserve"> n = number of studies remaining after that respective stage. k = number of effect sizes. Dashed line = studies that the forward and backward search was conducted upon. * One study removed due to unresolved phylogeny in the Open Tree of Life database during the data analysis stage of the original study (Chapter 2).</w:t>
      </w:r>
    </w:p>
    <w:p w14:paraId="5CA3680C" w14:textId="77777777" w:rsidR="0067260A" w:rsidRPr="00CD2E4B" w:rsidRDefault="0067260A" w:rsidP="0067260A">
      <w:pPr>
        <w:rPr>
          <w:rFonts w:ascii="Times New Roman" w:hAnsi="Times New Roman" w:cs="Times New Roman"/>
          <w:b/>
          <w:bCs/>
          <w:sz w:val="24"/>
          <w:szCs w:val="24"/>
        </w:rPr>
      </w:pPr>
      <w:r w:rsidRPr="00CD2E4B">
        <w:rPr>
          <w:rFonts w:ascii="Times New Roman" w:hAnsi="Times New Roman" w:cs="Times New Roman"/>
          <w:b/>
          <w:bCs/>
          <w:sz w:val="24"/>
          <w:szCs w:val="24"/>
        </w:rPr>
        <w:lastRenderedPageBreak/>
        <w:t>7.4 | Decision Tree</w:t>
      </w:r>
    </w:p>
    <w:p w14:paraId="03DB8E0C" w14:textId="77777777" w:rsidR="0067260A" w:rsidRDefault="0067260A" w:rsidP="0067260A">
      <w:pPr>
        <w:rPr>
          <w:b/>
          <w:bCs/>
        </w:rPr>
      </w:pPr>
      <w:r w:rsidRPr="007C49CD">
        <w:rPr>
          <w:b/>
          <w:bCs/>
          <w:noProof/>
        </w:rPr>
        <mc:AlternateContent>
          <mc:Choice Requires="wps">
            <w:drawing>
              <wp:anchor distT="45720" distB="45720" distL="114300" distR="114300" simplePos="0" relativeHeight="251883520" behindDoc="0" locked="0" layoutInCell="1" allowOverlap="1" wp14:anchorId="583040D0" wp14:editId="4E334CBE">
                <wp:simplePos x="0" y="0"/>
                <wp:positionH relativeFrom="margin">
                  <wp:align>right</wp:align>
                </wp:positionH>
                <wp:positionV relativeFrom="paragraph">
                  <wp:posOffset>0</wp:posOffset>
                </wp:positionV>
                <wp:extent cx="3648075" cy="266700"/>
                <wp:effectExtent l="0" t="0" r="0" b="0"/>
                <wp:wrapSquare wrapText="bothSides"/>
                <wp:docPr id="1951793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266700"/>
                        </a:xfrm>
                        <a:prstGeom prst="rect">
                          <a:avLst/>
                        </a:prstGeom>
                        <a:noFill/>
                        <a:ln w="9525">
                          <a:noFill/>
                          <a:miter lim="800000"/>
                          <a:headEnd/>
                          <a:tailEnd/>
                        </a:ln>
                      </wps:spPr>
                      <wps:txbx>
                        <w:txbxContent>
                          <w:p w14:paraId="17324362" w14:textId="77777777" w:rsidR="0067260A" w:rsidRPr="007C49CD" w:rsidRDefault="0067260A" w:rsidP="0067260A">
                            <w:pPr>
                              <w:jc w:val="center"/>
                              <w:rPr>
                                <w:b/>
                                <w:bCs/>
                              </w:rPr>
                            </w:pPr>
                            <w:r>
                              <w:rPr>
                                <w:b/>
                                <w:bCs/>
                              </w:rPr>
                              <w:t>Full-text Screening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040D0" id="_x0000_s1043" type="#_x0000_t202" style="position:absolute;margin-left:236.05pt;margin-top:0;width:287.25pt;height:21pt;z-index:251883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" filled="f" stroked="f">
                <v:textbox>
                  <w:txbxContent>
                    <w:p w14:paraId="17324362" w14:textId="77777777" w:rsidR="0067260A" w:rsidRPr="007C49CD" w:rsidRDefault="0067260A" w:rsidP="0067260A">
                      <w:pPr>
                        <w:jc w:val="center"/>
                        <w:rPr>
                          <w:b/>
                          <w:bCs/>
                        </w:rPr>
                      </w:pPr>
                      <w:r>
                        <w:rPr>
                          <w:b/>
                          <w:bCs/>
                        </w:rPr>
                        <w:t>Full-text Screening</w:t>
                      </w:r>
                    </w:p>
                  </w:txbxContent>
                </v:textbox>
                <w10:wrap type="square" anchorx="margin"/>
              </v:shape>
            </w:pict>
          </mc:Fallback>
        </mc:AlternateContent>
      </w:r>
      <w:r w:rsidRPr="007C49CD">
        <w:rPr>
          <w:b/>
          <w:bCs/>
          <w:noProof/>
        </w:rPr>
        <mc:AlternateContent>
          <mc:Choice Requires="wps">
            <w:drawing>
              <wp:anchor distT="45720" distB="45720" distL="114300" distR="114300" simplePos="0" relativeHeight="251882496" behindDoc="0" locked="0" layoutInCell="1" allowOverlap="1" wp14:anchorId="2114056B" wp14:editId="18209F08">
                <wp:simplePos x="0" y="0"/>
                <wp:positionH relativeFrom="margin">
                  <wp:align>left</wp:align>
                </wp:positionH>
                <wp:positionV relativeFrom="paragraph">
                  <wp:posOffset>0</wp:posOffset>
                </wp:positionV>
                <wp:extent cx="1543050" cy="266700"/>
                <wp:effectExtent l="0" t="0" r="0" b="0"/>
                <wp:wrapSquare wrapText="bothSides"/>
                <wp:docPr id="302701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66700"/>
                        </a:xfrm>
                        <a:prstGeom prst="rect">
                          <a:avLst/>
                        </a:prstGeom>
                        <a:noFill/>
                        <a:ln w="9525">
                          <a:noFill/>
                          <a:miter lim="800000"/>
                          <a:headEnd/>
                          <a:tailEnd/>
                        </a:ln>
                      </wps:spPr>
                      <wps:txbx>
                        <w:txbxContent>
                          <w:p w14:paraId="529FAE93" w14:textId="77777777" w:rsidR="0067260A" w:rsidRPr="007C49CD" w:rsidRDefault="0067260A" w:rsidP="0067260A">
                            <w:pPr>
                              <w:jc w:val="center"/>
                              <w:rPr>
                                <w:b/>
                                <w:bCs/>
                              </w:rPr>
                            </w:pPr>
                            <w:r w:rsidRPr="007C49CD">
                              <w:rPr>
                                <w:b/>
                                <w:bCs/>
                              </w:rPr>
                              <w:t>Abstract Screening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4056B" id="_x0000_s1044" type="#_x0000_t202" style="position:absolute;margin-left:0;margin-top:0;width:121.5pt;height:21pt;z-index:251882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" filled="f" stroked="f">
                <v:textbox>
                  <w:txbxContent>
                    <w:p w14:paraId="529FAE93" w14:textId="77777777" w:rsidR="0067260A" w:rsidRPr="007C49CD" w:rsidRDefault="0067260A" w:rsidP="0067260A">
                      <w:pPr>
                        <w:jc w:val="center"/>
                        <w:rPr>
                          <w:b/>
                          <w:bCs/>
                        </w:rPr>
                      </w:pPr>
                      <w:r w:rsidRPr="007C49CD">
                        <w:rPr>
                          <w:b/>
                          <w:bCs/>
                        </w:rPr>
                        <w:t>Abstract Screening</w:t>
                      </w:r>
                    </w:p>
                  </w:txbxContent>
                </v:textbox>
                <w10:wrap type="square" anchorx="margin"/>
              </v:shape>
            </w:pict>
          </mc:Fallback>
        </mc:AlternateContent>
      </w:r>
    </w:p>
    <w:p w14:paraId="18E5153D" w14:textId="77777777" w:rsidR="0067260A" w:rsidRDefault="0067260A" w:rsidP="0067260A">
      <w:pPr>
        <w:rPr>
          <w:b/>
          <w:bCs/>
        </w:rPr>
      </w:pPr>
      <w:r>
        <w:rPr>
          <w:noProof/>
        </w:rPr>
        <mc:AlternateContent>
          <mc:Choice Requires="wps">
            <w:drawing>
              <wp:anchor distT="45720" distB="45720" distL="114300" distR="114300" simplePos="0" relativeHeight="251877376" behindDoc="0" locked="0" layoutInCell="1" allowOverlap="1" wp14:anchorId="3681C27C" wp14:editId="2B0EDAF3">
                <wp:simplePos x="0" y="0"/>
                <wp:positionH relativeFrom="margin">
                  <wp:align>right</wp:align>
                </wp:positionH>
                <wp:positionV relativeFrom="paragraph">
                  <wp:posOffset>288290</wp:posOffset>
                </wp:positionV>
                <wp:extent cx="1562100" cy="2819400"/>
                <wp:effectExtent l="0" t="0" r="19050" b="19050"/>
                <wp:wrapSquare wrapText="bothSides"/>
                <wp:docPr id="1986018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81940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3CC34BBE" w14:textId="77777777" w:rsidR="0067260A" w:rsidRPr="00053BEC" w:rsidRDefault="0067260A" w:rsidP="0067260A">
                            <w:r>
                              <w:t xml:space="preserve">Must not include </w:t>
                            </w:r>
                            <w:r w:rsidRPr="00F42EE2">
                              <w:rPr>
                                <w:b/>
                                <w:bCs/>
                              </w:rPr>
                              <w:t>metrics of thermal performance</w:t>
                            </w:r>
                            <w:r>
                              <w:t xml:space="preserve"> (critical thermal maximum, critical thermal minimum, or thermal preference) and </w:t>
                            </w:r>
                            <w:r w:rsidRPr="00F42EE2">
                              <w:rPr>
                                <w:b/>
                                <w:bCs/>
                              </w:rPr>
                              <w:t>not experience hardening</w:t>
                            </w:r>
                            <w:r>
                              <w:t xml:space="preserve"> prior to trait measurement. </w:t>
                            </w:r>
                            <w:r w:rsidRPr="00DB6D9C">
                              <w:rPr>
                                <w:b/>
                                <w:bCs/>
                              </w:rPr>
                              <w:t xml:space="preserve">Acclimation </w:t>
                            </w:r>
                            <w:r w:rsidRPr="00DB6D9C">
                              <w:t>studies</w:t>
                            </w:r>
                            <w:r>
                              <w:t xml:space="preserve"> must </w:t>
                            </w:r>
                            <w:r w:rsidRPr="00DB6D9C">
                              <w:rPr>
                                <w:b/>
                                <w:bCs/>
                              </w:rPr>
                              <w:t>not include morphological</w:t>
                            </w:r>
                            <w:r>
                              <w:t xml:space="preserve">  traits.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681C27C" id="_x0000_s1045" style="position:absolute;margin-left:71.8pt;margin-top:22.7pt;width:123pt;height:222pt;z-index:251877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" fillcolor="#d9e2f3 [660]" strokecolor="#8eaadb [1940]">
                <v:stroke joinstyle="miter"/>
                <v:textbox>
                  <w:txbxContent>
                    <w:p w14:paraId="3CC34BBE" w14:textId="77777777" w:rsidR="0067260A" w:rsidRPr="00053BEC" w:rsidRDefault="0067260A" w:rsidP="0067260A">
                      <w:r>
                        <w:t xml:space="preserve">Must not include </w:t>
                      </w:r>
                      <w:r w:rsidRPr="00F42EE2">
                        <w:rPr>
                          <w:b/>
                          <w:bCs/>
                        </w:rPr>
                        <w:t>metrics of thermal performance</w:t>
                      </w:r>
                      <w:r>
                        <w:t xml:space="preserve"> (critical thermal maximum, critical thermal minimum, or thermal preference) and </w:t>
                      </w:r>
                      <w:r w:rsidRPr="00F42EE2">
                        <w:rPr>
                          <w:b/>
                          <w:bCs/>
                        </w:rPr>
                        <w:t>not experience hardening</w:t>
                      </w:r>
                      <w:r>
                        <w:t xml:space="preserve"> prior to trait measurement. </w:t>
                      </w:r>
                      <w:r w:rsidRPr="00DB6D9C">
                        <w:rPr>
                          <w:b/>
                          <w:bCs/>
                        </w:rPr>
                        <w:t xml:space="preserve">Acclimation </w:t>
                      </w:r>
                      <w:r w:rsidRPr="00DB6D9C">
                        <w:t>studies</w:t>
                      </w:r>
                      <w:r>
                        <w:t xml:space="preserve"> must </w:t>
                      </w:r>
                      <w:r w:rsidRPr="00DB6D9C">
                        <w:rPr>
                          <w:b/>
                          <w:bCs/>
                        </w:rPr>
                        <w:t>not include morphological</w:t>
                      </w:r>
                      <w:r>
                        <w:t xml:space="preserve">  traits. </w:t>
                      </w:r>
                    </w:p>
                  </w:txbxContent>
                </v:textbox>
                <w10:wrap type="square" anchorx="margin"/>
              </v:roundrect>
            </w:pict>
          </mc:Fallback>
        </mc:AlternateContent>
      </w:r>
      <w:r>
        <w:rPr>
          <w:b/>
          <w:bCs/>
          <w:noProof/>
        </w:rPr>
        <mc:AlternateContent>
          <mc:Choice Requires="wps">
            <w:drawing>
              <wp:anchor distT="0" distB="0" distL="114300" distR="114300" simplePos="0" relativeHeight="251881472" behindDoc="0" locked="0" layoutInCell="1" allowOverlap="1" wp14:anchorId="73F27630" wp14:editId="37AD0E71">
                <wp:simplePos x="0" y="0"/>
                <wp:positionH relativeFrom="margin">
                  <wp:align>right</wp:align>
                </wp:positionH>
                <wp:positionV relativeFrom="paragraph">
                  <wp:posOffset>-1676400</wp:posOffset>
                </wp:positionV>
                <wp:extent cx="247650" cy="3619500"/>
                <wp:effectExtent l="9525" t="0" r="28575" b="28575"/>
                <wp:wrapNone/>
                <wp:docPr id="194827939" name="Left Brace 194827939"/>
                <wp:cNvGraphicFramePr/>
                <a:graphic xmlns:a="http://schemas.openxmlformats.org/drawingml/2006/main">
                  <a:graphicData uri="http://schemas.microsoft.com/office/word/2010/wordprocessingShape">
                    <wps:wsp>
                      <wps:cNvSpPr/>
                      <wps:spPr>
                        <a:xfrm rot="5400000">
                          <a:off x="0" y="0"/>
                          <a:ext cx="247650" cy="3619500"/>
                        </a:xfrm>
                        <a:prstGeom prst="leftBrace">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5FF06" id="Left Brace 194827939" o:spid="_x0000_s1026" type="#_x0000_t87" style="position:absolute;margin-left:-31.7pt;margin-top:-132pt;width:19.5pt;height:285pt;rotation:90;z-index:251881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" adj="123" strokecolor="black [3213]" strokeweight=".5pt">
                <v:stroke joinstyle="miter"/>
                <w10:wrap anchorx="margin"/>
              </v:shape>
            </w:pict>
          </mc:Fallback>
        </mc:AlternateContent>
      </w:r>
      <w:r>
        <w:rPr>
          <w:b/>
          <w:bCs/>
          <w:noProof/>
        </w:rPr>
        <mc:AlternateContent>
          <mc:Choice Requires="wps">
            <w:drawing>
              <wp:anchor distT="0" distB="0" distL="114300" distR="114300" simplePos="0" relativeHeight="251880448" behindDoc="0" locked="0" layoutInCell="1" allowOverlap="1" wp14:anchorId="050FDA66" wp14:editId="4C3A2A42">
                <wp:simplePos x="0" y="0"/>
                <wp:positionH relativeFrom="margin">
                  <wp:align>left</wp:align>
                </wp:positionH>
                <wp:positionV relativeFrom="paragraph">
                  <wp:posOffset>-647700</wp:posOffset>
                </wp:positionV>
                <wp:extent cx="247650" cy="1562100"/>
                <wp:effectExtent l="9525" t="0" r="28575" b="28575"/>
                <wp:wrapNone/>
                <wp:docPr id="859768349" name="Left Brace 859768349"/>
                <wp:cNvGraphicFramePr/>
                <a:graphic xmlns:a="http://schemas.openxmlformats.org/drawingml/2006/main">
                  <a:graphicData uri="http://schemas.microsoft.com/office/word/2010/wordprocessingShape">
                    <wps:wsp>
                      <wps:cNvSpPr/>
                      <wps:spPr>
                        <a:xfrm rot="5400000">
                          <a:off x="0" y="0"/>
                          <a:ext cx="247650" cy="1562100"/>
                        </a:xfrm>
                        <a:prstGeom prst="leftBrace">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90723" id="Left Brace 859768349" o:spid="_x0000_s1026" type="#_x0000_t87" style="position:absolute;margin-left:0;margin-top:-51pt;width:19.5pt;height:123pt;rotation:90;z-index:251880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" adj="285" strokecolor="black [3213]" strokeweight=".5pt">
                <v:stroke joinstyle="miter"/>
                <w10:wrap anchorx="margin"/>
              </v:shape>
            </w:pict>
          </mc:Fallback>
        </mc:AlternateContent>
      </w:r>
    </w:p>
    <w:p w14:paraId="276C8573" w14:textId="77777777" w:rsidR="0067260A" w:rsidRDefault="0067260A" w:rsidP="0067260A">
      <w:r>
        <w:rPr>
          <w:noProof/>
        </w:rPr>
        <mc:AlternateContent>
          <mc:Choice Requires="wps">
            <w:drawing>
              <wp:anchor distT="45720" distB="45720" distL="114300" distR="114300" simplePos="0" relativeHeight="251873280" behindDoc="0" locked="0" layoutInCell="1" allowOverlap="1" wp14:anchorId="6E741072" wp14:editId="75A7E9E2">
                <wp:simplePos x="0" y="0"/>
                <wp:positionH relativeFrom="margin">
                  <wp:posOffset>209550</wp:posOffset>
                </wp:positionH>
                <wp:positionV relativeFrom="paragraph">
                  <wp:posOffset>723265</wp:posOffset>
                </wp:positionV>
                <wp:extent cx="371475" cy="276225"/>
                <wp:effectExtent l="0" t="0" r="0" b="0"/>
                <wp:wrapSquare wrapText="bothSides"/>
                <wp:docPr id="804443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737663F0"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41072" id="_x0000_s1046" type="#_x0000_t202" style="position:absolute;margin-left:16.5pt;margin-top:56.95pt;width:29.25pt;height:21.75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" filled="f" stroked="f">
                <v:textbox>
                  <w:txbxContent>
                    <w:p w14:paraId="737663F0" w14:textId="77777777" w:rsidR="0067260A" w:rsidRDefault="0067260A" w:rsidP="0067260A">
                      <w:r>
                        <w:t>No</w:t>
                      </w:r>
                    </w:p>
                  </w:txbxContent>
                </v:textbox>
                <w10:wrap type="square" anchorx="margin"/>
              </v:shape>
            </w:pict>
          </mc:Fallback>
        </mc:AlternateContent>
      </w:r>
      <w:r>
        <w:rPr>
          <w:noProof/>
        </w:rPr>
        <mc:AlternateContent>
          <mc:Choice Requires="wps">
            <w:drawing>
              <wp:anchor distT="45720" distB="45720" distL="114300" distR="114300" simplePos="0" relativeHeight="251872256" behindDoc="0" locked="0" layoutInCell="1" allowOverlap="1" wp14:anchorId="45C488B3" wp14:editId="1FBD0FC6">
                <wp:simplePos x="0" y="0"/>
                <wp:positionH relativeFrom="margin">
                  <wp:posOffset>619125</wp:posOffset>
                </wp:positionH>
                <wp:positionV relativeFrom="paragraph">
                  <wp:posOffset>733425</wp:posOffset>
                </wp:positionV>
                <wp:extent cx="847725" cy="266700"/>
                <wp:effectExtent l="0" t="0" r="0" b="0"/>
                <wp:wrapSquare wrapText="bothSides"/>
                <wp:docPr id="1357354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2B63D20B"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488B3" id="_x0000_s1047" type="#_x0000_t202" style="position:absolute;margin-left:48.75pt;margin-top:57.75pt;width:66.75pt;height:21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" filled="f" stroked="f">
                <v:textbox>
                  <w:txbxContent>
                    <w:p w14:paraId="2B63D20B" w14:textId="77777777" w:rsidR="0067260A" w:rsidRDefault="0067260A" w:rsidP="0067260A">
                      <w:r>
                        <w:t>Yes/Maybe</w:t>
                      </w:r>
                    </w:p>
                  </w:txbxContent>
                </v:textbox>
                <w10:wrap type="square" anchorx="margin"/>
              </v:shape>
            </w:pict>
          </mc:Fallback>
        </mc:AlternateContent>
      </w:r>
      <w:r>
        <w:rPr>
          <w:noProof/>
        </w:rPr>
        <mc:AlternateContent>
          <mc:Choice Requires="wps">
            <w:drawing>
              <wp:anchor distT="0" distB="0" distL="114300" distR="114300" simplePos="0" relativeHeight="251875328" behindDoc="0" locked="0" layoutInCell="1" allowOverlap="1" wp14:anchorId="3312E31E" wp14:editId="769FB49C">
                <wp:simplePos x="0" y="0"/>
                <wp:positionH relativeFrom="column">
                  <wp:posOffset>322580</wp:posOffset>
                </wp:positionH>
                <wp:positionV relativeFrom="paragraph">
                  <wp:posOffset>1019175</wp:posOffset>
                </wp:positionV>
                <wp:extent cx="152400" cy="314325"/>
                <wp:effectExtent l="19050" t="0" r="19050" b="47625"/>
                <wp:wrapNone/>
                <wp:docPr id="1882554418" name="Arrow: Down 1882554418"/>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A9FAFA" id="Arrow: Down 1882554418" o:spid="_x0000_s1026" type="#_x0000_t67" style="position:absolute;margin-left:25.4pt;margin-top:80.25pt;width:12pt;height:24.7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" adj="16364" fillcolor="#1f3763 [1604]" strokecolor="black [3213]" strokeweight="1pt"/>
            </w:pict>
          </mc:Fallback>
        </mc:AlternateContent>
      </w:r>
      <w:r>
        <w:rPr>
          <w:noProof/>
        </w:rPr>
        <mc:AlternateContent>
          <mc:Choice Requires="wps">
            <w:drawing>
              <wp:anchor distT="0" distB="0" distL="114300" distR="114300" simplePos="0" relativeHeight="251870208" behindDoc="0" locked="0" layoutInCell="1" allowOverlap="1" wp14:anchorId="67E0C625" wp14:editId="351E74D9">
                <wp:simplePos x="0" y="0"/>
                <wp:positionH relativeFrom="column">
                  <wp:posOffset>952500</wp:posOffset>
                </wp:positionH>
                <wp:positionV relativeFrom="paragraph">
                  <wp:posOffset>1018540</wp:posOffset>
                </wp:positionV>
                <wp:extent cx="152400" cy="561975"/>
                <wp:effectExtent l="19050" t="0" r="19050" b="47625"/>
                <wp:wrapNone/>
                <wp:docPr id="556240833" name="Arrow: Down 556240833"/>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864F1" id="Arrow: Down 556240833" o:spid="_x0000_s1026" type="#_x0000_t67" style="position:absolute;margin-left:75pt;margin-top:80.2pt;width:12pt;height:44.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" adj="18671" fillcolor="#1f3763 [1604]" strokecolor="black [3213]" strokeweight="1pt"/>
            </w:pict>
          </mc:Fallback>
        </mc:AlternateContent>
      </w:r>
      <w:r>
        <w:rPr>
          <w:noProof/>
        </w:rPr>
        <mc:AlternateContent>
          <mc:Choice Requires="wps">
            <w:drawing>
              <wp:anchor distT="45720" distB="45720" distL="114300" distR="114300" simplePos="0" relativeHeight="251874304" behindDoc="0" locked="0" layoutInCell="1" allowOverlap="1" wp14:anchorId="6C7588E3" wp14:editId="7411676B">
                <wp:simplePos x="0" y="0"/>
                <wp:positionH relativeFrom="margin">
                  <wp:posOffset>93980</wp:posOffset>
                </wp:positionH>
                <wp:positionV relativeFrom="paragraph">
                  <wp:posOffset>1333500</wp:posOffset>
                </wp:positionV>
                <wp:extent cx="647700" cy="266700"/>
                <wp:effectExtent l="0" t="0" r="0" b="0"/>
                <wp:wrapSquare wrapText="bothSides"/>
                <wp:docPr id="916701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0664978D"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588E3" id="_x0000_s1048" type="#_x0000_t202" style="position:absolute;margin-left:7.4pt;margin-top:105pt;width:51pt;height:21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" filled="f" stroked="f">
                <v:textbox>
                  <w:txbxContent>
                    <w:p w14:paraId="0664978D" w14:textId="77777777" w:rsidR="0067260A" w:rsidRDefault="0067260A" w:rsidP="0067260A">
                      <w:r>
                        <w:t>Exclude</w:t>
                      </w:r>
                    </w:p>
                  </w:txbxContent>
                </v:textbox>
                <w10:wrap type="square" anchorx="margin"/>
              </v:shape>
            </w:pict>
          </mc:Fallback>
        </mc:AlternateContent>
      </w:r>
      <w:r>
        <w:rPr>
          <w:noProof/>
        </w:rPr>
        <mc:AlternateContent>
          <mc:Choice Requires="wps">
            <w:drawing>
              <wp:anchor distT="45720" distB="45720" distL="114300" distR="114300" simplePos="0" relativeHeight="251876352" behindDoc="0" locked="0" layoutInCell="1" allowOverlap="1" wp14:anchorId="5AB976EB" wp14:editId="181409BD">
                <wp:simplePos x="0" y="0"/>
                <wp:positionH relativeFrom="margin">
                  <wp:posOffset>2084705</wp:posOffset>
                </wp:positionH>
                <wp:positionV relativeFrom="paragraph">
                  <wp:posOffset>4286250</wp:posOffset>
                </wp:positionV>
                <wp:extent cx="1562100" cy="2238375"/>
                <wp:effectExtent l="0" t="0" r="19050" b="28575"/>
                <wp:wrapSquare wrapText="bothSides"/>
                <wp:docPr id="1542054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23837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AD2B50E" w14:textId="77777777" w:rsidR="0067260A" w:rsidRPr="00053BEC" w:rsidRDefault="0067260A" w:rsidP="0067260A">
                            <w:r>
                              <w:t xml:space="preserve">Treatments must have: all other </w:t>
                            </w:r>
                            <w:r w:rsidRPr="00053BEC">
                              <w:rPr>
                                <w:b/>
                                <w:bCs/>
                              </w:rPr>
                              <w:t>conditions identical</w:t>
                            </w:r>
                            <w:r>
                              <w:t xml:space="preserve">, the </w:t>
                            </w:r>
                            <w:r w:rsidRPr="000F7912">
                              <w:rPr>
                                <w:b/>
                                <w:bCs/>
                              </w:rPr>
                              <w:t>mean</w:t>
                            </w:r>
                            <w:r w:rsidRPr="000F7912">
                              <w:t xml:space="preserve"> of</w:t>
                            </w:r>
                            <w:r w:rsidRPr="000F7912">
                              <w:rPr>
                                <w:b/>
                                <w:bCs/>
                              </w:rPr>
                              <w:t xml:space="preserve"> fluctuations</w:t>
                            </w:r>
                            <w:r>
                              <w:t xml:space="preserve"> </w:t>
                            </w:r>
                            <w:r w:rsidRPr="000F7912">
                              <w:rPr>
                                <w:b/>
                                <w:bCs/>
                              </w:rPr>
                              <w:t>match</w:t>
                            </w:r>
                            <w:r>
                              <w:t xml:space="preserve"> the </w:t>
                            </w:r>
                            <w:r w:rsidRPr="000F7912">
                              <w:rPr>
                                <w:b/>
                                <w:bCs/>
                              </w:rPr>
                              <w:t>constant temperatures</w:t>
                            </w:r>
                            <w:r>
                              <w:t>,</w:t>
                            </w:r>
                            <w:r>
                              <w:rPr>
                                <w:b/>
                                <w:bCs/>
                              </w:rPr>
                              <w:t xml:space="preserve"> </w:t>
                            </w:r>
                            <w:r w:rsidRPr="00053BEC">
                              <w:t>and</w:t>
                            </w:r>
                            <w:r>
                              <w:t xml:space="preserve"> treatments </w:t>
                            </w:r>
                            <w:r w:rsidRPr="00053BEC">
                              <w:rPr>
                                <w:b/>
                                <w:bCs/>
                              </w:rPr>
                              <w:t>maintained through to phenotypic trait measurement</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AB976EB" id="_x0000_s1049" style="position:absolute;margin-left:164.15pt;margin-top:337.5pt;width:123pt;height:176.25pt;z-index:251876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" fillcolor="#d9e2f3 [660]" strokecolor="#8eaadb [1940]">
                <v:stroke joinstyle="miter"/>
                <v:textbox>
                  <w:txbxContent>
                    <w:p w14:paraId="6AD2B50E" w14:textId="77777777" w:rsidR="0067260A" w:rsidRPr="00053BEC" w:rsidRDefault="0067260A" w:rsidP="0067260A">
                      <w:r>
                        <w:t xml:space="preserve">Treatments must have: all other </w:t>
                      </w:r>
                      <w:r w:rsidRPr="00053BEC">
                        <w:rPr>
                          <w:b/>
                          <w:bCs/>
                        </w:rPr>
                        <w:t>conditions identical</w:t>
                      </w:r>
                      <w:r>
                        <w:t xml:space="preserve">, the </w:t>
                      </w:r>
                      <w:r w:rsidRPr="000F7912">
                        <w:rPr>
                          <w:b/>
                          <w:bCs/>
                        </w:rPr>
                        <w:t>mean</w:t>
                      </w:r>
                      <w:r w:rsidRPr="000F7912">
                        <w:t xml:space="preserve"> of</w:t>
                      </w:r>
                      <w:r w:rsidRPr="000F7912">
                        <w:rPr>
                          <w:b/>
                          <w:bCs/>
                        </w:rPr>
                        <w:t xml:space="preserve"> fluctuations</w:t>
                      </w:r>
                      <w:r>
                        <w:t xml:space="preserve"> </w:t>
                      </w:r>
                      <w:r w:rsidRPr="000F7912">
                        <w:rPr>
                          <w:b/>
                          <w:bCs/>
                        </w:rPr>
                        <w:t>match</w:t>
                      </w:r>
                      <w:r>
                        <w:t xml:space="preserve"> the </w:t>
                      </w:r>
                      <w:r w:rsidRPr="000F7912">
                        <w:rPr>
                          <w:b/>
                          <w:bCs/>
                        </w:rPr>
                        <w:t>constant temperatures</w:t>
                      </w:r>
                      <w:r>
                        <w:t>,</w:t>
                      </w:r>
                      <w:r>
                        <w:rPr>
                          <w:b/>
                          <w:bCs/>
                        </w:rPr>
                        <w:t xml:space="preserve"> </w:t>
                      </w:r>
                      <w:r w:rsidRPr="00053BEC">
                        <w:t>and</w:t>
                      </w:r>
                      <w:r>
                        <w:t xml:space="preserve"> treatments </w:t>
                      </w:r>
                      <w:r w:rsidRPr="00053BEC">
                        <w:rPr>
                          <w:b/>
                          <w:bCs/>
                        </w:rPr>
                        <w:t>maintained through to phenotypic trait measurement</w:t>
                      </w:r>
                      <w:r>
                        <w:t>.</w:t>
                      </w:r>
                    </w:p>
                  </w:txbxContent>
                </v:textbox>
                <w10:wrap type="square" anchorx="margin"/>
              </v:roundrect>
            </w:pict>
          </mc:Fallback>
        </mc:AlternateContent>
      </w:r>
      <w:r>
        <w:rPr>
          <w:noProof/>
        </w:rPr>
        <mc:AlternateContent>
          <mc:Choice Requires="wps">
            <w:drawing>
              <wp:anchor distT="45720" distB="45720" distL="114300" distR="114300" simplePos="0" relativeHeight="251864064" behindDoc="0" locked="0" layoutInCell="1" allowOverlap="1" wp14:anchorId="53C64E82" wp14:editId="79BEA990">
                <wp:simplePos x="0" y="0"/>
                <wp:positionH relativeFrom="margin">
                  <wp:posOffset>2075180</wp:posOffset>
                </wp:positionH>
                <wp:positionV relativeFrom="paragraph">
                  <wp:posOffset>1847850</wp:posOffset>
                </wp:positionV>
                <wp:extent cx="1562100" cy="1495425"/>
                <wp:effectExtent l="0" t="0" r="19050" b="28575"/>
                <wp:wrapSquare wrapText="bothSides"/>
                <wp:docPr id="1539679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9542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23C06438" w14:textId="77777777" w:rsidR="0067260A" w:rsidRPr="00053BEC" w:rsidRDefault="0067260A" w:rsidP="0067260A">
                            <w:r>
                              <w:t xml:space="preserve">Treatments must be imposed </w:t>
                            </w:r>
                            <w:r w:rsidRPr="00053BEC">
                              <w:rPr>
                                <w:b/>
                                <w:bCs/>
                              </w:rPr>
                              <w:t>within the lifespan</w:t>
                            </w:r>
                            <w:r>
                              <w:t xml:space="preserve"> of an individual. Not including </w:t>
                            </w:r>
                            <w:r w:rsidRPr="00053BEC">
                              <w:rPr>
                                <w:b/>
                                <w:bCs/>
                              </w:rPr>
                              <w:t>transgenerational studies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3C64E82" id="_x0000_s1050" style="position:absolute;margin-left:163.4pt;margin-top:145.5pt;width:123pt;height:117.7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" fillcolor="#d9e2f3 [660]" strokecolor="#8eaadb [1940]">
                <v:stroke joinstyle="miter"/>
                <v:textbox>
                  <w:txbxContent>
                    <w:p w14:paraId="23C06438" w14:textId="77777777" w:rsidR="0067260A" w:rsidRPr="00053BEC" w:rsidRDefault="0067260A" w:rsidP="0067260A">
                      <w:r>
                        <w:t xml:space="preserve">Treatments must be imposed </w:t>
                      </w:r>
                      <w:r w:rsidRPr="00053BEC">
                        <w:rPr>
                          <w:b/>
                          <w:bCs/>
                        </w:rPr>
                        <w:t>within the lifespan</w:t>
                      </w:r>
                      <w:r>
                        <w:t xml:space="preserve"> of an individual. Not including </w:t>
                      </w:r>
                      <w:r w:rsidRPr="00053BEC">
                        <w:rPr>
                          <w:b/>
                          <w:bCs/>
                        </w:rPr>
                        <w:t>transgenerational studies</w:t>
                      </w:r>
                      <w:r>
                        <w:t>.</w:t>
                      </w:r>
                    </w:p>
                  </w:txbxContent>
                </v:textbox>
                <w10:wrap type="square" anchorx="margin"/>
              </v:roundrect>
            </w:pict>
          </mc:Fallback>
        </mc:AlternateContent>
      </w:r>
      <w:r>
        <w:rPr>
          <w:noProof/>
        </w:rPr>
        <mc:AlternateContent>
          <mc:Choice Requires="wps">
            <w:drawing>
              <wp:anchor distT="45720" distB="45720" distL="114300" distR="114300" simplePos="0" relativeHeight="251865088" behindDoc="0" locked="0" layoutInCell="1" allowOverlap="1" wp14:anchorId="227BFF70" wp14:editId="0A032490">
                <wp:simplePos x="0" y="0"/>
                <wp:positionH relativeFrom="margin">
                  <wp:align>center</wp:align>
                </wp:positionH>
                <wp:positionV relativeFrom="paragraph">
                  <wp:posOffset>0</wp:posOffset>
                </wp:positionV>
                <wp:extent cx="1562100" cy="904875"/>
                <wp:effectExtent l="0" t="0" r="19050" b="28575"/>
                <wp:wrapSquare wrapText="bothSides"/>
                <wp:docPr id="934027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90487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4FED91BD" w14:textId="77777777" w:rsidR="0067260A" w:rsidRPr="00053BEC" w:rsidRDefault="0067260A" w:rsidP="0067260A">
                            <w:r>
                              <w:t xml:space="preserve">Individuals from each treatment must have </w:t>
                            </w:r>
                            <w:r w:rsidRPr="00053BEC">
                              <w:rPr>
                                <w:b/>
                                <w:bCs/>
                              </w:rPr>
                              <w:t>identical housing and habituation periods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27BFF70" id="_x0000_s1051" style="position:absolute;margin-left:0;margin-top:0;width:123pt;height:71.25pt;z-index:251865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" fillcolor="#d9e2f3 [660]" strokecolor="#8eaadb [1940]">
                <v:stroke joinstyle="miter"/>
                <v:textbox>
                  <w:txbxContent>
                    <w:p w14:paraId="4FED91BD" w14:textId="77777777" w:rsidR="0067260A" w:rsidRPr="00053BEC" w:rsidRDefault="0067260A" w:rsidP="0067260A">
                      <w:r>
                        <w:t xml:space="preserve">Individuals from each treatment must have </w:t>
                      </w:r>
                      <w:r w:rsidRPr="00053BEC">
                        <w:rPr>
                          <w:b/>
                          <w:bCs/>
                        </w:rPr>
                        <w:t>identical housing and habituation periods</w:t>
                      </w:r>
                      <w:r>
                        <w:t>.</w:t>
                      </w:r>
                    </w:p>
                  </w:txbxContent>
                </v:textbox>
                <w10:wrap type="square" anchorx="margin"/>
              </v:roundrect>
            </w:pict>
          </mc:Fallback>
        </mc:AlternateContent>
      </w:r>
      <w:r>
        <w:rPr>
          <w:noProof/>
        </w:rPr>
        <mc:AlternateContent>
          <mc:Choice Requires="wps">
            <w:drawing>
              <wp:anchor distT="45720" distB="45720" distL="114300" distR="114300" simplePos="0" relativeHeight="251867136" behindDoc="0" locked="0" layoutInCell="1" allowOverlap="1" wp14:anchorId="359E569F" wp14:editId="166DCEFB">
                <wp:simplePos x="0" y="0"/>
                <wp:positionH relativeFrom="margin">
                  <wp:align>left</wp:align>
                </wp:positionH>
                <wp:positionV relativeFrom="paragraph">
                  <wp:posOffset>0</wp:posOffset>
                </wp:positionV>
                <wp:extent cx="1562100" cy="714375"/>
                <wp:effectExtent l="0" t="0" r="19050" b="28575"/>
                <wp:wrapSquare wrapText="bothSides"/>
                <wp:docPr id="899209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71437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AE02D48" w14:textId="77777777" w:rsidR="0067260A" w:rsidRDefault="0067260A" w:rsidP="0067260A">
                            <w:r>
                              <w:t xml:space="preserve">Must be a </w:t>
                            </w:r>
                            <w:r w:rsidRPr="00606539">
                              <w:rPr>
                                <w:b/>
                                <w:bCs/>
                              </w:rPr>
                              <w:t xml:space="preserve">peer-reviewed </w:t>
                            </w:r>
                            <w:r>
                              <w:t xml:space="preserve">article in </w:t>
                            </w:r>
                            <w:r w:rsidRPr="00606539">
                              <w:rPr>
                                <w:b/>
                                <w:bCs/>
                              </w:rPr>
                              <w:t>English</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59E569F" id="_x0000_s1052" style="position:absolute;margin-left:0;margin-top:0;width:123pt;height:56.25pt;z-index:251867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" fillcolor="#d9e2f3 [660]" strokecolor="#8eaadb [1940]">
                <v:stroke joinstyle="miter"/>
                <v:textbox>
                  <w:txbxContent>
                    <w:p w14:paraId="6AE02D48" w14:textId="77777777" w:rsidR="0067260A" w:rsidRDefault="0067260A" w:rsidP="0067260A">
                      <w:r>
                        <w:t xml:space="preserve">Must be a </w:t>
                      </w:r>
                      <w:r w:rsidRPr="00606539">
                        <w:rPr>
                          <w:b/>
                          <w:bCs/>
                        </w:rPr>
                        <w:t xml:space="preserve">peer-reviewed </w:t>
                      </w:r>
                      <w:r>
                        <w:t xml:space="preserve">article in </w:t>
                      </w:r>
                      <w:r w:rsidRPr="00606539">
                        <w:rPr>
                          <w:b/>
                          <w:bCs/>
                        </w:rPr>
                        <w:t>English</w:t>
                      </w:r>
                      <w:r>
                        <w:t>.</w:t>
                      </w:r>
                    </w:p>
                  </w:txbxContent>
                </v:textbox>
                <w10:wrap type="square" anchorx="margin"/>
              </v:roundrect>
            </w:pict>
          </mc:Fallback>
        </mc:AlternateContent>
      </w:r>
    </w:p>
    <w:p w14:paraId="094860C7" w14:textId="77777777" w:rsidR="0067260A" w:rsidRPr="0004791F" w:rsidRDefault="0067260A" w:rsidP="0067260A">
      <w:r>
        <w:rPr>
          <w:noProof/>
        </w:rPr>
        <mc:AlternateContent>
          <mc:Choice Requires="wps">
            <w:drawing>
              <wp:anchor distT="0" distB="0" distL="114300" distR="114300" simplePos="0" relativeHeight="251871232" behindDoc="0" locked="0" layoutInCell="1" allowOverlap="1" wp14:anchorId="0DAA3606" wp14:editId="55E7388E">
                <wp:simplePos x="0" y="0"/>
                <wp:positionH relativeFrom="margin">
                  <wp:posOffset>1600200</wp:posOffset>
                </wp:positionH>
                <wp:positionV relativeFrom="paragraph">
                  <wp:posOffset>162560</wp:posOffset>
                </wp:positionV>
                <wp:extent cx="381000" cy="6381750"/>
                <wp:effectExtent l="19050" t="76200" r="0" b="95250"/>
                <wp:wrapNone/>
                <wp:docPr id="589398389" name="Connector: Elbow 589398389"/>
                <wp:cNvGraphicFramePr/>
                <a:graphic xmlns:a="http://schemas.openxmlformats.org/drawingml/2006/main">
                  <a:graphicData uri="http://schemas.microsoft.com/office/word/2010/wordprocessingShape">
                    <wps:wsp>
                      <wps:cNvCnPr/>
                      <wps:spPr>
                        <a:xfrm flipV="1">
                          <a:off x="0" y="0"/>
                          <a:ext cx="381000" cy="6381750"/>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5B7B7" id="Connector: Elbow 589398389" o:spid="_x0000_s1026" type="#_x0000_t34" style="position:absolute;margin-left:126pt;margin-top:12.8pt;width:30pt;height:502.5pt;flip: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" strokecolor="black [3213]" strokeweight=".5pt">
                <v:stroke startarrow="block" endarrow="block"/>
                <w10:wrap anchorx="margin"/>
              </v:shape>
            </w:pict>
          </mc:Fallback>
        </mc:AlternateContent>
      </w:r>
    </w:p>
    <w:p w14:paraId="38B55729" w14:textId="77777777" w:rsidR="0067260A" w:rsidRPr="0004791F" w:rsidRDefault="0067260A" w:rsidP="0067260A"/>
    <w:p w14:paraId="1FDD8176" w14:textId="77777777" w:rsidR="0067260A" w:rsidRPr="0004791F" w:rsidRDefault="0067260A" w:rsidP="0067260A">
      <w:r>
        <w:rPr>
          <w:noProof/>
        </w:rPr>
        <mc:AlternateContent>
          <mc:Choice Requires="wps">
            <w:drawing>
              <wp:anchor distT="0" distB="0" distL="114300" distR="114300" simplePos="0" relativeHeight="251898880" behindDoc="0" locked="0" layoutInCell="1" allowOverlap="1" wp14:anchorId="22717827" wp14:editId="761B3E77">
                <wp:simplePos x="0" y="0"/>
                <wp:positionH relativeFrom="column">
                  <wp:posOffset>3028950</wp:posOffset>
                </wp:positionH>
                <wp:positionV relativeFrom="paragraph">
                  <wp:posOffset>342265</wp:posOffset>
                </wp:positionV>
                <wp:extent cx="152400" cy="561975"/>
                <wp:effectExtent l="19050" t="0" r="19050" b="47625"/>
                <wp:wrapNone/>
                <wp:docPr id="840976778" name="Arrow: Down 840976778"/>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E331B" id="Arrow: Down 840976778" o:spid="_x0000_s1026" type="#_x0000_t67" style="position:absolute;margin-left:238.5pt;margin-top:26.95pt;width:12pt;height:44.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" adj="18671" fillcolor="#1f3763 [1604]" strokecolor="black [3213]" strokeweight="1pt"/>
            </w:pict>
          </mc:Fallback>
        </mc:AlternateContent>
      </w:r>
      <w:r>
        <w:rPr>
          <w:noProof/>
        </w:rPr>
        <mc:AlternateContent>
          <mc:Choice Requires="wps">
            <w:drawing>
              <wp:anchor distT="45720" distB="45720" distL="114300" distR="114300" simplePos="0" relativeHeight="251899904" behindDoc="0" locked="0" layoutInCell="1" allowOverlap="1" wp14:anchorId="0E385451" wp14:editId="22076F49">
                <wp:simplePos x="0" y="0"/>
                <wp:positionH relativeFrom="margin">
                  <wp:posOffset>2695575</wp:posOffset>
                </wp:positionH>
                <wp:positionV relativeFrom="paragraph">
                  <wp:posOffset>55245</wp:posOffset>
                </wp:positionV>
                <wp:extent cx="847725" cy="266700"/>
                <wp:effectExtent l="0" t="0" r="0" b="0"/>
                <wp:wrapSquare wrapText="bothSides"/>
                <wp:docPr id="1119881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75B8979E"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85451" id="_x0000_s1053" type="#_x0000_t202" style="position:absolute;margin-left:212.25pt;margin-top:4.35pt;width:66.75pt;height:21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" filled="f" stroked="f">
                <v:textbox>
                  <w:txbxContent>
                    <w:p w14:paraId="75B8979E" w14:textId="77777777" w:rsidR="0067260A" w:rsidRDefault="0067260A" w:rsidP="0067260A">
                      <w:r>
                        <w:t>Yes/Maybe</w:t>
                      </w:r>
                    </w:p>
                  </w:txbxContent>
                </v:textbox>
                <w10:wrap type="square" anchorx="margin"/>
              </v:shape>
            </w:pict>
          </mc:Fallback>
        </mc:AlternateContent>
      </w:r>
      <w:r>
        <w:rPr>
          <w:noProof/>
        </w:rPr>
        <mc:AlternateContent>
          <mc:Choice Requires="wps">
            <w:drawing>
              <wp:anchor distT="45720" distB="45720" distL="114300" distR="114300" simplePos="0" relativeHeight="251900928" behindDoc="0" locked="0" layoutInCell="1" allowOverlap="1" wp14:anchorId="1244FE6B" wp14:editId="7BE0F981">
                <wp:simplePos x="0" y="0"/>
                <wp:positionH relativeFrom="margin">
                  <wp:posOffset>2286000</wp:posOffset>
                </wp:positionH>
                <wp:positionV relativeFrom="paragraph">
                  <wp:posOffset>45085</wp:posOffset>
                </wp:positionV>
                <wp:extent cx="371475" cy="276225"/>
                <wp:effectExtent l="0" t="0" r="0" b="0"/>
                <wp:wrapSquare wrapText="bothSides"/>
                <wp:docPr id="496582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441615BB"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4FE6B" id="_x0000_s1054" type="#_x0000_t202" style="position:absolute;margin-left:180pt;margin-top:3.55pt;width:29.25pt;height:21.75pt;z-index:251900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" filled="f" stroked="f">
                <v:textbox>
                  <w:txbxContent>
                    <w:p w14:paraId="441615BB" w14:textId="77777777" w:rsidR="0067260A" w:rsidRDefault="0067260A" w:rsidP="0067260A">
                      <w:r>
                        <w:t>No</w:t>
                      </w:r>
                    </w:p>
                  </w:txbxContent>
                </v:textbox>
                <w10:wrap type="square" anchorx="margin"/>
              </v:shape>
            </w:pict>
          </mc:Fallback>
        </mc:AlternateContent>
      </w:r>
      <w:r>
        <w:rPr>
          <w:noProof/>
        </w:rPr>
        <mc:AlternateContent>
          <mc:Choice Requires="wps">
            <w:drawing>
              <wp:anchor distT="45720" distB="45720" distL="114300" distR="114300" simplePos="0" relativeHeight="251901952" behindDoc="0" locked="0" layoutInCell="1" allowOverlap="1" wp14:anchorId="00D0B145" wp14:editId="612D4AA7">
                <wp:simplePos x="0" y="0"/>
                <wp:positionH relativeFrom="margin">
                  <wp:posOffset>2170430</wp:posOffset>
                </wp:positionH>
                <wp:positionV relativeFrom="paragraph">
                  <wp:posOffset>655320</wp:posOffset>
                </wp:positionV>
                <wp:extent cx="647700" cy="266700"/>
                <wp:effectExtent l="0" t="0" r="0" b="0"/>
                <wp:wrapSquare wrapText="bothSides"/>
                <wp:docPr id="1117834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75573BBB"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0B145" id="_x0000_s1055" type="#_x0000_t202" style="position:absolute;margin-left:170.9pt;margin-top:51.6pt;width:51pt;height:21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" filled="f" stroked="f">
                <v:textbox>
                  <w:txbxContent>
                    <w:p w14:paraId="75573BBB" w14:textId="77777777" w:rsidR="0067260A" w:rsidRDefault="0067260A" w:rsidP="0067260A">
                      <w:r>
                        <w:t>Exclude</w:t>
                      </w:r>
                    </w:p>
                  </w:txbxContent>
                </v:textbox>
                <w10:wrap type="square" anchorx="margin"/>
              </v:shape>
            </w:pict>
          </mc:Fallback>
        </mc:AlternateContent>
      </w:r>
      <w:r>
        <w:rPr>
          <w:noProof/>
        </w:rPr>
        <mc:AlternateContent>
          <mc:Choice Requires="wps">
            <w:drawing>
              <wp:anchor distT="0" distB="0" distL="114300" distR="114300" simplePos="0" relativeHeight="251902976" behindDoc="0" locked="0" layoutInCell="1" allowOverlap="1" wp14:anchorId="2195D76A" wp14:editId="0C75CE49">
                <wp:simplePos x="0" y="0"/>
                <wp:positionH relativeFrom="column">
                  <wp:posOffset>2399030</wp:posOffset>
                </wp:positionH>
                <wp:positionV relativeFrom="paragraph">
                  <wp:posOffset>342900</wp:posOffset>
                </wp:positionV>
                <wp:extent cx="152400" cy="314325"/>
                <wp:effectExtent l="19050" t="0" r="19050" b="47625"/>
                <wp:wrapNone/>
                <wp:docPr id="178209423" name="Arrow: Down 178209423"/>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D2697B" id="Arrow: Down 178209423" o:spid="_x0000_s1026" type="#_x0000_t67" style="position:absolute;margin-left:188.9pt;margin-top:27pt;width:12pt;height:24.7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" adj="16364" fillcolor="#1f3763 [1604]" strokecolor="black [3213]" strokeweight="1pt"/>
            </w:pict>
          </mc:Fallback>
        </mc:AlternateContent>
      </w:r>
    </w:p>
    <w:p w14:paraId="0FBC3CE0" w14:textId="77777777" w:rsidR="0067260A" w:rsidRPr="0004791F" w:rsidRDefault="0067260A" w:rsidP="0067260A">
      <w:r>
        <w:rPr>
          <w:noProof/>
        </w:rPr>
        <mc:AlternateContent>
          <mc:Choice Requires="wps">
            <w:drawing>
              <wp:anchor distT="0" distB="0" distL="114300" distR="114300" simplePos="0" relativeHeight="251923456" behindDoc="0" locked="0" layoutInCell="1" allowOverlap="1" wp14:anchorId="1E7772A8" wp14:editId="677649FB">
                <wp:simplePos x="0" y="0"/>
                <wp:positionH relativeFrom="margin">
                  <wp:posOffset>3676650</wp:posOffset>
                </wp:positionH>
                <wp:positionV relativeFrom="paragraph">
                  <wp:posOffset>276859</wp:posOffset>
                </wp:positionV>
                <wp:extent cx="381000" cy="5267325"/>
                <wp:effectExtent l="38100" t="76200" r="0" b="85725"/>
                <wp:wrapNone/>
                <wp:docPr id="1863410764" name="Connector: Elbow 1863410764"/>
                <wp:cNvGraphicFramePr/>
                <a:graphic xmlns:a="http://schemas.openxmlformats.org/drawingml/2006/main">
                  <a:graphicData uri="http://schemas.microsoft.com/office/word/2010/wordprocessingShape">
                    <wps:wsp>
                      <wps:cNvCnPr/>
                      <wps:spPr>
                        <a:xfrm flipV="1">
                          <a:off x="0" y="0"/>
                          <a:ext cx="381000" cy="5267325"/>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56F94" id="Connector: Elbow 1863410764" o:spid="_x0000_s1026" type="#_x0000_t34" style="position:absolute;margin-left:289.5pt;margin-top:21.8pt;width:30pt;height:414.75pt;flip: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" strokecolor="black [3213]" strokeweight=".5pt">
                <v:stroke startarrow="block" endarrow="block"/>
                <w10:wrap anchorx="margin"/>
              </v:shape>
            </w:pict>
          </mc:Fallback>
        </mc:AlternateContent>
      </w:r>
    </w:p>
    <w:p w14:paraId="437808E9" w14:textId="77777777" w:rsidR="0067260A" w:rsidRPr="0004791F" w:rsidRDefault="0067260A" w:rsidP="0067260A">
      <w:r>
        <w:rPr>
          <w:noProof/>
        </w:rPr>
        <mc:AlternateContent>
          <mc:Choice Requires="wps">
            <w:drawing>
              <wp:anchor distT="45720" distB="45720" distL="114300" distR="114300" simplePos="0" relativeHeight="251866112" behindDoc="0" locked="0" layoutInCell="1" allowOverlap="1" wp14:anchorId="40010FCE" wp14:editId="03C821B7">
                <wp:simplePos x="0" y="0"/>
                <wp:positionH relativeFrom="margin">
                  <wp:align>left</wp:align>
                </wp:positionH>
                <wp:positionV relativeFrom="paragraph">
                  <wp:posOffset>229235</wp:posOffset>
                </wp:positionV>
                <wp:extent cx="1562100" cy="1905000"/>
                <wp:effectExtent l="0" t="0" r="19050" b="19050"/>
                <wp:wrapSquare wrapText="bothSides"/>
                <wp:docPr id="809853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90500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1D03703A" w14:textId="77777777" w:rsidR="0067260A" w:rsidRPr="00606539" w:rsidRDefault="0067260A" w:rsidP="0067260A">
                            <w:r>
                              <w:t xml:space="preserve">Must be a </w:t>
                            </w:r>
                            <w:r w:rsidRPr="00606539">
                              <w:rPr>
                                <w:b/>
                                <w:bCs/>
                              </w:rPr>
                              <w:t>controlled la</w:t>
                            </w:r>
                            <w:r>
                              <w:rPr>
                                <w:b/>
                                <w:bCs/>
                              </w:rPr>
                              <w:t>boratory</w:t>
                            </w:r>
                            <w:r w:rsidRPr="00606539">
                              <w:rPr>
                                <w:b/>
                                <w:bCs/>
                              </w:rPr>
                              <w:t xml:space="preserve"> experiment</w:t>
                            </w:r>
                            <w:r>
                              <w:t>. Not including literature reviews, simulations, theories, data banks, surveys, in situ, reciprocal transplant studies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0010FCE" id="_x0000_s1056" style="position:absolute;margin-left:0;margin-top:18.05pt;width:123pt;height:150pt;z-index:251866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" fillcolor="#d9e2f3 [660]" strokecolor="#8eaadb [1940]">
                <v:stroke joinstyle="miter"/>
                <v:textbox>
                  <w:txbxContent>
                    <w:p w14:paraId="1D03703A" w14:textId="77777777" w:rsidR="0067260A" w:rsidRPr="00606539" w:rsidRDefault="0067260A" w:rsidP="0067260A">
                      <w:r>
                        <w:t xml:space="preserve">Must be a </w:t>
                      </w:r>
                      <w:r w:rsidRPr="00606539">
                        <w:rPr>
                          <w:b/>
                          <w:bCs/>
                        </w:rPr>
                        <w:t>controlled la</w:t>
                      </w:r>
                      <w:r>
                        <w:rPr>
                          <w:b/>
                          <w:bCs/>
                        </w:rPr>
                        <w:t>boratory</w:t>
                      </w:r>
                      <w:r w:rsidRPr="00606539">
                        <w:rPr>
                          <w:b/>
                          <w:bCs/>
                        </w:rPr>
                        <w:t xml:space="preserve"> experiment</w:t>
                      </w:r>
                      <w:r>
                        <w:t>. Not including literature reviews, simulations, theories, data banks, surveys, in situ, reciprocal transplant studies etc.</w:t>
                      </w:r>
                    </w:p>
                  </w:txbxContent>
                </v:textbox>
                <w10:wrap type="square" anchorx="margin"/>
              </v:roundrect>
            </w:pict>
          </mc:Fallback>
        </mc:AlternateContent>
      </w:r>
    </w:p>
    <w:p w14:paraId="6EFA9A93" w14:textId="77777777" w:rsidR="0067260A" w:rsidRPr="0004791F" w:rsidRDefault="0067260A" w:rsidP="0067260A"/>
    <w:p w14:paraId="1F08E1A1" w14:textId="77777777" w:rsidR="0067260A" w:rsidRPr="0004791F" w:rsidRDefault="0067260A" w:rsidP="0067260A"/>
    <w:p w14:paraId="32C4AA71" w14:textId="77777777" w:rsidR="0067260A" w:rsidRPr="0004791F" w:rsidRDefault="0067260A" w:rsidP="0067260A"/>
    <w:p w14:paraId="3DCB796F" w14:textId="77777777" w:rsidR="0067260A" w:rsidRPr="0004791F" w:rsidRDefault="0067260A" w:rsidP="0067260A">
      <w:r>
        <w:rPr>
          <w:noProof/>
        </w:rPr>
        <mc:AlternateContent>
          <mc:Choice Requires="wps">
            <w:drawing>
              <wp:anchor distT="45720" distB="45720" distL="114300" distR="114300" simplePos="0" relativeHeight="251878400" behindDoc="0" locked="0" layoutInCell="1" allowOverlap="1" wp14:anchorId="2FC20EB9" wp14:editId="42BB8D3F">
                <wp:simplePos x="0" y="0"/>
                <wp:positionH relativeFrom="margin">
                  <wp:posOffset>4150360</wp:posOffset>
                </wp:positionH>
                <wp:positionV relativeFrom="paragraph">
                  <wp:posOffset>1194435</wp:posOffset>
                </wp:positionV>
                <wp:extent cx="1562100" cy="2083435"/>
                <wp:effectExtent l="0" t="0" r="19050" b="12065"/>
                <wp:wrapSquare wrapText="bothSides"/>
                <wp:docPr id="1200037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0834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0041AF1D" w14:textId="77777777" w:rsidR="0067260A" w:rsidRPr="00053BEC" w:rsidRDefault="0067260A" w:rsidP="0067260A">
                            <w:r>
                              <w:t xml:space="preserve">Must include all </w:t>
                            </w:r>
                            <w:r w:rsidRPr="00F42EE2">
                              <w:rPr>
                                <w:b/>
                                <w:bCs/>
                              </w:rPr>
                              <w:t>relevant information for a meta-analysis</w:t>
                            </w:r>
                            <w:r>
                              <w:t xml:space="preserve"> (i.e., sample size, mean and error metrics). Not including studies that </w:t>
                            </w:r>
                            <w:r w:rsidRPr="00F42EE2">
                              <w:rPr>
                                <w:b/>
                                <w:bCs/>
                              </w:rPr>
                              <w:t>reports principal components</w:t>
                            </w:r>
                            <w:r>
                              <w:t xml:space="preserve"> or </w:t>
                            </w:r>
                            <w:r w:rsidRPr="00F42EE2">
                              <w:rPr>
                                <w:b/>
                                <w:bCs/>
                              </w:rPr>
                              <w:t>factor loading</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FC20EB9" id="_x0000_s1057" style="position:absolute;margin-left:326.8pt;margin-top:94.05pt;width:123pt;height:164.0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" fillcolor="#d9e2f3 [660]" strokecolor="#8eaadb [1940]">
                <v:stroke joinstyle="miter"/>
                <v:textbox>
                  <w:txbxContent>
                    <w:p w14:paraId="0041AF1D" w14:textId="77777777" w:rsidR="0067260A" w:rsidRPr="00053BEC" w:rsidRDefault="0067260A" w:rsidP="0067260A">
                      <w:r>
                        <w:t xml:space="preserve">Must include all </w:t>
                      </w:r>
                      <w:r w:rsidRPr="00F42EE2">
                        <w:rPr>
                          <w:b/>
                          <w:bCs/>
                        </w:rPr>
                        <w:t>relevant information for a meta-analysis</w:t>
                      </w:r>
                      <w:r>
                        <w:t xml:space="preserve"> (i.e., sample size, mean and error metrics). Not including studies that </w:t>
                      </w:r>
                      <w:r w:rsidRPr="00F42EE2">
                        <w:rPr>
                          <w:b/>
                          <w:bCs/>
                        </w:rPr>
                        <w:t>reports principal components</w:t>
                      </w:r>
                      <w:r>
                        <w:t xml:space="preserve"> or </w:t>
                      </w:r>
                      <w:r w:rsidRPr="00F42EE2">
                        <w:rPr>
                          <w:b/>
                          <w:bCs/>
                        </w:rPr>
                        <w:t>factor loading</w:t>
                      </w:r>
                      <w:r>
                        <w:t xml:space="preserve">.  </w:t>
                      </w:r>
                    </w:p>
                  </w:txbxContent>
                </v:textbox>
                <w10:wrap type="square" anchorx="margin"/>
              </v:roundrect>
            </w:pict>
          </mc:Fallback>
        </mc:AlternateContent>
      </w:r>
      <w:r>
        <w:rPr>
          <w:noProof/>
        </w:rPr>
        <mc:AlternateContent>
          <mc:Choice Requires="wps">
            <w:drawing>
              <wp:anchor distT="45720" distB="45720" distL="114300" distR="114300" simplePos="0" relativeHeight="251916288" behindDoc="0" locked="0" layoutInCell="1" allowOverlap="1" wp14:anchorId="30269303" wp14:editId="52E2ADDC">
                <wp:simplePos x="0" y="0"/>
                <wp:positionH relativeFrom="margin">
                  <wp:posOffset>4237355</wp:posOffset>
                </wp:positionH>
                <wp:positionV relativeFrom="paragraph">
                  <wp:posOffset>867410</wp:posOffset>
                </wp:positionV>
                <wp:extent cx="647700" cy="266700"/>
                <wp:effectExtent l="0" t="0" r="0" b="0"/>
                <wp:wrapSquare wrapText="bothSides"/>
                <wp:docPr id="687690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39AF7491"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69303" id="_x0000_s1058" type="#_x0000_t202" style="position:absolute;margin-left:333.65pt;margin-top:68.3pt;width:51pt;height:21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" filled="f" stroked="f">
                <v:textbox>
                  <w:txbxContent>
                    <w:p w14:paraId="39AF7491" w14:textId="77777777" w:rsidR="0067260A" w:rsidRDefault="0067260A" w:rsidP="0067260A">
                      <w:r>
                        <w:t>Exclude</w:t>
                      </w:r>
                    </w:p>
                  </w:txbxContent>
                </v:textbox>
                <w10:wrap type="square" anchorx="margin"/>
              </v:shape>
            </w:pict>
          </mc:Fallback>
        </mc:AlternateContent>
      </w:r>
      <w:r>
        <w:rPr>
          <w:noProof/>
        </w:rPr>
        <mc:AlternateContent>
          <mc:Choice Requires="wps">
            <w:drawing>
              <wp:anchor distT="45720" distB="45720" distL="114300" distR="114300" simplePos="0" relativeHeight="251915264" behindDoc="0" locked="0" layoutInCell="1" allowOverlap="1" wp14:anchorId="5D34AD9B" wp14:editId="48F50799">
                <wp:simplePos x="0" y="0"/>
                <wp:positionH relativeFrom="margin">
                  <wp:posOffset>4352925</wp:posOffset>
                </wp:positionH>
                <wp:positionV relativeFrom="paragraph">
                  <wp:posOffset>257175</wp:posOffset>
                </wp:positionV>
                <wp:extent cx="371475" cy="276225"/>
                <wp:effectExtent l="0" t="0" r="0" b="0"/>
                <wp:wrapSquare wrapText="bothSides"/>
                <wp:docPr id="52740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780E719F"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4AD9B" id="_x0000_s1059" type="#_x0000_t202" style="position:absolute;margin-left:342.75pt;margin-top:20.25pt;width:29.25pt;height:21.75pt;z-index:25191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" filled="f" stroked="f">
                <v:textbox>
                  <w:txbxContent>
                    <w:p w14:paraId="780E719F" w14:textId="77777777" w:rsidR="0067260A" w:rsidRDefault="0067260A" w:rsidP="0067260A">
                      <w:r>
                        <w:t>No</w:t>
                      </w:r>
                    </w:p>
                  </w:txbxContent>
                </v:textbox>
                <w10:wrap type="square" anchorx="margin"/>
              </v:shape>
            </w:pict>
          </mc:Fallback>
        </mc:AlternateContent>
      </w:r>
      <w:r>
        <w:rPr>
          <w:noProof/>
        </w:rPr>
        <mc:AlternateContent>
          <mc:Choice Requires="wps">
            <w:drawing>
              <wp:anchor distT="45720" distB="45720" distL="114300" distR="114300" simplePos="0" relativeHeight="251914240" behindDoc="0" locked="0" layoutInCell="1" allowOverlap="1" wp14:anchorId="7B314ED2" wp14:editId="2DA9D11E">
                <wp:simplePos x="0" y="0"/>
                <wp:positionH relativeFrom="margin">
                  <wp:posOffset>4762500</wp:posOffset>
                </wp:positionH>
                <wp:positionV relativeFrom="paragraph">
                  <wp:posOffset>267335</wp:posOffset>
                </wp:positionV>
                <wp:extent cx="847725" cy="266700"/>
                <wp:effectExtent l="0" t="0" r="0" b="0"/>
                <wp:wrapSquare wrapText="bothSides"/>
                <wp:docPr id="2090644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2A96F641"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14ED2" id="_x0000_s1060" type="#_x0000_t202" style="position:absolute;margin-left:375pt;margin-top:21.05pt;width:66.75pt;height:21pt;z-index:251914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" filled="f" stroked="f">
                <v:textbox>
                  <w:txbxContent>
                    <w:p w14:paraId="2A96F641" w14:textId="77777777" w:rsidR="0067260A" w:rsidRDefault="0067260A" w:rsidP="0067260A">
                      <w:r>
                        <w:t>Yes/Maybe</w:t>
                      </w:r>
                    </w:p>
                  </w:txbxContent>
                </v:textbox>
                <w10:wrap type="square" anchorx="margin"/>
              </v:shape>
            </w:pict>
          </mc:Fallback>
        </mc:AlternateContent>
      </w:r>
      <w:r>
        <w:rPr>
          <w:noProof/>
        </w:rPr>
        <mc:AlternateContent>
          <mc:Choice Requires="wps">
            <w:drawing>
              <wp:anchor distT="0" distB="0" distL="114300" distR="114300" simplePos="0" relativeHeight="251913216" behindDoc="0" locked="0" layoutInCell="1" allowOverlap="1" wp14:anchorId="66C82511" wp14:editId="2742EDB8">
                <wp:simplePos x="0" y="0"/>
                <wp:positionH relativeFrom="column">
                  <wp:posOffset>5095875</wp:posOffset>
                </wp:positionH>
                <wp:positionV relativeFrom="paragraph">
                  <wp:posOffset>556260</wp:posOffset>
                </wp:positionV>
                <wp:extent cx="152400" cy="561975"/>
                <wp:effectExtent l="19050" t="0" r="19050" b="47625"/>
                <wp:wrapNone/>
                <wp:docPr id="802005050" name="Arrow: Down 802005050"/>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8E94" id="Arrow: Down 802005050" o:spid="_x0000_s1026" type="#_x0000_t67" style="position:absolute;margin-left:401.25pt;margin-top:43.8pt;width:12pt;height:44.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" adj="18671" fillcolor="#1f3763 [1604]" strokecolor="black [3213]" strokeweight="1pt"/>
            </w:pict>
          </mc:Fallback>
        </mc:AlternateContent>
      </w:r>
      <w:r>
        <w:rPr>
          <w:noProof/>
        </w:rPr>
        <mc:AlternateContent>
          <mc:Choice Requires="wps">
            <w:drawing>
              <wp:anchor distT="0" distB="0" distL="114300" distR="114300" simplePos="0" relativeHeight="251917312" behindDoc="0" locked="0" layoutInCell="1" allowOverlap="1" wp14:anchorId="4DA67EF0" wp14:editId="0760A7E4">
                <wp:simplePos x="0" y="0"/>
                <wp:positionH relativeFrom="column">
                  <wp:posOffset>4465955</wp:posOffset>
                </wp:positionH>
                <wp:positionV relativeFrom="paragraph">
                  <wp:posOffset>556895</wp:posOffset>
                </wp:positionV>
                <wp:extent cx="152400" cy="314325"/>
                <wp:effectExtent l="19050" t="0" r="19050" b="47625"/>
                <wp:wrapNone/>
                <wp:docPr id="933234679" name="Arrow: Down 933234679"/>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98693" id="Arrow: Down 933234679" o:spid="_x0000_s1026" type="#_x0000_t67" style="position:absolute;margin-left:351.65pt;margin-top:43.85pt;width:12pt;height:24.7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" adj="16364" fillcolor="#1f3763 [1604]" strokecolor="black [3213]" strokeweight="1pt"/>
            </w:pict>
          </mc:Fallback>
        </mc:AlternateContent>
      </w:r>
      <w:r>
        <w:rPr>
          <w:noProof/>
        </w:rPr>
        <mc:AlternateContent>
          <mc:Choice Requires="wps">
            <w:drawing>
              <wp:anchor distT="0" distB="0" distL="114300" distR="114300" simplePos="0" relativeHeight="251922432" behindDoc="0" locked="0" layoutInCell="1" allowOverlap="1" wp14:anchorId="22157C1E" wp14:editId="2D475DC5">
                <wp:simplePos x="0" y="0"/>
                <wp:positionH relativeFrom="column">
                  <wp:posOffset>4467225</wp:posOffset>
                </wp:positionH>
                <wp:positionV relativeFrom="paragraph">
                  <wp:posOffset>3575685</wp:posOffset>
                </wp:positionV>
                <wp:extent cx="152400" cy="314325"/>
                <wp:effectExtent l="19050" t="0" r="19050" b="47625"/>
                <wp:wrapNone/>
                <wp:docPr id="277145657" name="Arrow: Down 277145657"/>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C1164" id="Arrow: Down 277145657" o:spid="_x0000_s1026" type="#_x0000_t67" style="position:absolute;margin-left:351.75pt;margin-top:281.55pt;width:12pt;height:24.7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" adj="16364" fillcolor="#1f3763 [1604]" strokecolor="black [3213]" strokeweight="1pt"/>
            </w:pict>
          </mc:Fallback>
        </mc:AlternateContent>
      </w:r>
      <w:r>
        <w:rPr>
          <w:noProof/>
        </w:rPr>
        <mc:AlternateContent>
          <mc:Choice Requires="wps">
            <w:drawing>
              <wp:anchor distT="45720" distB="45720" distL="114300" distR="114300" simplePos="0" relativeHeight="251921408" behindDoc="0" locked="0" layoutInCell="1" allowOverlap="1" wp14:anchorId="25E5245C" wp14:editId="62B0B66F">
                <wp:simplePos x="0" y="0"/>
                <wp:positionH relativeFrom="margin">
                  <wp:posOffset>4238625</wp:posOffset>
                </wp:positionH>
                <wp:positionV relativeFrom="paragraph">
                  <wp:posOffset>3886200</wp:posOffset>
                </wp:positionV>
                <wp:extent cx="647700" cy="266700"/>
                <wp:effectExtent l="0" t="0" r="0" b="0"/>
                <wp:wrapSquare wrapText="bothSides"/>
                <wp:docPr id="1085709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39D12119"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5245C" id="_x0000_s1061" type="#_x0000_t202" style="position:absolute;margin-left:333.75pt;margin-top:306pt;width:51pt;height:21pt;z-index:251921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" filled="f" stroked="f">
                <v:textbox>
                  <w:txbxContent>
                    <w:p w14:paraId="39D12119" w14:textId="77777777" w:rsidR="0067260A" w:rsidRDefault="0067260A" w:rsidP="0067260A">
                      <w:r>
                        <w:t>Exclude</w:t>
                      </w:r>
                    </w:p>
                  </w:txbxContent>
                </v:textbox>
                <w10:wrap type="square" anchorx="margin"/>
              </v:shape>
            </w:pict>
          </mc:Fallback>
        </mc:AlternateContent>
      </w:r>
      <w:r>
        <w:rPr>
          <w:noProof/>
        </w:rPr>
        <mc:AlternateContent>
          <mc:Choice Requires="wps">
            <w:drawing>
              <wp:anchor distT="45720" distB="45720" distL="114300" distR="114300" simplePos="0" relativeHeight="251920384" behindDoc="0" locked="0" layoutInCell="1" allowOverlap="1" wp14:anchorId="3053B870" wp14:editId="16D75AAF">
                <wp:simplePos x="0" y="0"/>
                <wp:positionH relativeFrom="margin">
                  <wp:posOffset>4354195</wp:posOffset>
                </wp:positionH>
                <wp:positionV relativeFrom="paragraph">
                  <wp:posOffset>3275965</wp:posOffset>
                </wp:positionV>
                <wp:extent cx="371475" cy="276225"/>
                <wp:effectExtent l="0" t="0" r="0" b="0"/>
                <wp:wrapSquare wrapText="bothSides"/>
                <wp:docPr id="44479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5176C379"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3B870" id="_x0000_s1062" type="#_x0000_t202" style="position:absolute;margin-left:342.85pt;margin-top:257.95pt;width:29.25pt;height:21.75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" filled="f" stroked="f">
                <v:textbox>
                  <w:txbxContent>
                    <w:p w14:paraId="5176C379" w14:textId="77777777" w:rsidR="0067260A" w:rsidRDefault="0067260A" w:rsidP="0067260A">
                      <w:r>
                        <w:t>No</w:t>
                      </w:r>
                    </w:p>
                  </w:txbxContent>
                </v:textbox>
                <w10:wrap type="square" anchorx="margin"/>
              </v:shape>
            </w:pict>
          </mc:Fallback>
        </mc:AlternateContent>
      </w:r>
      <w:r>
        <w:rPr>
          <w:noProof/>
        </w:rPr>
        <mc:AlternateContent>
          <mc:Choice Requires="wps">
            <w:drawing>
              <wp:anchor distT="45720" distB="45720" distL="114300" distR="114300" simplePos="0" relativeHeight="251919360" behindDoc="0" locked="0" layoutInCell="1" allowOverlap="1" wp14:anchorId="5EBEB5AD" wp14:editId="554CA056">
                <wp:simplePos x="0" y="0"/>
                <wp:positionH relativeFrom="margin">
                  <wp:posOffset>4763770</wp:posOffset>
                </wp:positionH>
                <wp:positionV relativeFrom="paragraph">
                  <wp:posOffset>3286125</wp:posOffset>
                </wp:positionV>
                <wp:extent cx="847725" cy="266700"/>
                <wp:effectExtent l="0" t="0" r="0" b="0"/>
                <wp:wrapSquare wrapText="bothSides"/>
                <wp:docPr id="197745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314EDD7D"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EB5AD" id="_x0000_s1063" type="#_x0000_t202" style="position:absolute;margin-left:375.1pt;margin-top:258.75pt;width:66.75pt;height:21pt;z-index:25191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" filled="f" stroked="f">
                <v:textbox>
                  <w:txbxContent>
                    <w:p w14:paraId="314EDD7D" w14:textId="77777777" w:rsidR="0067260A" w:rsidRDefault="0067260A" w:rsidP="0067260A">
                      <w:r>
                        <w:t>Yes/Maybe</w:t>
                      </w:r>
                    </w:p>
                  </w:txbxContent>
                </v:textbox>
                <w10:wrap type="square" anchorx="margin"/>
              </v:shape>
            </w:pict>
          </mc:Fallback>
        </mc:AlternateContent>
      </w:r>
      <w:r>
        <w:rPr>
          <w:noProof/>
        </w:rPr>
        <mc:AlternateContent>
          <mc:Choice Requires="wps">
            <w:drawing>
              <wp:anchor distT="0" distB="0" distL="114300" distR="114300" simplePos="0" relativeHeight="251918336" behindDoc="0" locked="0" layoutInCell="1" allowOverlap="1" wp14:anchorId="77AFF20F" wp14:editId="33E61C17">
                <wp:simplePos x="0" y="0"/>
                <wp:positionH relativeFrom="column">
                  <wp:posOffset>5097145</wp:posOffset>
                </wp:positionH>
                <wp:positionV relativeFrom="paragraph">
                  <wp:posOffset>3575050</wp:posOffset>
                </wp:positionV>
                <wp:extent cx="152400" cy="561975"/>
                <wp:effectExtent l="19050" t="0" r="19050" b="47625"/>
                <wp:wrapNone/>
                <wp:docPr id="1063847319" name="Arrow: Down 1063847319"/>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09CD9" id="Arrow: Down 1063847319" o:spid="_x0000_s1026" type="#_x0000_t67" style="position:absolute;margin-left:401.35pt;margin-top:281.5pt;width:12pt;height:44.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" adj="18671" fillcolor="#1f3763 [1604]" strokecolor="black [3213]" strokeweight="1pt"/>
            </w:pict>
          </mc:Fallback>
        </mc:AlternateContent>
      </w:r>
      <w:r>
        <w:rPr>
          <w:noProof/>
        </w:rPr>
        <mc:AlternateContent>
          <mc:Choice Requires="wps">
            <w:drawing>
              <wp:anchor distT="45720" distB="45720" distL="114300" distR="114300" simplePos="0" relativeHeight="251879424" behindDoc="0" locked="0" layoutInCell="1" allowOverlap="1" wp14:anchorId="1DD074E6" wp14:editId="61216D86">
                <wp:simplePos x="0" y="0"/>
                <wp:positionH relativeFrom="margin">
                  <wp:posOffset>4150360</wp:posOffset>
                </wp:positionH>
                <wp:positionV relativeFrom="paragraph">
                  <wp:posOffset>4230370</wp:posOffset>
                </wp:positionV>
                <wp:extent cx="1562100" cy="285750"/>
                <wp:effectExtent l="0" t="0" r="19050" b="19050"/>
                <wp:wrapSquare wrapText="bothSides"/>
                <wp:docPr id="1764081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8575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759D3321" w14:textId="77777777" w:rsidR="0067260A" w:rsidRPr="00F42EE2" w:rsidRDefault="0067260A" w:rsidP="0067260A">
                            <w:pPr>
                              <w:jc w:val="center"/>
                              <w:rPr>
                                <w:b/>
                                <w:bCs/>
                              </w:rPr>
                            </w:pPr>
                            <w:r>
                              <w:rPr>
                                <w:b/>
                                <w:bCs/>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DD074E6" id="_x0000_s1064" style="position:absolute;margin-left:326.8pt;margin-top:333.1pt;width:123pt;height:22.5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" fillcolor="#d9e2f3 [660]" strokecolor="#8eaadb [1940]">
                <v:stroke joinstyle="miter"/>
                <v:textbox>
                  <w:txbxContent>
                    <w:p w14:paraId="759D3321" w14:textId="77777777" w:rsidR="0067260A" w:rsidRPr="00F42EE2" w:rsidRDefault="0067260A" w:rsidP="0067260A">
                      <w:pPr>
                        <w:jc w:val="center"/>
                        <w:rPr>
                          <w:b/>
                          <w:bCs/>
                        </w:rPr>
                      </w:pPr>
                      <w:r>
                        <w:rPr>
                          <w:b/>
                          <w:bCs/>
                        </w:rPr>
                        <w:t>Include</w:t>
                      </w:r>
                    </w:p>
                  </w:txbxContent>
                </v:textbox>
                <w10:wrap type="square" anchorx="margin"/>
              </v:roundrect>
            </w:pict>
          </mc:Fallback>
        </mc:AlternateContent>
      </w:r>
    </w:p>
    <w:p w14:paraId="41FE5CA2" w14:textId="77777777" w:rsidR="0067260A" w:rsidRPr="0004791F" w:rsidRDefault="0067260A" w:rsidP="0067260A"/>
    <w:p w14:paraId="56348D5D" w14:textId="77777777" w:rsidR="0067260A" w:rsidRPr="0004791F" w:rsidRDefault="0067260A" w:rsidP="0067260A">
      <w:r>
        <w:rPr>
          <w:noProof/>
        </w:rPr>
        <mc:AlternateContent>
          <mc:Choice Requires="wps">
            <w:drawing>
              <wp:anchor distT="45720" distB="45720" distL="114300" distR="114300" simplePos="0" relativeHeight="251907072" behindDoc="0" locked="0" layoutInCell="1" allowOverlap="1" wp14:anchorId="5A73A2F1" wp14:editId="213EDBA8">
                <wp:simplePos x="0" y="0"/>
                <wp:positionH relativeFrom="margin">
                  <wp:posOffset>2170430</wp:posOffset>
                </wp:positionH>
                <wp:positionV relativeFrom="paragraph">
                  <wp:posOffset>808355</wp:posOffset>
                </wp:positionV>
                <wp:extent cx="647700" cy="266700"/>
                <wp:effectExtent l="0" t="0" r="0" b="0"/>
                <wp:wrapSquare wrapText="bothSides"/>
                <wp:docPr id="1588813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0EFADA27"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3A2F1" id="_x0000_s1065" type="#_x0000_t202" style="position:absolute;margin-left:170.9pt;margin-top:63.65pt;width:51pt;height:21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" filled="f" stroked="f">
                <v:textbox>
                  <w:txbxContent>
                    <w:p w14:paraId="0EFADA27" w14:textId="77777777" w:rsidR="0067260A" w:rsidRDefault="0067260A" w:rsidP="0067260A">
                      <w:r>
                        <w:t>Exclude</w:t>
                      </w:r>
                    </w:p>
                  </w:txbxContent>
                </v:textbox>
                <w10:wrap type="square" anchorx="margin"/>
              </v:shape>
            </w:pict>
          </mc:Fallback>
        </mc:AlternateContent>
      </w:r>
      <w:r>
        <w:rPr>
          <w:noProof/>
        </w:rPr>
        <mc:AlternateContent>
          <mc:Choice Requires="wps">
            <w:drawing>
              <wp:anchor distT="45720" distB="45720" distL="114300" distR="114300" simplePos="0" relativeHeight="251906048" behindDoc="0" locked="0" layoutInCell="1" allowOverlap="1" wp14:anchorId="037D8949" wp14:editId="0208736A">
                <wp:simplePos x="0" y="0"/>
                <wp:positionH relativeFrom="margin">
                  <wp:posOffset>2286000</wp:posOffset>
                </wp:positionH>
                <wp:positionV relativeFrom="paragraph">
                  <wp:posOffset>198120</wp:posOffset>
                </wp:positionV>
                <wp:extent cx="371475" cy="276225"/>
                <wp:effectExtent l="0" t="0" r="0" b="0"/>
                <wp:wrapSquare wrapText="bothSides"/>
                <wp:docPr id="1517812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5064F257"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8949" id="_x0000_s1066" type="#_x0000_t202" style="position:absolute;margin-left:180pt;margin-top:15.6pt;width:29.25pt;height:21.75pt;z-index:251906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" filled="f" stroked="f">
                <v:textbox>
                  <w:txbxContent>
                    <w:p w14:paraId="5064F257" w14:textId="77777777" w:rsidR="0067260A" w:rsidRDefault="0067260A" w:rsidP="0067260A">
                      <w:r>
                        <w:t>No</w:t>
                      </w:r>
                    </w:p>
                  </w:txbxContent>
                </v:textbox>
                <w10:wrap type="square" anchorx="margin"/>
              </v:shape>
            </w:pict>
          </mc:Fallback>
        </mc:AlternateContent>
      </w:r>
      <w:r>
        <w:rPr>
          <w:noProof/>
        </w:rPr>
        <mc:AlternateContent>
          <mc:Choice Requires="wps">
            <w:drawing>
              <wp:anchor distT="45720" distB="45720" distL="114300" distR="114300" simplePos="0" relativeHeight="251905024" behindDoc="0" locked="0" layoutInCell="1" allowOverlap="1" wp14:anchorId="19405E56" wp14:editId="556FBEE4">
                <wp:simplePos x="0" y="0"/>
                <wp:positionH relativeFrom="margin">
                  <wp:posOffset>2695575</wp:posOffset>
                </wp:positionH>
                <wp:positionV relativeFrom="paragraph">
                  <wp:posOffset>208280</wp:posOffset>
                </wp:positionV>
                <wp:extent cx="847725" cy="266700"/>
                <wp:effectExtent l="0" t="0" r="0" b="0"/>
                <wp:wrapSquare wrapText="bothSides"/>
                <wp:docPr id="292985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0222DD8F"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05E56" id="_x0000_s1067" type="#_x0000_t202" style="position:absolute;margin-left:212.25pt;margin-top:16.4pt;width:66.75pt;height:21pt;z-index:251905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" filled="f" stroked="f">
                <v:textbox>
                  <w:txbxContent>
                    <w:p w14:paraId="0222DD8F" w14:textId="77777777" w:rsidR="0067260A" w:rsidRDefault="0067260A" w:rsidP="0067260A">
                      <w:r>
                        <w:t>Yes/Maybe</w:t>
                      </w:r>
                    </w:p>
                  </w:txbxContent>
                </v:textbox>
                <w10:wrap type="square" anchorx="margin"/>
              </v:shape>
            </w:pict>
          </mc:Fallback>
        </mc:AlternateContent>
      </w:r>
      <w:r>
        <w:rPr>
          <w:noProof/>
        </w:rPr>
        <mc:AlternateContent>
          <mc:Choice Requires="wps">
            <w:drawing>
              <wp:anchor distT="0" distB="0" distL="114300" distR="114300" simplePos="0" relativeHeight="251904000" behindDoc="0" locked="0" layoutInCell="1" allowOverlap="1" wp14:anchorId="3AFB23C5" wp14:editId="4F980878">
                <wp:simplePos x="0" y="0"/>
                <wp:positionH relativeFrom="column">
                  <wp:posOffset>3028950</wp:posOffset>
                </wp:positionH>
                <wp:positionV relativeFrom="paragraph">
                  <wp:posOffset>497205</wp:posOffset>
                </wp:positionV>
                <wp:extent cx="152400" cy="561975"/>
                <wp:effectExtent l="19050" t="0" r="19050" b="47625"/>
                <wp:wrapNone/>
                <wp:docPr id="976764861" name="Arrow: Down 976764861"/>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D798" id="Arrow: Down 976764861" o:spid="_x0000_s1026" type="#_x0000_t67" style="position:absolute;margin-left:238.5pt;margin-top:39.15pt;width:12pt;height:44.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" adj="18671" fillcolor="#1f3763 [1604]" strokecolor="black [3213]" strokeweight="1pt"/>
            </w:pict>
          </mc:Fallback>
        </mc:AlternateContent>
      </w:r>
      <w:r>
        <w:rPr>
          <w:noProof/>
        </w:rPr>
        <mc:AlternateContent>
          <mc:Choice Requires="wps">
            <w:drawing>
              <wp:anchor distT="0" distB="0" distL="114300" distR="114300" simplePos="0" relativeHeight="251908096" behindDoc="0" locked="0" layoutInCell="1" allowOverlap="1" wp14:anchorId="1689BD83" wp14:editId="3D37FCDE">
                <wp:simplePos x="0" y="0"/>
                <wp:positionH relativeFrom="column">
                  <wp:posOffset>2399030</wp:posOffset>
                </wp:positionH>
                <wp:positionV relativeFrom="paragraph">
                  <wp:posOffset>497840</wp:posOffset>
                </wp:positionV>
                <wp:extent cx="152400" cy="314325"/>
                <wp:effectExtent l="19050" t="0" r="19050" b="47625"/>
                <wp:wrapNone/>
                <wp:docPr id="153685730" name="Arrow: Down 153685730"/>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6F9E52" id="Arrow: Down 153685730" o:spid="_x0000_s1026" type="#_x0000_t67" style="position:absolute;margin-left:188.9pt;margin-top:39.2pt;width:12pt;height:24.7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" adj="16364" fillcolor="#1f3763 [1604]" strokecolor="black [3213]" strokeweight="1pt"/>
            </w:pict>
          </mc:Fallback>
        </mc:AlternateContent>
      </w:r>
    </w:p>
    <w:p w14:paraId="392012CF" w14:textId="77777777" w:rsidR="0067260A" w:rsidRPr="0004791F" w:rsidRDefault="0067260A" w:rsidP="0067260A">
      <w:r>
        <w:rPr>
          <w:noProof/>
        </w:rPr>
        <mc:AlternateContent>
          <mc:Choice Requires="wps">
            <w:drawing>
              <wp:anchor distT="45720" distB="45720" distL="114300" distR="114300" simplePos="0" relativeHeight="251887616" behindDoc="0" locked="0" layoutInCell="1" allowOverlap="1" wp14:anchorId="27ECA5EB" wp14:editId="3CA5F6F9">
                <wp:simplePos x="0" y="0"/>
                <wp:positionH relativeFrom="margin">
                  <wp:posOffset>95250</wp:posOffset>
                </wp:positionH>
                <wp:positionV relativeFrom="paragraph">
                  <wp:posOffset>752475</wp:posOffset>
                </wp:positionV>
                <wp:extent cx="647700" cy="266700"/>
                <wp:effectExtent l="0" t="0" r="0" b="0"/>
                <wp:wrapSquare wrapText="bothSides"/>
                <wp:docPr id="2077173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56B4F4F7"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CA5EB" id="_x0000_s1068" type="#_x0000_t202" style="position:absolute;margin-left:7.5pt;margin-top:59.25pt;width:51pt;height:21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" filled="f" stroked="f">
                <v:textbox>
                  <w:txbxContent>
                    <w:p w14:paraId="56B4F4F7" w14:textId="77777777" w:rsidR="0067260A" w:rsidRDefault="0067260A" w:rsidP="0067260A">
                      <w:r>
                        <w:t>Exclude</w:t>
                      </w:r>
                    </w:p>
                  </w:txbxContent>
                </v:textbox>
                <w10:wrap type="square" anchorx="margin"/>
              </v:shape>
            </w:pict>
          </mc:Fallback>
        </mc:AlternateContent>
      </w:r>
      <w:r>
        <w:rPr>
          <w:noProof/>
        </w:rPr>
        <mc:AlternateContent>
          <mc:Choice Requires="wps">
            <w:drawing>
              <wp:anchor distT="45720" distB="45720" distL="114300" distR="114300" simplePos="0" relativeHeight="251886592" behindDoc="0" locked="0" layoutInCell="1" allowOverlap="1" wp14:anchorId="460076B0" wp14:editId="1AD61BAD">
                <wp:simplePos x="0" y="0"/>
                <wp:positionH relativeFrom="margin">
                  <wp:posOffset>210820</wp:posOffset>
                </wp:positionH>
                <wp:positionV relativeFrom="paragraph">
                  <wp:posOffset>142240</wp:posOffset>
                </wp:positionV>
                <wp:extent cx="371475" cy="276225"/>
                <wp:effectExtent l="0" t="0" r="0" b="0"/>
                <wp:wrapSquare wrapText="bothSides"/>
                <wp:docPr id="244184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1F6D1FDD"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076B0" id="_x0000_s1069" type="#_x0000_t202" style="position:absolute;margin-left:16.6pt;margin-top:11.2pt;width:29.25pt;height:21.75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" filled="f" stroked="f">
                <v:textbox>
                  <w:txbxContent>
                    <w:p w14:paraId="1F6D1FDD" w14:textId="77777777" w:rsidR="0067260A" w:rsidRDefault="0067260A" w:rsidP="0067260A">
                      <w:r>
                        <w:t>No</w:t>
                      </w:r>
                    </w:p>
                  </w:txbxContent>
                </v:textbox>
                <w10:wrap type="square" anchorx="margin"/>
              </v:shape>
            </w:pict>
          </mc:Fallback>
        </mc:AlternateContent>
      </w:r>
      <w:r>
        <w:rPr>
          <w:noProof/>
        </w:rPr>
        <mc:AlternateContent>
          <mc:Choice Requires="wps">
            <w:drawing>
              <wp:anchor distT="45720" distB="45720" distL="114300" distR="114300" simplePos="0" relativeHeight="251885568" behindDoc="0" locked="0" layoutInCell="1" allowOverlap="1" wp14:anchorId="22F0783E" wp14:editId="7E41A56E">
                <wp:simplePos x="0" y="0"/>
                <wp:positionH relativeFrom="margin">
                  <wp:posOffset>620395</wp:posOffset>
                </wp:positionH>
                <wp:positionV relativeFrom="paragraph">
                  <wp:posOffset>152400</wp:posOffset>
                </wp:positionV>
                <wp:extent cx="847725" cy="266700"/>
                <wp:effectExtent l="0" t="0" r="0" b="0"/>
                <wp:wrapSquare wrapText="bothSides"/>
                <wp:docPr id="32248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26C9BE7A"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0783E" id="_x0000_s1070" type="#_x0000_t202" style="position:absolute;margin-left:48.85pt;margin-top:12pt;width:66.75pt;height:21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" filled="f" stroked="f">
                <v:textbox>
                  <w:txbxContent>
                    <w:p w14:paraId="26C9BE7A" w14:textId="77777777" w:rsidR="0067260A" w:rsidRDefault="0067260A" w:rsidP="0067260A">
                      <w:r>
                        <w:t>Yes/Maybe</w:t>
                      </w:r>
                    </w:p>
                  </w:txbxContent>
                </v:textbox>
                <w10:wrap type="square" anchorx="margin"/>
              </v:shape>
            </w:pict>
          </mc:Fallback>
        </mc:AlternateContent>
      </w:r>
      <w:r>
        <w:rPr>
          <w:noProof/>
        </w:rPr>
        <mc:AlternateContent>
          <mc:Choice Requires="wps">
            <w:drawing>
              <wp:anchor distT="0" distB="0" distL="114300" distR="114300" simplePos="0" relativeHeight="251884544" behindDoc="0" locked="0" layoutInCell="1" allowOverlap="1" wp14:anchorId="37747508" wp14:editId="09BA885B">
                <wp:simplePos x="0" y="0"/>
                <wp:positionH relativeFrom="column">
                  <wp:posOffset>953770</wp:posOffset>
                </wp:positionH>
                <wp:positionV relativeFrom="paragraph">
                  <wp:posOffset>439420</wp:posOffset>
                </wp:positionV>
                <wp:extent cx="152400" cy="561975"/>
                <wp:effectExtent l="19050" t="0" r="19050" b="47625"/>
                <wp:wrapNone/>
                <wp:docPr id="1256190354" name="Arrow: Down 1256190354"/>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8A6DA" id="Arrow: Down 1256190354" o:spid="_x0000_s1026" type="#_x0000_t67" style="position:absolute;margin-left:75.1pt;margin-top:34.6pt;width:12pt;height:44.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" adj="18671" fillcolor="#1f3763 [1604]" strokecolor="black [3213]" strokeweight="1pt"/>
            </w:pict>
          </mc:Fallback>
        </mc:AlternateContent>
      </w:r>
      <w:r>
        <w:rPr>
          <w:noProof/>
        </w:rPr>
        <mc:AlternateContent>
          <mc:Choice Requires="wps">
            <w:drawing>
              <wp:anchor distT="0" distB="0" distL="114300" distR="114300" simplePos="0" relativeHeight="251888640" behindDoc="0" locked="0" layoutInCell="1" allowOverlap="1" wp14:anchorId="540DB35E" wp14:editId="2CA712B6">
                <wp:simplePos x="0" y="0"/>
                <wp:positionH relativeFrom="column">
                  <wp:posOffset>323850</wp:posOffset>
                </wp:positionH>
                <wp:positionV relativeFrom="paragraph">
                  <wp:posOffset>440055</wp:posOffset>
                </wp:positionV>
                <wp:extent cx="152400" cy="314325"/>
                <wp:effectExtent l="19050" t="0" r="19050" b="47625"/>
                <wp:wrapNone/>
                <wp:docPr id="2042359799" name="Arrow: Down 2042359799"/>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18C15C" id="Arrow: Down 2042359799" o:spid="_x0000_s1026" type="#_x0000_t67" style="position:absolute;margin-left:25.5pt;margin-top:34.65pt;width:12pt;height:24.7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" adj="16364" fillcolor="#1f3763 [1604]" strokecolor="black [3213]" strokeweight="1pt"/>
            </w:pict>
          </mc:Fallback>
        </mc:AlternateContent>
      </w:r>
    </w:p>
    <w:p w14:paraId="1E7E69DD" w14:textId="77777777" w:rsidR="0067260A" w:rsidRPr="0004791F" w:rsidRDefault="0067260A" w:rsidP="0067260A"/>
    <w:p w14:paraId="72B014E1" w14:textId="77777777" w:rsidR="0067260A" w:rsidRPr="0004791F" w:rsidRDefault="0067260A" w:rsidP="0067260A"/>
    <w:p w14:paraId="681DF485" w14:textId="77777777" w:rsidR="0067260A" w:rsidRPr="0004791F" w:rsidRDefault="0067260A" w:rsidP="0067260A">
      <w:r>
        <w:rPr>
          <w:noProof/>
        </w:rPr>
        <mc:AlternateContent>
          <mc:Choice Requires="wps">
            <w:drawing>
              <wp:anchor distT="45720" distB="45720" distL="114300" distR="114300" simplePos="0" relativeHeight="251868160" behindDoc="0" locked="0" layoutInCell="1" allowOverlap="1" wp14:anchorId="2085A9BC" wp14:editId="42CD4E10">
                <wp:simplePos x="0" y="0"/>
                <wp:positionH relativeFrom="margin">
                  <wp:align>left</wp:align>
                </wp:positionH>
                <wp:positionV relativeFrom="paragraph">
                  <wp:posOffset>230505</wp:posOffset>
                </wp:positionV>
                <wp:extent cx="1562100" cy="304800"/>
                <wp:effectExtent l="0" t="0" r="19050" b="19050"/>
                <wp:wrapSquare wrapText="bothSides"/>
                <wp:docPr id="308814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0480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3A31D48D" w14:textId="77777777" w:rsidR="0067260A" w:rsidRDefault="0067260A" w:rsidP="0067260A">
                            <w:r>
                              <w:t xml:space="preserve">Must be </w:t>
                            </w:r>
                            <w:r w:rsidRPr="00606539">
                              <w:rPr>
                                <w:b/>
                                <w:bCs/>
                              </w:rPr>
                              <w:t>ectothermic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085A9BC" id="_x0000_s1071" style="position:absolute;margin-left:0;margin-top:18.15pt;width:123pt;height:24pt;z-index:251868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" fillcolor="#d9e2f3 [660]" strokecolor="#8eaadb [1940]">
                <v:stroke joinstyle="miter"/>
                <v:textbox>
                  <w:txbxContent>
                    <w:p w14:paraId="3A31D48D" w14:textId="77777777" w:rsidR="0067260A" w:rsidRDefault="0067260A" w:rsidP="0067260A">
                      <w:r>
                        <w:t xml:space="preserve">Must be </w:t>
                      </w:r>
                      <w:r w:rsidRPr="00606539">
                        <w:rPr>
                          <w:b/>
                          <w:bCs/>
                        </w:rPr>
                        <w:t>ectothermic</w:t>
                      </w:r>
                      <w:r>
                        <w:t>.</w:t>
                      </w:r>
                    </w:p>
                  </w:txbxContent>
                </v:textbox>
                <w10:wrap type="square" anchorx="margin"/>
              </v:roundrect>
            </w:pict>
          </mc:Fallback>
        </mc:AlternateContent>
      </w:r>
    </w:p>
    <w:p w14:paraId="603A8B06" w14:textId="77777777" w:rsidR="0067260A" w:rsidRPr="0004791F" w:rsidRDefault="0067260A" w:rsidP="0067260A">
      <w:r>
        <w:rPr>
          <w:noProof/>
        </w:rPr>
        <mc:AlternateContent>
          <mc:Choice Requires="wps">
            <w:drawing>
              <wp:anchor distT="45720" distB="45720" distL="114300" distR="114300" simplePos="0" relativeHeight="251896832" behindDoc="0" locked="0" layoutInCell="1" allowOverlap="1" wp14:anchorId="5938A190" wp14:editId="6C9B04C6">
                <wp:simplePos x="0" y="0"/>
                <wp:positionH relativeFrom="margin">
                  <wp:posOffset>95250</wp:posOffset>
                </wp:positionH>
                <wp:positionV relativeFrom="paragraph">
                  <wp:posOffset>2757170</wp:posOffset>
                </wp:positionV>
                <wp:extent cx="647700" cy="266700"/>
                <wp:effectExtent l="0" t="0" r="0" b="0"/>
                <wp:wrapSquare wrapText="bothSides"/>
                <wp:docPr id="1747922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29BCC9EF"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8A190" id="_x0000_s1072" type="#_x0000_t202" style="position:absolute;margin-left:7.5pt;margin-top:217.1pt;width:51pt;height:21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" filled="f" stroked="f">
                <v:textbox>
                  <w:txbxContent>
                    <w:p w14:paraId="29BCC9EF" w14:textId="77777777" w:rsidR="0067260A" w:rsidRDefault="0067260A" w:rsidP="0067260A">
                      <w:r>
                        <w:t>Exclude</w:t>
                      </w:r>
                    </w:p>
                  </w:txbxContent>
                </v:textbox>
                <w10:wrap type="square" anchorx="margin"/>
              </v:shape>
            </w:pict>
          </mc:Fallback>
        </mc:AlternateContent>
      </w:r>
      <w:r>
        <w:rPr>
          <w:noProof/>
        </w:rPr>
        <mc:AlternateContent>
          <mc:Choice Requires="wps">
            <w:drawing>
              <wp:anchor distT="45720" distB="45720" distL="114300" distR="114300" simplePos="0" relativeHeight="251895808" behindDoc="0" locked="0" layoutInCell="1" allowOverlap="1" wp14:anchorId="12131C9D" wp14:editId="023D701B">
                <wp:simplePos x="0" y="0"/>
                <wp:positionH relativeFrom="margin">
                  <wp:posOffset>210820</wp:posOffset>
                </wp:positionH>
                <wp:positionV relativeFrom="paragraph">
                  <wp:posOffset>2114550</wp:posOffset>
                </wp:positionV>
                <wp:extent cx="371475" cy="276225"/>
                <wp:effectExtent l="0" t="0" r="0" b="0"/>
                <wp:wrapSquare wrapText="bothSides"/>
                <wp:docPr id="1578179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4D4DD0DE"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31C9D" id="_x0000_s1073" type="#_x0000_t202" style="position:absolute;margin-left:16.6pt;margin-top:166.5pt;width:29.25pt;height:21.75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6Hu+wEAANQDAAAOAAAAZHJzL2Uyb0RvYy54bWysU11v2yAUfZ+0/4B4X5x4TtNaIVXXrtOk&#10;7kPq9gMwxjEacBmQ2Nmv7wWnadS9TfMD4nLNufece1hfj0aTvfRBgWV0MZtTIq2AVtktoz9/3L+7&#10;pC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" filled="f" stroked="f">
                <v:textbox>
                  <w:txbxContent>
                    <w:p w14:paraId="4D4DD0DE" w14:textId="77777777" w:rsidR="0067260A" w:rsidRDefault="0067260A" w:rsidP="0067260A">
                      <w:r>
                        <w:t>No</w:t>
                      </w:r>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0A0270B6" wp14:editId="1AAAB2BD">
                <wp:simplePos x="0" y="0"/>
                <wp:positionH relativeFrom="column">
                  <wp:posOffset>323850</wp:posOffset>
                </wp:positionH>
                <wp:positionV relativeFrom="paragraph">
                  <wp:posOffset>2416175</wp:posOffset>
                </wp:positionV>
                <wp:extent cx="152400" cy="314325"/>
                <wp:effectExtent l="19050" t="0" r="19050" b="47625"/>
                <wp:wrapNone/>
                <wp:docPr id="108652749" name="Arrow: Down 108652749"/>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ECB024" id="Arrow: Down 108652749" o:spid="_x0000_s1026" type="#_x0000_t67" style="position:absolute;margin-left:25.5pt;margin-top:190.25pt;width:12pt;height:24.7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" adj="16364" fillcolor="#1f3763 [1604]" strokecolor="black [3213]" strokeweight="1pt"/>
            </w:pict>
          </mc:Fallback>
        </mc:AlternateContent>
      </w:r>
      <w:r>
        <w:rPr>
          <w:noProof/>
        </w:rPr>
        <mc:AlternateContent>
          <mc:Choice Requires="wps">
            <w:drawing>
              <wp:anchor distT="45720" distB="45720" distL="114300" distR="114300" simplePos="0" relativeHeight="251892736" behindDoc="0" locked="0" layoutInCell="1" allowOverlap="1" wp14:anchorId="2197C51C" wp14:editId="56718033">
                <wp:simplePos x="0" y="0"/>
                <wp:positionH relativeFrom="margin">
                  <wp:posOffset>95250</wp:posOffset>
                </wp:positionH>
                <wp:positionV relativeFrom="paragraph">
                  <wp:posOffset>857885</wp:posOffset>
                </wp:positionV>
                <wp:extent cx="647700" cy="266700"/>
                <wp:effectExtent l="0" t="0" r="0" b="0"/>
                <wp:wrapSquare wrapText="bothSides"/>
                <wp:docPr id="1557857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27504AD8"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7C51C" id="_x0000_s1074" type="#_x0000_t202" style="position:absolute;margin-left:7.5pt;margin-top:67.55pt;width:51pt;height:21pt;z-index:251892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" filled="f" stroked="f">
                <v:textbox>
                  <w:txbxContent>
                    <w:p w14:paraId="27504AD8" w14:textId="77777777" w:rsidR="0067260A" w:rsidRDefault="0067260A" w:rsidP="0067260A">
                      <w:r>
                        <w:t>Exclude</w:t>
                      </w:r>
                    </w:p>
                  </w:txbxContent>
                </v:textbox>
                <w10:wrap type="square" anchorx="margin"/>
              </v:shape>
            </w:pict>
          </mc:Fallback>
        </mc:AlternateContent>
      </w:r>
      <w:r>
        <w:rPr>
          <w:noProof/>
        </w:rPr>
        <mc:AlternateContent>
          <mc:Choice Requires="wps">
            <w:drawing>
              <wp:anchor distT="45720" distB="45720" distL="114300" distR="114300" simplePos="0" relativeHeight="251891712" behindDoc="0" locked="0" layoutInCell="1" allowOverlap="1" wp14:anchorId="5B500F7C" wp14:editId="296F003C">
                <wp:simplePos x="0" y="0"/>
                <wp:positionH relativeFrom="margin">
                  <wp:posOffset>210820</wp:posOffset>
                </wp:positionH>
                <wp:positionV relativeFrom="paragraph">
                  <wp:posOffset>247650</wp:posOffset>
                </wp:positionV>
                <wp:extent cx="371475" cy="276225"/>
                <wp:effectExtent l="0" t="0" r="0" b="0"/>
                <wp:wrapSquare wrapText="bothSides"/>
                <wp:docPr id="1552793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08407FE1"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00F7C" id="_x0000_s1075" type="#_x0000_t202" style="position:absolute;margin-left:16.6pt;margin-top:19.5pt;width:29.25pt;height:21.75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" filled="f" stroked="f">
                <v:textbox>
                  <w:txbxContent>
                    <w:p w14:paraId="08407FE1" w14:textId="77777777" w:rsidR="0067260A" w:rsidRDefault="0067260A" w:rsidP="0067260A">
                      <w:r>
                        <w:t>No</w:t>
                      </w:r>
                    </w:p>
                  </w:txbxContent>
                </v:textbox>
                <w10:wrap type="square" anchorx="margin"/>
              </v:shape>
            </w:pict>
          </mc:Fallback>
        </mc:AlternateContent>
      </w:r>
      <w:r>
        <w:rPr>
          <w:noProof/>
        </w:rPr>
        <mc:AlternateContent>
          <mc:Choice Requires="wps">
            <w:drawing>
              <wp:anchor distT="45720" distB="45720" distL="114300" distR="114300" simplePos="0" relativeHeight="251890688" behindDoc="0" locked="0" layoutInCell="1" allowOverlap="1" wp14:anchorId="2268BEC3" wp14:editId="276B04D3">
                <wp:simplePos x="0" y="0"/>
                <wp:positionH relativeFrom="margin">
                  <wp:posOffset>620395</wp:posOffset>
                </wp:positionH>
                <wp:positionV relativeFrom="paragraph">
                  <wp:posOffset>257810</wp:posOffset>
                </wp:positionV>
                <wp:extent cx="847725" cy="266700"/>
                <wp:effectExtent l="0" t="0" r="0" b="0"/>
                <wp:wrapSquare wrapText="bothSides"/>
                <wp:docPr id="2100757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39099C57"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8BEC3" id="_x0000_s1076" type="#_x0000_t202" style="position:absolute;margin-left:48.85pt;margin-top:20.3pt;width:66.75pt;height:21pt;z-index:25189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" filled="f" stroked="f">
                <v:textbox>
                  <w:txbxContent>
                    <w:p w14:paraId="39099C57" w14:textId="77777777" w:rsidR="0067260A" w:rsidRDefault="0067260A" w:rsidP="0067260A">
                      <w:r>
                        <w:t>Yes/Maybe</w:t>
                      </w:r>
                    </w:p>
                  </w:txbxContent>
                </v:textbox>
                <w10:wrap type="square" anchorx="margin"/>
              </v:shape>
            </w:pict>
          </mc:Fallback>
        </mc:AlternateContent>
      </w:r>
      <w:r>
        <w:rPr>
          <w:noProof/>
        </w:rPr>
        <mc:AlternateContent>
          <mc:Choice Requires="wps">
            <w:drawing>
              <wp:anchor distT="0" distB="0" distL="114300" distR="114300" simplePos="0" relativeHeight="251893760" behindDoc="0" locked="0" layoutInCell="1" allowOverlap="1" wp14:anchorId="4FA4DF27" wp14:editId="0311C678">
                <wp:simplePos x="0" y="0"/>
                <wp:positionH relativeFrom="column">
                  <wp:posOffset>323850</wp:posOffset>
                </wp:positionH>
                <wp:positionV relativeFrom="paragraph">
                  <wp:posOffset>547370</wp:posOffset>
                </wp:positionV>
                <wp:extent cx="152400" cy="314325"/>
                <wp:effectExtent l="19050" t="0" r="19050" b="47625"/>
                <wp:wrapNone/>
                <wp:docPr id="1212639096" name="Arrow: Down 1212639096"/>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A3DD40" id="Arrow: Down 1212639096" o:spid="_x0000_s1026" type="#_x0000_t67" style="position:absolute;margin-left:25.5pt;margin-top:43.1pt;width:12pt;height:24.7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" adj="16364" fillcolor="#1f3763 [1604]" strokecolor="black [3213]" strokeweight="1pt"/>
            </w:pict>
          </mc:Fallback>
        </mc:AlternateContent>
      </w:r>
      <w:r>
        <w:rPr>
          <w:noProof/>
        </w:rPr>
        <mc:AlternateContent>
          <mc:Choice Requires="wps">
            <w:drawing>
              <wp:anchor distT="45720" distB="45720" distL="114300" distR="114300" simplePos="0" relativeHeight="251894784" behindDoc="0" locked="0" layoutInCell="1" allowOverlap="1" wp14:anchorId="5BF7A144" wp14:editId="45F285F9">
                <wp:simplePos x="0" y="0"/>
                <wp:positionH relativeFrom="margin">
                  <wp:posOffset>620395</wp:posOffset>
                </wp:positionH>
                <wp:positionV relativeFrom="paragraph">
                  <wp:posOffset>2124710</wp:posOffset>
                </wp:positionV>
                <wp:extent cx="847725" cy="266700"/>
                <wp:effectExtent l="0" t="0" r="0" b="0"/>
                <wp:wrapSquare wrapText="bothSides"/>
                <wp:docPr id="1699988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11648947"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7A144" id="_x0000_s1077" type="#_x0000_t202" style="position:absolute;margin-left:48.85pt;margin-top:167.3pt;width:66.75pt;height:21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" filled="f" stroked="f">
                <v:textbox>
                  <w:txbxContent>
                    <w:p w14:paraId="11648947" w14:textId="77777777" w:rsidR="0067260A" w:rsidRDefault="0067260A" w:rsidP="0067260A">
                      <w:r>
                        <w:t>Yes/Maybe</w:t>
                      </w:r>
                    </w:p>
                  </w:txbxContent>
                </v:textbox>
                <w10:wrap type="square" anchorx="margin"/>
              </v:shape>
            </w:pict>
          </mc:Fallback>
        </mc:AlternateContent>
      </w:r>
      <w:r>
        <w:rPr>
          <w:noProof/>
        </w:rPr>
        <mc:AlternateContent>
          <mc:Choice Requires="wps">
            <w:drawing>
              <wp:anchor distT="0" distB="0" distL="114300" distR="114300" simplePos="0" relativeHeight="251889664" behindDoc="0" locked="0" layoutInCell="1" allowOverlap="1" wp14:anchorId="040A6AE4" wp14:editId="1EB3609B">
                <wp:simplePos x="0" y="0"/>
                <wp:positionH relativeFrom="column">
                  <wp:posOffset>953770</wp:posOffset>
                </wp:positionH>
                <wp:positionV relativeFrom="paragraph">
                  <wp:posOffset>546735</wp:posOffset>
                </wp:positionV>
                <wp:extent cx="152400" cy="561975"/>
                <wp:effectExtent l="19050" t="0" r="19050" b="47625"/>
                <wp:wrapNone/>
                <wp:docPr id="339101332" name="Arrow: Down 339101332"/>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B3661" id="Arrow: Down 339101332" o:spid="_x0000_s1026" type="#_x0000_t67" style="position:absolute;margin-left:75.1pt;margin-top:43.05pt;width:12pt;height:44.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" adj="18671" fillcolor="#1f3763 [1604]" strokecolor="black [3213]" strokeweight="1pt"/>
            </w:pict>
          </mc:Fallback>
        </mc:AlternateContent>
      </w:r>
    </w:p>
    <w:p w14:paraId="40F456EC" w14:textId="77777777" w:rsidR="0067260A" w:rsidRPr="0004791F" w:rsidRDefault="0067260A" w:rsidP="0067260A"/>
    <w:p w14:paraId="78B76B3B" w14:textId="77777777" w:rsidR="0067260A" w:rsidRPr="0004791F" w:rsidRDefault="0067260A" w:rsidP="0067260A"/>
    <w:p w14:paraId="2F99ABEC" w14:textId="77777777" w:rsidR="0067260A" w:rsidRPr="0004791F" w:rsidRDefault="0067260A" w:rsidP="0067260A"/>
    <w:p w14:paraId="35654F62" w14:textId="77777777" w:rsidR="0067260A" w:rsidRPr="0004791F" w:rsidRDefault="0067260A" w:rsidP="0067260A">
      <w:r>
        <w:rPr>
          <w:noProof/>
        </w:rPr>
        <mc:AlternateContent>
          <mc:Choice Requires="wps">
            <w:drawing>
              <wp:anchor distT="45720" distB="45720" distL="114300" distR="114300" simplePos="0" relativeHeight="251869184" behindDoc="0" locked="0" layoutInCell="1" allowOverlap="1" wp14:anchorId="628DE17D" wp14:editId="781067AD">
                <wp:simplePos x="0" y="0"/>
                <wp:positionH relativeFrom="margin">
                  <wp:posOffset>0</wp:posOffset>
                </wp:positionH>
                <wp:positionV relativeFrom="paragraph">
                  <wp:posOffset>40640</wp:posOffset>
                </wp:positionV>
                <wp:extent cx="1562100" cy="933450"/>
                <wp:effectExtent l="0" t="0" r="19050" b="28575"/>
                <wp:wrapSquare wrapText="bothSides"/>
                <wp:docPr id="1406971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93345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01B2D331" w14:textId="77777777" w:rsidR="0067260A" w:rsidRPr="000F7912" w:rsidRDefault="0067260A" w:rsidP="0067260A">
                            <w:pPr>
                              <w:rPr>
                                <w:b/>
                                <w:bCs/>
                              </w:rPr>
                            </w:pPr>
                            <w:r>
                              <w:t xml:space="preserve">Must compare </w:t>
                            </w:r>
                            <w:r w:rsidRPr="000F7912">
                              <w:rPr>
                                <w:b/>
                                <w:bCs/>
                              </w:rPr>
                              <w:t>fluctuating</w:t>
                            </w:r>
                            <w:r>
                              <w:t xml:space="preserve"> and </w:t>
                            </w:r>
                            <w:r w:rsidRPr="000F7912">
                              <w:rPr>
                                <w:b/>
                                <w:bCs/>
                              </w:rPr>
                              <w:t>constant phenotypic plasticity.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28DE17D" id="_x0000_s1078" style="position:absolute;margin-left:0;margin-top:3.2pt;width:123pt;height:73.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" fillcolor="#d9e2f3 [660]" strokecolor="#8eaadb [1940]">
                <v:stroke joinstyle="miter"/>
                <v:textbox>
                  <w:txbxContent>
                    <w:p w14:paraId="01B2D331" w14:textId="77777777" w:rsidR="0067260A" w:rsidRPr="000F7912" w:rsidRDefault="0067260A" w:rsidP="0067260A">
                      <w:pPr>
                        <w:rPr>
                          <w:b/>
                          <w:bCs/>
                        </w:rPr>
                      </w:pPr>
                      <w:r>
                        <w:t xml:space="preserve">Must compare </w:t>
                      </w:r>
                      <w:r w:rsidRPr="000F7912">
                        <w:rPr>
                          <w:b/>
                          <w:bCs/>
                        </w:rPr>
                        <w:t>fluctuating</w:t>
                      </w:r>
                      <w:r>
                        <w:t xml:space="preserve"> and </w:t>
                      </w:r>
                      <w:r w:rsidRPr="000F7912">
                        <w:rPr>
                          <w:b/>
                          <w:bCs/>
                        </w:rPr>
                        <w:t>constant phenotypic plasticity.</w:t>
                      </w:r>
                    </w:p>
                  </w:txbxContent>
                </v:textbox>
                <w10:wrap type="square" anchorx="margin"/>
              </v:roundrect>
            </w:pict>
          </mc:Fallback>
        </mc:AlternateContent>
      </w:r>
    </w:p>
    <w:p w14:paraId="0AA3237E" w14:textId="77777777" w:rsidR="0067260A" w:rsidRPr="0004791F" w:rsidRDefault="0067260A" w:rsidP="0067260A"/>
    <w:p w14:paraId="2F9557CA" w14:textId="77777777" w:rsidR="0067260A" w:rsidRPr="0004791F" w:rsidRDefault="0067260A" w:rsidP="0067260A">
      <w:r>
        <w:rPr>
          <w:noProof/>
        </w:rPr>
        <mc:AlternateContent>
          <mc:Choice Requires="wps">
            <w:drawing>
              <wp:anchor distT="45720" distB="45720" distL="114300" distR="114300" simplePos="0" relativeHeight="251909120" behindDoc="0" locked="0" layoutInCell="1" allowOverlap="1" wp14:anchorId="28664DF0" wp14:editId="77C8ADDA">
                <wp:simplePos x="0" y="0"/>
                <wp:positionH relativeFrom="margin">
                  <wp:posOffset>2698115</wp:posOffset>
                </wp:positionH>
                <wp:positionV relativeFrom="paragraph">
                  <wp:posOffset>254635</wp:posOffset>
                </wp:positionV>
                <wp:extent cx="847725" cy="266700"/>
                <wp:effectExtent l="0" t="0" r="0" b="0"/>
                <wp:wrapSquare wrapText="bothSides"/>
                <wp:docPr id="1810900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31757362" w14:textId="77777777" w:rsidR="0067260A" w:rsidRDefault="0067260A" w:rsidP="0067260A">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64DF0" id="_x0000_s1079" type="#_x0000_t202" style="position:absolute;margin-left:212.45pt;margin-top:20.05pt;width:66.75pt;height:21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" filled="f" stroked="f">
                <v:textbox>
                  <w:txbxContent>
                    <w:p w14:paraId="31757362" w14:textId="77777777" w:rsidR="0067260A" w:rsidRDefault="0067260A" w:rsidP="0067260A">
                      <w:r>
                        <w:t>Yes/Maybe</w:t>
                      </w:r>
                    </w:p>
                  </w:txbxContent>
                </v:textbox>
                <w10:wrap type="square" anchorx="margin"/>
              </v:shape>
            </w:pict>
          </mc:Fallback>
        </mc:AlternateContent>
      </w:r>
      <w:r>
        <w:rPr>
          <w:noProof/>
        </w:rPr>
        <mc:AlternateContent>
          <mc:Choice Requires="wps">
            <w:drawing>
              <wp:anchor distT="45720" distB="45720" distL="114300" distR="114300" simplePos="0" relativeHeight="251911168" behindDoc="0" locked="0" layoutInCell="1" allowOverlap="1" wp14:anchorId="68C270D7" wp14:editId="066FD0A2">
                <wp:simplePos x="0" y="0"/>
                <wp:positionH relativeFrom="margin">
                  <wp:posOffset>2172970</wp:posOffset>
                </wp:positionH>
                <wp:positionV relativeFrom="paragraph">
                  <wp:posOffset>890270</wp:posOffset>
                </wp:positionV>
                <wp:extent cx="647700" cy="266700"/>
                <wp:effectExtent l="0" t="0" r="0" b="0"/>
                <wp:wrapSquare wrapText="bothSides"/>
                <wp:docPr id="133276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6353680E" w14:textId="77777777" w:rsidR="0067260A" w:rsidRDefault="0067260A" w:rsidP="0067260A">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270D7" id="_x0000_s1080" type="#_x0000_t202" style="position:absolute;margin-left:171.1pt;margin-top:70.1pt;width:51pt;height:21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" filled="f" stroked="f">
                <v:textbox>
                  <w:txbxContent>
                    <w:p w14:paraId="6353680E" w14:textId="77777777" w:rsidR="0067260A" w:rsidRDefault="0067260A" w:rsidP="0067260A">
                      <w:r>
                        <w:t>Exclude</w:t>
                      </w:r>
                    </w:p>
                  </w:txbxContent>
                </v:textbox>
                <w10:wrap type="square" anchorx="margin"/>
              </v:shape>
            </w:pict>
          </mc:Fallback>
        </mc:AlternateContent>
      </w:r>
      <w:r>
        <w:rPr>
          <w:noProof/>
        </w:rPr>
        <mc:AlternateContent>
          <mc:Choice Requires="wps">
            <w:drawing>
              <wp:anchor distT="45720" distB="45720" distL="114300" distR="114300" simplePos="0" relativeHeight="251910144" behindDoc="0" locked="0" layoutInCell="1" allowOverlap="1" wp14:anchorId="0AA3993E" wp14:editId="413A9074">
                <wp:simplePos x="0" y="0"/>
                <wp:positionH relativeFrom="margin">
                  <wp:posOffset>2288540</wp:posOffset>
                </wp:positionH>
                <wp:positionV relativeFrom="paragraph">
                  <wp:posOffset>244475</wp:posOffset>
                </wp:positionV>
                <wp:extent cx="371475" cy="276225"/>
                <wp:effectExtent l="0" t="0" r="0" b="0"/>
                <wp:wrapSquare wrapText="bothSides"/>
                <wp:docPr id="1358415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545B2A65" w14:textId="77777777" w:rsidR="0067260A" w:rsidRDefault="0067260A" w:rsidP="0067260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3993E" id="_x0000_s1081" type="#_x0000_t202" style="position:absolute;margin-left:180.2pt;margin-top:19.25pt;width:29.25pt;height:21.75pt;z-index:25191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" filled="f" stroked="f">
                <v:textbox>
                  <w:txbxContent>
                    <w:p w14:paraId="545B2A65" w14:textId="77777777" w:rsidR="0067260A" w:rsidRDefault="0067260A" w:rsidP="0067260A">
                      <w:r>
                        <w:t>No</w:t>
                      </w:r>
                    </w:p>
                  </w:txbxContent>
                </v:textbox>
                <w10:wrap type="square" anchorx="margin"/>
              </v:shape>
            </w:pict>
          </mc:Fallback>
        </mc:AlternateContent>
      </w:r>
      <w:r>
        <w:rPr>
          <w:noProof/>
        </w:rPr>
        <mc:AlternateContent>
          <mc:Choice Requires="wps">
            <w:drawing>
              <wp:anchor distT="0" distB="0" distL="114300" distR="114300" simplePos="0" relativeHeight="251912192" behindDoc="0" locked="0" layoutInCell="1" allowOverlap="1" wp14:anchorId="7EC47D11" wp14:editId="52FEE797">
                <wp:simplePos x="0" y="0"/>
                <wp:positionH relativeFrom="column">
                  <wp:posOffset>2401570</wp:posOffset>
                </wp:positionH>
                <wp:positionV relativeFrom="paragraph">
                  <wp:posOffset>548005</wp:posOffset>
                </wp:positionV>
                <wp:extent cx="152400" cy="314325"/>
                <wp:effectExtent l="19050" t="0" r="19050" b="47625"/>
                <wp:wrapNone/>
                <wp:docPr id="848916689" name="Arrow: Down 848916689"/>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7066D" id="Arrow: Down 848916689" o:spid="_x0000_s1026" type="#_x0000_t67" style="position:absolute;margin-left:189.1pt;margin-top:43.15pt;width:12pt;height:24.75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" adj="16364" fillcolor="#1f3763 [1604]" strokecolor="black [3213]" strokeweight="1pt"/>
            </w:pict>
          </mc:Fallback>
        </mc:AlternateContent>
      </w:r>
    </w:p>
    <w:p w14:paraId="0F55B102" w14:textId="77777777" w:rsidR="0067260A" w:rsidRPr="0004791F" w:rsidRDefault="0067260A" w:rsidP="0067260A"/>
    <w:p w14:paraId="65745E49" w14:textId="77777777" w:rsidR="0067260A" w:rsidRPr="0004791F" w:rsidRDefault="0067260A" w:rsidP="0067260A"/>
    <w:p w14:paraId="3C51F814" w14:textId="77777777" w:rsidR="0067260A" w:rsidRPr="0004791F" w:rsidRDefault="0067260A" w:rsidP="0067260A"/>
    <w:p w14:paraId="2FA6DDC6" w14:textId="77777777" w:rsidR="0067260A" w:rsidRPr="0004791F" w:rsidRDefault="0067260A" w:rsidP="0067260A"/>
    <w:p w14:paraId="2F96CBD9" w14:textId="77777777" w:rsidR="0067260A" w:rsidRPr="00CD2E4B" w:rsidRDefault="0067260A" w:rsidP="0067260A">
      <w:pPr>
        <w:tabs>
          <w:tab w:val="left" w:pos="2655"/>
        </w:tabs>
        <w:rPr>
          <w:rFonts w:ascii="Times New Roman" w:hAnsi="Times New Roman" w:cs="Times New Roman"/>
          <w:sz w:val="24"/>
          <w:szCs w:val="24"/>
        </w:rPr>
      </w:pPr>
      <w:r w:rsidRPr="00CD2E4B">
        <w:rPr>
          <w:rFonts w:ascii="Times New Roman" w:hAnsi="Times New Roman" w:cs="Times New Roman"/>
          <w:b/>
          <w:bCs/>
          <w:sz w:val="24"/>
          <w:szCs w:val="24"/>
        </w:rPr>
        <w:t>Figure S2 Decision tree and inclusion criteria.</w:t>
      </w:r>
    </w:p>
    <w:p w14:paraId="47171248" w14:textId="77777777" w:rsidR="0067260A" w:rsidRPr="00CD2E4B" w:rsidRDefault="0067260A" w:rsidP="0067260A">
      <w:pPr>
        <w:spacing w:line="480" w:lineRule="auto"/>
        <w:rPr>
          <w:rFonts w:ascii="Times New Roman" w:hAnsi="Times New Roman" w:cs="Times New Roman"/>
          <w:b/>
          <w:bCs/>
          <w:sz w:val="24"/>
          <w:szCs w:val="24"/>
        </w:rPr>
      </w:pPr>
      <w:r w:rsidRPr="00CD2E4B">
        <w:rPr>
          <w:rFonts w:ascii="Times New Roman" w:hAnsi="Times New Roman" w:cs="Times New Roman"/>
          <w:b/>
          <w:bCs/>
          <w:sz w:val="24"/>
          <w:szCs w:val="24"/>
        </w:rPr>
        <w:lastRenderedPageBreak/>
        <w:t>7.5 | List of Included Studies</w:t>
      </w:r>
    </w:p>
    <w:p w14:paraId="5B2534D0"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Arrighi, J. M., Lencer, E. S., Jukar, A., Park, D., Phillips, P. C. and Kaplan, R. H. (2013). Daily temperature fluctuations unpredictably influence developmental rate and morphology at a critical early larval stage in a frog. </w:t>
      </w:r>
      <w:r w:rsidRPr="00CD2E4B">
        <w:rPr>
          <w:rFonts w:ascii="Times New Roman" w:hAnsi="Times New Roman" w:cs="Times New Roman"/>
          <w:i/>
          <w:iCs/>
          <w:sz w:val="24"/>
          <w:szCs w:val="24"/>
        </w:rPr>
        <w:t>BMC Ecology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13</w:t>
      </w:r>
      <w:r w:rsidRPr="00CD2E4B">
        <w:rPr>
          <w:rFonts w:ascii="Times New Roman" w:hAnsi="Times New Roman" w:cs="Times New Roman"/>
          <w:sz w:val="24"/>
          <w:szCs w:val="24"/>
        </w:rPr>
        <w:t>, 18. doi: 10.1186/1472-6785-13-18</w:t>
      </w:r>
    </w:p>
    <w:p w14:paraId="3D67F58A"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Bahar, H. M., Soroka, J. J. and Dosdall, L. M. (2012). Constant versus fluctuating temperatures in the interactions between </w:t>
      </w:r>
      <w:r w:rsidRPr="00CD2E4B">
        <w:rPr>
          <w:rFonts w:ascii="Times New Roman" w:hAnsi="Times New Roman" w:cs="Times New Roman"/>
          <w:i/>
          <w:iCs/>
          <w:sz w:val="24"/>
          <w:szCs w:val="24"/>
        </w:rPr>
        <w:t>Plutella xylostella</w:t>
      </w:r>
      <w:r w:rsidRPr="00CD2E4B">
        <w:rPr>
          <w:rFonts w:ascii="Times New Roman" w:hAnsi="Times New Roman" w:cs="Times New Roman"/>
          <w:sz w:val="24"/>
          <w:szCs w:val="24"/>
        </w:rPr>
        <w:t xml:space="preserve"> (Lepidoptera: Plutellidae) and its larval parasitoid </w:t>
      </w:r>
      <w:r w:rsidRPr="00CD2E4B">
        <w:rPr>
          <w:rFonts w:ascii="Times New Roman" w:hAnsi="Times New Roman" w:cs="Times New Roman"/>
          <w:i/>
          <w:iCs/>
          <w:sz w:val="24"/>
          <w:szCs w:val="24"/>
        </w:rPr>
        <w:t>Diadegma insulare</w:t>
      </w:r>
      <w:r w:rsidRPr="00CD2E4B">
        <w:rPr>
          <w:rFonts w:ascii="Times New Roman" w:hAnsi="Times New Roman" w:cs="Times New Roman"/>
          <w:sz w:val="24"/>
          <w:szCs w:val="24"/>
        </w:rPr>
        <w:t xml:space="preserve"> (Hymenoptera: Ichneumonidae). </w:t>
      </w:r>
      <w:r w:rsidRPr="00CD2E4B">
        <w:rPr>
          <w:rFonts w:ascii="Times New Roman" w:hAnsi="Times New Roman" w:cs="Times New Roman"/>
          <w:i/>
          <w:iCs/>
          <w:sz w:val="24"/>
          <w:szCs w:val="24"/>
        </w:rPr>
        <w:t>Environmental Entomology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41</w:t>
      </w:r>
      <w:r w:rsidRPr="00CD2E4B">
        <w:rPr>
          <w:rFonts w:ascii="Times New Roman" w:hAnsi="Times New Roman" w:cs="Times New Roman"/>
          <w:sz w:val="24"/>
          <w:szCs w:val="24"/>
        </w:rPr>
        <w:t>(6), 1653-1661. doi: 10.1603/EN12156</w:t>
      </w:r>
    </w:p>
    <w:p w14:paraId="58439123"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Bayu, M. S. Y. I., Ullah, M. S., Takano, Y. and Gotoh, T. (2017). Impact of constant versus fluctuating temperatures on the development and life history parameters of </w:t>
      </w:r>
      <w:r w:rsidRPr="00CD2E4B">
        <w:rPr>
          <w:rFonts w:ascii="Times New Roman" w:hAnsi="Times New Roman" w:cs="Times New Roman"/>
          <w:i/>
          <w:iCs/>
          <w:sz w:val="24"/>
          <w:szCs w:val="24"/>
        </w:rPr>
        <w:t>Tetranychus urticae</w:t>
      </w:r>
      <w:r w:rsidRPr="00CD2E4B">
        <w:rPr>
          <w:rFonts w:ascii="Times New Roman" w:hAnsi="Times New Roman" w:cs="Times New Roman"/>
          <w:sz w:val="24"/>
          <w:szCs w:val="24"/>
        </w:rPr>
        <w:t xml:space="preserve"> (Acari: Tetranychidae). </w:t>
      </w:r>
      <w:r w:rsidRPr="00CD2E4B">
        <w:rPr>
          <w:rFonts w:ascii="Times New Roman" w:hAnsi="Times New Roman" w:cs="Times New Roman"/>
          <w:i/>
          <w:iCs/>
          <w:sz w:val="24"/>
          <w:szCs w:val="24"/>
        </w:rPr>
        <w:t>Experimental and Applied Acarology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72</w:t>
      </w:r>
      <w:r w:rsidRPr="00CD2E4B">
        <w:rPr>
          <w:rFonts w:ascii="Times New Roman" w:hAnsi="Times New Roman" w:cs="Times New Roman"/>
          <w:sz w:val="24"/>
          <w:szCs w:val="24"/>
        </w:rPr>
        <w:t>, 205-227. doi: 10.1007/s10493-017-0151-9</w:t>
      </w:r>
    </w:p>
    <w:p w14:paraId="3323DC09"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Boher, F., Trefault, N., Estay, S. A. and Bozinovic, F. (2016). Ectotherms in variable thermal landscapes: A physiological evaluation of the invasive potential of fruit flies species. </w:t>
      </w:r>
      <w:r w:rsidRPr="00CD2E4B">
        <w:rPr>
          <w:rFonts w:ascii="Times New Roman" w:hAnsi="Times New Roman" w:cs="Times New Roman"/>
          <w:i/>
          <w:iCs/>
          <w:sz w:val="24"/>
          <w:szCs w:val="24"/>
        </w:rPr>
        <w:t>Frontiers in Physiology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7</w:t>
      </w:r>
      <w:r w:rsidRPr="00CD2E4B">
        <w:rPr>
          <w:rFonts w:ascii="Times New Roman" w:hAnsi="Times New Roman" w:cs="Times New Roman"/>
          <w:sz w:val="24"/>
          <w:szCs w:val="24"/>
        </w:rPr>
        <w:t>, 302. doi: 10.3389/fphys.2016.00302</w:t>
      </w:r>
    </w:p>
    <w:p w14:paraId="01BD0377"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Brakefield, P. M. and Kesbeke, F. (1997). Genotype-environment interactions for insect growth in constant and fluctuating temperature regimes. </w:t>
      </w:r>
      <w:r w:rsidRPr="00CD2E4B">
        <w:rPr>
          <w:rFonts w:ascii="Times New Roman" w:hAnsi="Times New Roman" w:cs="Times New Roman"/>
          <w:i/>
          <w:iCs/>
          <w:sz w:val="24"/>
          <w:szCs w:val="24"/>
        </w:rPr>
        <w:t>Proceedings of the Royal Society B: Biological Sciences</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264</w:t>
      </w:r>
      <w:r w:rsidRPr="00CD2E4B">
        <w:rPr>
          <w:rFonts w:ascii="Times New Roman" w:hAnsi="Times New Roman" w:cs="Times New Roman"/>
          <w:sz w:val="24"/>
          <w:szCs w:val="24"/>
        </w:rPr>
        <w:t>(1382), 717-723. doi: 10.1098/rspb.1997.0102</w:t>
      </w:r>
    </w:p>
    <w:p w14:paraId="4B3A9691"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Bryant, S. R., Bale, J. S. and Thomas, C. D. (1999). Comparison of development and growth of nettle-feeding larvae of Nymphalidae (Lepidoptera) under constant and alternating temperature regimes. </w:t>
      </w:r>
      <w:r w:rsidRPr="00CD2E4B">
        <w:rPr>
          <w:rFonts w:ascii="Times New Roman" w:hAnsi="Times New Roman" w:cs="Times New Roman"/>
          <w:i/>
          <w:iCs/>
          <w:sz w:val="24"/>
          <w:szCs w:val="24"/>
        </w:rPr>
        <w:t>European Journal of Entomology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96</w:t>
      </w:r>
      <w:r w:rsidRPr="00CD2E4B">
        <w:rPr>
          <w:rFonts w:ascii="Times New Roman" w:hAnsi="Times New Roman" w:cs="Times New Roman"/>
          <w:sz w:val="24"/>
          <w:szCs w:val="24"/>
        </w:rPr>
        <w:t xml:space="preserve">, 143-148. </w:t>
      </w:r>
    </w:p>
    <w:p w14:paraId="21AF0435"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Carrington, L. B., Armijos, M. V., Lambrechts, L., Barker, C. M. and Scott, T. W. (2013). Effects of fluctuating daily temperatures at critical thermal extremes on </w:t>
      </w:r>
      <w:r w:rsidRPr="00CD2E4B">
        <w:rPr>
          <w:rFonts w:ascii="Times New Roman" w:hAnsi="Times New Roman" w:cs="Times New Roman"/>
          <w:i/>
          <w:iCs/>
          <w:sz w:val="24"/>
          <w:szCs w:val="24"/>
        </w:rPr>
        <w:t xml:space="preserve">Aedes aegypti </w:t>
      </w:r>
      <w:r w:rsidRPr="00CD2E4B">
        <w:rPr>
          <w:rFonts w:ascii="Times New Roman" w:hAnsi="Times New Roman" w:cs="Times New Roman"/>
          <w:sz w:val="24"/>
          <w:szCs w:val="24"/>
        </w:rPr>
        <w:t xml:space="preserve">life-history traits. </w:t>
      </w:r>
      <w:r w:rsidRPr="00CD2E4B">
        <w:rPr>
          <w:rFonts w:ascii="Times New Roman" w:hAnsi="Times New Roman" w:cs="Times New Roman"/>
          <w:i/>
          <w:iCs/>
          <w:sz w:val="24"/>
          <w:szCs w:val="24"/>
        </w:rPr>
        <w:t>PloS One</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8</w:t>
      </w:r>
      <w:r w:rsidRPr="00CD2E4B">
        <w:rPr>
          <w:rFonts w:ascii="Times New Roman" w:hAnsi="Times New Roman" w:cs="Times New Roman"/>
          <w:sz w:val="24"/>
          <w:szCs w:val="24"/>
        </w:rPr>
        <w:t>(3), e58824. doi: 10.1371/journal.pone.0058824</w:t>
      </w:r>
    </w:p>
    <w:p w14:paraId="52413354"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lastRenderedPageBreak/>
        <w:t xml:space="preserve">Cavieres, G., Bogdanovich, J. M. and Bozinovic, F. (2016). Ontogenetic thermal tolerance and performance of ectotherms at variable temperatures. </w:t>
      </w:r>
      <w:r w:rsidRPr="00CD2E4B">
        <w:rPr>
          <w:rFonts w:ascii="Times New Roman" w:hAnsi="Times New Roman" w:cs="Times New Roman"/>
          <w:i/>
          <w:iCs/>
          <w:sz w:val="24"/>
          <w:szCs w:val="24"/>
        </w:rPr>
        <w:t>Journal of Evolutionary Biology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29</w:t>
      </w:r>
      <w:r w:rsidRPr="00CD2E4B">
        <w:rPr>
          <w:rFonts w:ascii="Times New Roman" w:hAnsi="Times New Roman" w:cs="Times New Roman"/>
          <w:sz w:val="24"/>
          <w:szCs w:val="24"/>
        </w:rPr>
        <w:t>(7), 1462-1468. doi: 10.1111/jeb.12886</w:t>
      </w:r>
    </w:p>
    <w:p w14:paraId="2A5B01B2"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Chen, C. Y., Chiu, M. C. and Kuo, M. H. (2013). Effect of warming with temperature oscillations on a low-latitude aphid, </w:t>
      </w:r>
      <w:r w:rsidRPr="00CD2E4B">
        <w:rPr>
          <w:rFonts w:ascii="Times New Roman" w:hAnsi="Times New Roman" w:cs="Times New Roman"/>
          <w:i/>
          <w:iCs/>
          <w:sz w:val="24"/>
          <w:szCs w:val="24"/>
        </w:rPr>
        <w:t>Aphis craccivora</w:t>
      </w:r>
      <w:r w:rsidRPr="00CD2E4B">
        <w:rPr>
          <w:rFonts w:ascii="Times New Roman" w:hAnsi="Times New Roman" w:cs="Times New Roman"/>
          <w:sz w:val="24"/>
          <w:szCs w:val="24"/>
        </w:rPr>
        <w:t xml:space="preserve">. </w:t>
      </w:r>
      <w:r w:rsidRPr="00CD2E4B">
        <w:rPr>
          <w:rFonts w:ascii="Times New Roman" w:hAnsi="Times New Roman" w:cs="Times New Roman"/>
          <w:i/>
          <w:iCs/>
          <w:sz w:val="24"/>
          <w:szCs w:val="24"/>
        </w:rPr>
        <w:t>Bulletin of Entomological Research</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103</w:t>
      </w:r>
      <w:r w:rsidRPr="00CD2E4B">
        <w:rPr>
          <w:rFonts w:ascii="Times New Roman" w:hAnsi="Times New Roman" w:cs="Times New Roman"/>
          <w:sz w:val="24"/>
          <w:szCs w:val="24"/>
        </w:rPr>
        <w:t>(4), 406-413. doi: 10.1017/S0007485312000867</w:t>
      </w:r>
    </w:p>
    <w:p w14:paraId="005CDDE3"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Chen, W., Yang, L., Ren, L., Shang, Y., Wang, S. and Guo, Y. (2019). Impact of constant versus fluctuating temperatures on the development and life history parameters of </w:t>
      </w:r>
      <w:r w:rsidRPr="00CD2E4B">
        <w:rPr>
          <w:rFonts w:ascii="Times New Roman" w:hAnsi="Times New Roman" w:cs="Times New Roman"/>
          <w:i/>
          <w:iCs/>
          <w:sz w:val="24"/>
          <w:szCs w:val="24"/>
        </w:rPr>
        <w:t>Aldrichina grahami</w:t>
      </w:r>
      <w:r w:rsidRPr="00CD2E4B">
        <w:rPr>
          <w:rFonts w:ascii="Times New Roman" w:hAnsi="Times New Roman" w:cs="Times New Roman"/>
          <w:sz w:val="24"/>
          <w:szCs w:val="24"/>
        </w:rPr>
        <w:t xml:space="preserve"> (Diptera: Calliphoridae). </w:t>
      </w:r>
      <w:r w:rsidRPr="00CD2E4B">
        <w:rPr>
          <w:rFonts w:ascii="Times New Roman" w:hAnsi="Times New Roman" w:cs="Times New Roman"/>
          <w:i/>
          <w:iCs/>
          <w:sz w:val="24"/>
          <w:szCs w:val="24"/>
        </w:rPr>
        <w:t>Insects</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10</w:t>
      </w:r>
      <w:r w:rsidRPr="00CD2E4B">
        <w:rPr>
          <w:rFonts w:ascii="Times New Roman" w:hAnsi="Times New Roman" w:cs="Times New Roman"/>
          <w:sz w:val="24"/>
          <w:szCs w:val="24"/>
        </w:rPr>
        <w:t>(7), 184. doi: 10.3390/insects10070184</w:t>
      </w:r>
    </w:p>
    <w:p w14:paraId="05B9073D"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Chown, S. L., Haupt, T. M. and Sinclair, B. J. (2016). Similar metabolic rate-temperature relationships after acclimation at constant and fluctuating temperatures in caterpillars of a sub-Antarctic moth. </w:t>
      </w:r>
      <w:r w:rsidRPr="00CD2E4B">
        <w:rPr>
          <w:rFonts w:ascii="Times New Roman" w:hAnsi="Times New Roman" w:cs="Times New Roman"/>
          <w:i/>
          <w:iCs/>
          <w:sz w:val="24"/>
          <w:szCs w:val="24"/>
        </w:rPr>
        <w:t>Journal of Insect Physiology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85</w:t>
      </w:r>
      <w:r w:rsidRPr="00CD2E4B">
        <w:rPr>
          <w:rFonts w:ascii="Times New Roman" w:hAnsi="Times New Roman" w:cs="Times New Roman"/>
          <w:sz w:val="24"/>
          <w:szCs w:val="24"/>
        </w:rPr>
        <w:t>, 10-16. doi: 10.1016/j.jinsphys.2015.11.010</w:t>
      </w:r>
    </w:p>
    <w:p w14:paraId="2657645D"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Czarnoleski, M., Cooper, B. S., Kierat, J. and Angilletta Jr, M. J. (2013). Flies developed small bodies and small cells in warm and in thermally fluctuating environments. </w:t>
      </w:r>
      <w:r w:rsidRPr="00CD2E4B">
        <w:rPr>
          <w:rFonts w:ascii="Times New Roman" w:hAnsi="Times New Roman" w:cs="Times New Roman"/>
          <w:i/>
          <w:iCs/>
          <w:sz w:val="24"/>
          <w:szCs w:val="24"/>
        </w:rPr>
        <w:t>Journal of Experimental Biology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216</w:t>
      </w:r>
      <w:r w:rsidRPr="00CD2E4B">
        <w:rPr>
          <w:rFonts w:ascii="Times New Roman" w:hAnsi="Times New Roman" w:cs="Times New Roman"/>
          <w:sz w:val="24"/>
          <w:szCs w:val="24"/>
        </w:rPr>
        <w:t>(15), 2896-2901. doi: 10.1242/jeb.083535</w:t>
      </w:r>
    </w:p>
    <w:p w14:paraId="01B2044A"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de Majo, M. S., Zanotti, G., Campos, R. E. and Fischer, S. (2019). Effects of constant and fluctuating low temperatures on the development of </w:t>
      </w:r>
      <w:r w:rsidRPr="00CD2E4B">
        <w:rPr>
          <w:rFonts w:ascii="Times New Roman" w:hAnsi="Times New Roman" w:cs="Times New Roman"/>
          <w:i/>
          <w:iCs/>
          <w:sz w:val="24"/>
          <w:szCs w:val="24"/>
        </w:rPr>
        <w:t>Aedes aegypti</w:t>
      </w:r>
      <w:r w:rsidRPr="00CD2E4B">
        <w:rPr>
          <w:rFonts w:ascii="Times New Roman" w:hAnsi="Times New Roman" w:cs="Times New Roman"/>
          <w:sz w:val="24"/>
          <w:szCs w:val="24"/>
        </w:rPr>
        <w:t xml:space="preserve"> (Diptera: Culicidae) from a temperate region. </w:t>
      </w:r>
      <w:r w:rsidRPr="00CD2E4B">
        <w:rPr>
          <w:rFonts w:ascii="Times New Roman" w:hAnsi="Times New Roman" w:cs="Times New Roman"/>
          <w:i/>
          <w:iCs/>
          <w:sz w:val="24"/>
          <w:szCs w:val="24"/>
        </w:rPr>
        <w:t>Journal of Medical Entomology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56</w:t>
      </w:r>
      <w:r w:rsidRPr="00CD2E4B">
        <w:rPr>
          <w:rFonts w:ascii="Times New Roman" w:hAnsi="Times New Roman" w:cs="Times New Roman"/>
          <w:sz w:val="24"/>
          <w:szCs w:val="24"/>
        </w:rPr>
        <w:t>(6), 1661-1668. doi: 10.1093/jme/tjz087</w:t>
      </w:r>
    </w:p>
    <w:p w14:paraId="255B3688"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Dhaliwal, N. K. and Aggarwal, N. (2021). Development and survival of brinjal shoot and fruit borer </w:t>
      </w:r>
      <w:r w:rsidRPr="00CD2E4B">
        <w:rPr>
          <w:rFonts w:ascii="Times New Roman" w:hAnsi="Times New Roman" w:cs="Times New Roman"/>
          <w:i/>
          <w:iCs/>
          <w:sz w:val="24"/>
          <w:szCs w:val="24"/>
        </w:rPr>
        <w:t>Leucinodes orbonalis</w:t>
      </w:r>
      <w:r w:rsidRPr="00CD2E4B">
        <w:rPr>
          <w:rFonts w:ascii="Times New Roman" w:hAnsi="Times New Roman" w:cs="Times New Roman"/>
          <w:sz w:val="24"/>
          <w:szCs w:val="24"/>
        </w:rPr>
        <w:t xml:space="preserve"> Guenee (Crambidae: Lepidoptera) at constant and alternating temperatures. </w:t>
      </w:r>
      <w:r w:rsidRPr="00CD2E4B">
        <w:rPr>
          <w:rFonts w:ascii="Times New Roman" w:hAnsi="Times New Roman" w:cs="Times New Roman"/>
          <w:i/>
          <w:iCs/>
          <w:sz w:val="24"/>
          <w:szCs w:val="24"/>
        </w:rPr>
        <w:t>International Journal of Tropical Insect Science</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41</w:t>
      </w:r>
      <w:r w:rsidRPr="00CD2E4B">
        <w:rPr>
          <w:rFonts w:ascii="Times New Roman" w:hAnsi="Times New Roman" w:cs="Times New Roman"/>
          <w:sz w:val="24"/>
          <w:szCs w:val="24"/>
        </w:rPr>
        <w:t>(2), 1717-1728. doi: 10.1007/s42690-020-00376-5</w:t>
      </w:r>
    </w:p>
    <w:p w14:paraId="3747BE9D"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lastRenderedPageBreak/>
        <w:t>Dhillon, R. S. and Fox, M. G. (2007). Growth-independent effects of a fluctuating thermal regime on the life-history traits of the Japanese medaka (</w:t>
      </w:r>
      <w:r w:rsidRPr="00CD2E4B">
        <w:rPr>
          <w:rFonts w:ascii="Times New Roman" w:hAnsi="Times New Roman" w:cs="Times New Roman"/>
          <w:i/>
          <w:iCs/>
          <w:sz w:val="24"/>
          <w:szCs w:val="24"/>
        </w:rPr>
        <w:t>Oryzias latipes</w:t>
      </w:r>
      <w:r w:rsidRPr="00CD2E4B">
        <w:rPr>
          <w:rFonts w:ascii="Times New Roman" w:hAnsi="Times New Roman" w:cs="Times New Roman"/>
          <w:sz w:val="24"/>
          <w:szCs w:val="24"/>
        </w:rPr>
        <w:t xml:space="preserve">). </w:t>
      </w:r>
      <w:r w:rsidRPr="00CD2E4B">
        <w:rPr>
          <w:rFonts w:ascii="Times New Roman" w:hAnsi="Times New Roman" w:cs="Times New Roman"/>
          <w:i/>
          <w:iCs/>
          <w:sz w:val="24"/>
          <w:szCs w:val="24"/>
        </w:rPr>
        <w:t>Ecology of Freshwater Fish</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16</w:t>
      </w:r>
      <w:r w:rsidRPr="00CD2E4B">
        <w:rPr>
          <w:rFonts w:ascii="Times New Roman" w:hAnsi="Times New Roman" w:cs="Times New Roman"/>
          <w:sz w:val="24"/>
          <w:szCs w:val="24"/>
        </w:rPr>
        <w:t>(3), 425-431. doi: 10.1111/j.1600-0633.2007.00240.x</w:t>
      </w:r>
    </w:p>
    <w:p w14:paraId="56684C89"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Dong, Y. and Dong, S. (2006). Growth and oxygen consumption of the juvenile sea cucumber </w:t>
      </w:r>
      <w:r w:rsidRPr="00CD2E4B">
        <w:rPr>
          <w:rFonts w:ascii="Times New Roman" w:hAnsi="Times New Roman" w:cs="Times New Roman"/>
          <w:i/>
          <w:iCs/>
          <w:sz w:val="24"/>
          <w:szCs w:val="24"/>
        </w:rPr>
        <w:t>Apostichopus japonicus</w:t>
      </w:r>
      <w:r w:rsidRPr="00CD2E4B">
        <w:rPr>
          <w:rFonts w:ascii="Times New Roman" w:hAnsi="Times New Roman" w:cs="Times New Roman"/>
          <w:sz w:val="24"/>
          <w:szCs w:val="24"/>
        </w:rPr>
        <w:t xml:space="preserve"> (Selenka) at constant and fluctuating water temperatures. </w:t>
      </w:r>
      <w:r w:rsidRPr="00CD2E4B">
        <w:rPr>
          <w:rFonts w:ascii="Times New Roman" w:hAnsi="Times New Roman" w:cs="Times New Roman"/>
          <w:i/>
          <w:iCs/>
          <w:sz w:val="24"/>
          <w:szCs w:val="24"/>
        </w:rPr>
        <w:t>Aquaculture Research</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37</w:t>
      </w:r>
      <w:r w:rsidRPr="00CD2E4B">
        <w:rPr>
          <w:rFonts w:ascii="Times New Roman" w:hAnsi="Times New Roman" w:cs="Times New Roman"/>
          <w:sz w:val="24"/>
          <w:szCs w:val="24"/>
        </w:rPr>
        <w:t>(13), 1327-1333. doi: 10.1111/j.1365-2109.2006.01570.x</w:t>
      </w:r>
    </w:p>
    <w:p w14:paraId="7A4D0E77"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Dong, Y., Dong, S., Tian, X., Wang, F. and Zhang, M. (2006). Effects of diel temperature fluctuations on growth, oxygen consumption and proximate body composition in the sea cucumber </w:t>
      </w:r>
      <w:r w:rsidRPr="00CD2E4B">
        <w:rPr>
          <w:rFonts w:ascii="Times New Roman" w:hAnsi="Times New Roman" w:cs="Times New Roman"/>
          <w:i/>
          <w:iCs/>
          <w:sz w:val="24"/>
          <w:szCs w:val="24"/>
        </w:rPr>
        <w:t>Apostichopus japonicus</w:t>
      </w:r>
      <w:r w:rsidRPr="00CD2E4B">
        <w:rPr>
          <w:rFonts w:ascii="Times New Roman" w:hAnsi="Times New Roman" w:cs="Times New Roman"/>
          <w:sz w:val="24"/>
          <w:szCs w:val="24"/>
        </w:rPr>
        <w:t xml:space="preserve"> Selenka. </w:t>
      </w:r>
      <w:r w:rsidRPr="00CD2E4B">
        <w:rPr>
          <w:rFonts w:ascii="Times New Roman" w:hAnsi="Times New Roman" w:cs="Times New Roman"/>
          <w:i/>
          <w:iCs/>
          <w:sz w:val="24"/>
          <w:szCs w:val="24"/>
        </w:rPr>
        <w:t>Aquaculture</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255</w:t>
      </w:r>
      <w:r w:rsidRPr="00CD2E4B">
        <w:rPr>
          <w:rFonts w:ascii="Times New Roman" w:hAnsi="Times New Roman" w:cs="Times New Roman"/>
          <w:sz w:val="24"/>
          <w:szCs w:val="24"/>
        </w:rPr>
        <w:t>(1-4), 514-521. doi: 10.1016/j.aquaculture.2005.12.013</w:t>
      </w:r>
    </w:p>
    <w:p w14:paraId="7930DE3E"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Du, W. G. and Feng, J. H. (2008). Phenotypic effects of thermal mean and fluctuations on embryonic development and hatchling traits in a lacertid lizard, </w:t>
      </w:r>
      <w:r w:rsidRPr="00CD2E4B">
        <w:rPr>
          <w:rFonts w:ascii="Times New Roman" w:hAnsi="Times New Roman" w:cs="Times New Roman"/>
          <w:i/>
          <w:iCs/>
          <w:sz w:val="24"/>
          <w:szCs w:val="24"/>
        </w:rPr>
        <w:t>Takydromus septentrionalis</w:t>
      </w:r>
      <w:r w:rsidRPr="00CD2E4B">
        <w:rPr>
          <w:rFonts w:ascii="Times New Roman" w:hAnsi="Times New Roman" w:cs="Times New Roman"/>
          <w:sz w:val="24"/>
          <w:szCs w:val="24"/>
        </w:rPr>
        <w:t xml:space="preserve">. </w:t>
      </w:r>
      <w:r w:rsidRPr="00CD2E4B">
        <w:rPr>
          <w:rFonts w:ascii="Times New Roman" w:hAnsi="Times New Roman" w:cs="Times New Roman"/>
          <w:i/>
          <w:iCs/>
          <w:sz w:val="24"/>
          <w:szCs w:val="24"/>
        </w:rPr>
        <w:t>Journal of Experimental Zoology Part A: Ecological and Integrative Physiology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309A</w:t>
      </w:r>
      <w:r w:rsidRPr="00CD2E4B">
        <w:rPr>
          <w:rFonts w:ascii="Times New Roman" w:hAnsi="Times New Roman" w:cs="Times New Roman"/>
          <w:sz w:val="24"/>
          <w:szCs w:val="24"/>
        </w:rPr>
        <w:t>(3), 138-146. doi: 10.1002/jez.442</w:t>
      </w:r>
    </w:p>
    <w:p w14:paraId="62CAE9D5"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Fischer, K., Kölzow, N., Höltje, H. and Karl, I. (2011). Assay conditions in laboratory experiments: Is the use of constant rather than fluctuating temperatures justified when investigating temperature-induced plasticity? </w:t>
      </w:r>
      <w:r w:rsidRPr="00CD2E4B">
        <w:rPr>
          <w:rFonts w:ascii="Times New Roman" w:hAnsi="Times New Roman" w:cs="Times New Roman"/>
          <w:i/>
          <w:iCs/>
          <w:sz w:val="24"/>
          <w:szCs w:val="24"/>
        </w:rPr>
        <w:t>Oecologia</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166</w:t>
      </w:r>
      <w:r w:rsidRPr="00CD2E4B">
        <w:rPr>
          <w:rFonts w:ascii="Times New Roman" w:hAnsi="Times New Roman" w:cs="Times New Roman"/>
          <w:sz w:val="24"/>
          <w:szCs w:val="24"/>
        </w:rPr>
        <w:t>, 23-33. doi: 10.1007/s00442-011-1917-0</w:t>
      </w:r>
    </w:p>
    <w:p w14:paraId="1D796D38"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Foray, V., Desouhant, E. and Gibert, P. (2014). The impact of thermal fluctuations on reaction norms in specialist and generalist parasitic wasps. </w:t>
      </w:r>
      <w:r w:rsidRPr="00CD2E4B">
        <w:rPr>
          <w:rFonts w:ascii="Times New Roman" w:hAnsi="Times New Roman" w:cs="Times New Roman"/>
          <w:i/>
          <w:iCs/>
          <w:sz w:val="24"/>
          <w:szCs w:val="24"/>
        </w:rPr>
        <w:t>Functional Ecology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28</w:t>
      </w:r>
      <w:r w:rsidRPr="00CD2E4B">
        <w:rPr>
          <w:rFonts w:ascii="Times New Roman" w:hAnsi="Times New Roman" w:cs="Times New Roman"/>
          <w:sz w:val="24"/>
          <w:szCs w:val="24"/>
        </w:rPr>
        <w:t>(2), 411-423. doi: 10.1111/1365-2435.12171</w:t>
      </w:r>
    </w:p>
    <w:p w14:paraId="565FB2D7"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Hagstrum, D. W. and Milliken, G. A. (1991). Modeling differences in insect developmental times between constant and fluctuating temperatures. </w:t>
      </w:r>
      <w:r w:rsidRPr="00CD2E4B">
        <w:rPr>
          <w:rFonts w:ascii="Times New Roman" w:hAnsi="Times New Roman" w:cs="Times New Roman"/>
          <w:i/>
          <w:iCs/>
          <w:sz w:val="24"/>
          <w:szCs w:val="24"/>
        </w:rPr>
        <w:t>Annals of the Entomological Society of America</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84</w:t>
      </w:r>
      <w:r w:rsidRPr="00CD2E4B">
        <w:rPr>
          <w:rFonts w:ascii="Times New Roman" w:hAnsi="Times New Roman" w:cs="Times New Roman"/>
          <w:sz w:val="24"/>
          <w:szCs w:val="24"/>
        </w:rPr>
        <w:t>(4), 369-379. doi: 10.1093/aesa/84.4.369</w:t>
      </w:r>
    </w:p>
    <w:p w14:paraId="305CD678"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lastRenderedPageBreak/>
        <w:t xml:space="preserve">Hall, J. M. and Warner, D. A. (2020). Ecologically relevant thermal fluctuations enhance offspring fitness: Biological and methodological implications for studies of thermal developmental plasticity. </w:t>
      </w:r>
      <w:r w:rsidRPr="00CD2E4B">
        <w:rPr>
          <w:rFonts w:ascii="Times New Roman" w:hAnsi="Times New Roman" w:cs="Times New Roman"/>
          <w:i/>
          <w:iCs/>
          <w:sz w:val="24"/>
          <w:szCs w:val="24"/>
        </w:rPr>
        <w:t>Journal of Experimental Biology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223</w:t>
      </w:r>
      <w:r w:rsidRPr="00CD2E4B">
        <w:rPr>
          <w:rFonts w:ascii="Times New Roman" w:hAnsi="Times New Roman" w:cs="Times New Roman"/>
          <w:sz w:val="24"/>
          <w:szCs w:val="24"/>
        </w:rPr>
        <w:t>(19), jeb231902. doi: 10.1242/jeb.231902</w:t>
      </w:r>
    </w:p>
    <w:p w14:paraId="749C96CD"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Jiang, L., Sun, Y. F., Zhang, Y. Y., Zhou, G. W., Li, X. B., McCook, L. J., Lian, J. S., Lei, X. M., Liu, S., Cai, L., Qian, P. Y. and Huang, H. (2017). Impact of diurnal temperature fluctuations on larval settlement and growth of the reef coral </w:t>
      </w:r>
      <w:r w:rsidRPr="00CD2E4B">
        <w:rPr>
          <w:rFonts w:ascii="Times New Roman" w:hAnsi="Times New Roman" w:cs="Times New Roman"/>
          <w:i/>
          <w:iCs/>
          <w:sz w:val="24"/>
          <w:szCs w:val="24"/>
        </w:rPr>
        <w:t>Pocillopora damicornis</w:t>
      </w:r>
      <w:r w:rsidRPr="00CD2E4B">
        <w:rPr>
          <w:rFonts w:ascii="Times New Roman" w:hAnsi="Times New Roman" w:cs="Times New Roman"/>
          <w:sz w:val="24"/>
          <w:szCs w:val="24"/>
        </w:rPr>
        <w:t xml:space="preserve">. </w:t>
      </w:r>
      <w:r w:rsidRPr="00CD2E4B">
        <w:rPr>
          <w:rFonts w:ascii="Times New Roman" w:hAnsi="Times New Roman" w:cs="Times New Roman"/>
          <w:i/>
          <w:iCs/>
          <w:sz w:val="24"/>
          <w:szCs w:val="24"/>
        </w:rPr>
        <w:t>Biogeosciences</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14</w:t>
      </w:r>
      <w:r w:rsidRPr="00CD2E4B">
        <w:rPr>
          <w:rFonts w:ascii="Times New Roman" w:hAnsi="Times New Roman" w:cs="Times New Roman"/>
          <w:sz w:val="24"/>
          <w:szCs w:val="24"/>
        </w:rPr>
        <w:t>(24), 5741-5752. doi: 10.5194/bg-14-5741-2017</w:t>
      </w:r>
    </w:p>
    <w:p w14:paraId="3652352D"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Joshi, D. S. (1996). Effect of fluctuating and constant temperatures on development, adult longevity and fecundity in the mosquito </w:t>
      </w:r>
      <w:r w:rsidRPr="00CD2E4B">
        <w:rPr>
          <w:rFonts w:ascii="Times New Roman" w:hAnsi="Times New Roman" w:cs="Times New Roman"/>
          <w:i/>
          <w:iCs/>
          <w:sz w:val="24"/>
          <w:szCs w:val="24"/>
        </w:rPr>
        <w:t>Aedes krombeini</w:t>
      </w:r>
      <w:r w:rsidRPr="00CD2E4B">
        <w:rPr>
          <w:rFonts w:ascii="Times New Roman" w:hAnsi="Times New Roman" w:cs="Times New Roman"/>
          <w:sz w:val="24"/>
          <w:szCs w:val="24"/>
        </w:rPr>
        <w:t xml:space="preserve">. </w:t>
      </w:r>
      <w:r w:rsidRPr="00CD2E4B">
        <w:rPr>
          <w:rFonts w:ascii="Times New Roman" w:hAnsi="Times New Roman" w:cs="Times New Roman"/>
          <w:i/>
          <w:iCs/>
          <w:sz w:val="24"/>
          <w:szCs w:val="24"/>
        </w:rPr>
        <w:t>Journal of Thermal Biology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21</w:t>
      </w:r>
      <w:r w:rsidRPr="00CD2E4B">
        <w:rPr>
          <w:rFonts w:ascii="Times New Roman" w:hAnsi="Times New Roman" w:cs="Times New Roman"/>
          <w:sz w:val="24"/>
          <w:szCs w:val="24"/>
        </w:rPr>
        <w:t>(3), 151-154. doi: 10.1016/0306-4565(95)00035-6</w:t>
      </w:r>
    </w:p>
    <w:p w14:paraId="0ACEDF2F"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Ketola, T., Kellermann, V., Kristensen, T. N. and Loeschcke, V. (2012). Constant, cycling, hot and cold thermal environments: Strong effects on mean viability but not on genetic estimates. </w:t>
      </w:r>
      <w:r w:rsidRPr="00CD2E4B">
        <w:rPr>
          <w:rFonts w:ascii="Times New Roman" w:hAnsi="Times New Roman" w:cs="Times New Roman"/>
          <w:i/>
          <w:iCs/>
          <w:sz w:val="24"/>
          <w:szCs w:val="24"/>
        </w:rPr>
        <w:t>Journal of Evolutionary Biology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25</w:t>
      </w:r>
      <w:r w:rsidRPr="00CD2E4B">
        <w:rPr>
          <w:rFonts w:ascii="Times New Roman" w:hAnsi="Times New Roman" w:cs="Times New Roman"/>
          <w:sz w:val="24"/>
          <w:szCs w:val="24"/>
        </w:rPr>
        <w:t>(6), 1209-1215. doi: 10.1111/j.1420-9101.2012.02513.x</w:t>
      </w:r>
    </w:p>
    <w:p w14:paraId="3D54CDC4"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Kingsolver, J. G., Higgins, J. K. and Augustine, K. E. (2015). Fluctuating temperatures and ectotherm growth: Distinguishing non-linear and time-dependent effects. </w:t>
      </w:r>
      <w:r w:rsidRPr="00CD2E4B">
        <w:rPr>
          <w:rFonts w:ascii="Times New Roman" w:hAnsi="Times New Roman" w:cs="Times New Roman"/>
          <w:i/>
          <w:iCs/>
          <w:sz w:val="24"/>
          <w:szCs w:val="24"/>
        </w:rPr>
        <w:t>Journal of Experimental Biology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218</w:t>
      </w:r>
      <w:r w:rsidRPr="00CD2E4B">
        <w:rPr>
          <w:rFonts w:ascii="Times New Roman" w:hAnsi="Times New Roman" w:cs="Times New Roman"/>
          <w:sz w:val="24"/>
          <w:szCs w:val="24"/>
        </w:rPr>
        <w:t>(14), 2218-2225. doi: 10.1242/jeb.120733</w:t>
      </w:r>
    </w:p>
    <w:p w14:paraId="79669AD0"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Kingsolver, J. G., Moore, M. E., Hill, C. A. and Augustine, K. E. (2020). Growth, stress, and acclimation responses to fluctuating temperatures in field and domesticated populations of </w:t>
      </w:r>
      <w:r w:rsidRPr="00CD2E4B">
        <w:rPr>
          <w:rFonts w:ascii="Times New Roman" w:hAnsi="Times New Roman" w:cs="Times New Roman"/>
          <w:i/>
          <w:iCs/>
          <w:sz w:val="24"/>
          <w:szCs w:val="24"/>
        </w:rPr>
        <w:t>Manduca sexta</w:t>
      </w:r>
      <w:r w:rsidRPr="00CD2E4B">
        <w:rPr>
          <w:rFonts w:ascii="Times New Roman" w:hAnsi="Times New Roman" w:cs="Times New Roman"/>
          <w:sz w:val="24"/>
          <w:szCs w:val="24"/>
        </w:rPr>
        <w:t xml:space="preserve">. </w:t>
      </w:r>
      <w:r w:rsidRPr="00CD2E4B">
        <w:rPr>
          <w:rFonts w:ascii="Times New Roman" w:hAnsi="Times New Roman" w:cs="Times New Roman"/>
          <w:i/>
          <w:iCs/>
          <w:sz w:val="24"/>
          <w:szCs w:val="24"/>
        </w:rPr>
        <w:t>Ecology and Evolution</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10</w:t>
      </w:r>
      <w:r w:rsidRPr="00CD2E4B">
        <w:rPr>
          <w:rFonts w:ascii="Times New Roman" w:hAnsi="Times New Roman" w:cs="Times New Roman"/>
          <w:sz w:val="24"/>
          <w:szCs w:val="24"/>
        </w:rPr>
        <w:t>(24), 13980-13989. doi: 10.1002/ece3.6991</w:t>
      </w:r>
    </w:p>
    <w:p w14:paraId="704E09C2"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Les, H. L., Paitz, R. T. and Bowden, R. M. (2009). Living at extremes: Development at the edges of viable temperature under constant and fluctuating conditions. </w:t>
      </w:r>
      <w:r w:rsidRPr="00CD2E4B">
        <w:rPr>
          <w:rFonts w:ascii="Times New Roman" w:hAnsi="Times New Roman" w:cs="Times New Roman"/>
          <w:i/>
          <w:iCs/>
          <w:sz w:val="24"/>
          <w:szCs w:val="24"/>
        </w:rPr>
        <w:t>Physiological and Biochemical Zoology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82</w:t>
      </w:r>
      <w:r w:rsidRPr="00CD2E4B">
        <w:rPr>
          <w:rFonts w:ascii="Times New Roman" w:hAnsi="Times New Roman" w:cs="Times New Roman"/>
          <w:sz w:val="24"/>
          <w:szCs w:val="24"/>
        </w:rPr>
        <w:t>(2), 105-112. doi: 10.1086/590263</w:t>
      </w:r>
    </w:p>
    <w:p w14:paraId="7CD93C67"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lastRenderedPageBreak/>
        <w:t xml:space="preserve">Malek, D., Drobniak, S., Gozdek, A., Pawlik, K. and Kramarz, P. (2015). Response of body size and developmental time of </w:t>
      </w:r>
      <w:r w:rsidRPr="00CD2E4B">
        <w:rPr>
          <w:rFonts w:ascii="Times New Roman" w:hAnsi="Times New Roman" w:cs="Times New Roman"/>
          <w:i/>
          <w:iCs/>
          <w:sz w:val="24"/>
          <w:szCs w:val="24"/>
        </w:rPr>
        <w:t>Tribolium castaneum</w:t>
      </w:r>
      <w:r w:rsidRPr="00CD2E4B">
        <w:rPr>
          <w:rFonts w:ascii="Times New Roman" w:hAnsi="Times New Roman" w:cs="Times New Roman"/>
          <w:sz w:val="24"/>
          <w:szCs w:val="24"/>
        </w:rPr>
        <w:t xml:space="preserve"> to constant versus fluctuating thermal conditions. </w:t>
      </w:r>
      <w:r w:rsidRPr="00CD2E4B">
        <w:rPr>
          <w:rFonts w:ascii="Times New Roman" w:hAnsi="Times New Roman" w:cs="Times New Roman"/>
          <w:i/>
          <w:iCs/>
          <w:sz w:val="24"/>
          <w:szCs w:val="24"/>
        </w:rPr>
        <w:t>Journal of Thermal Biology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51</w:t>
      </w:r>
      <w:r w:rsidRPr="00CD2E4B">
        <w:rPr>
          <w:rFonts w:ascii="Times New Roman" w:hAnsi="Times New Roman" w:cs="Times New Roman"/>
          <w:sz w:val="24"/>
          <w:szCs w:val="24"/>
        </w:rPr>
        <w:t>, 110-118. doi: 10.1016/j.jtherbio.2015.04.002</w:t>
      </w:r>
    </w:p>
    <w:p w14:paraId="34EF2F09"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Meyers, D. G. (1984). Egg development of a chydorid cladoceran, </w:t>
      </w:r>
      <w:r w:rsidRPr="00CD2E4B">
        <w:rPr>
          <w:rFonts w:ascii="Times New Roman" w:hAnsi="Times New Roman" w:cs="Times New Roman"/>
          <w:i/>
          <w:iCs/>
          <w:sz w:val="24"/>
          <w:szCs w:val="24"/>
        </w:rPr>
        <w:t>Chydorus sphaericus</w:t>
      </w:r>
      <w:r w:rsidRPr="00CD2E4B">
        <w:rPr>
          <w:rFonts w:ascii="Times New Roman" w:hAnsi="Times New Roman" w:cs="Times New Roman"/>
          <w:sz w:val="24"/>
          <w:szCs w:val="24"/>
        </w:rPr>
        <w:t xml:space="preserve">, exposed to constant and alternating temperatures: Significance to secondary productivity in fresh waters. </w:t>
      </w:r>
      <w:r w:rsidRPr="00CD2E4B">
        <w:rPr>
          <w:rFonts w:ascii="Times New Roman" w:hAnsi="Times New Roman" w:cs="Times New Roman"/>
          <w:i/>
          <w:iCs/>
          <w:sz w:val="24"/>
          <w:szCs w:val="24"/>
        </w:rPr>
        <w:t>Ecology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65</w:t>
      </w:r>
      <w:r w:rsidRPr="00CD2E4B">
        <w:rPr>
          <w:rFonts w:ascii="Times New Roman" w:hAnsi="Times New Roman" w:cs="Times New Roman"/>
          <w:sz w:val="24"/>
          <w:szCs w:val="24"/>
        </w:rPr>
        <w:t>(1), 309-320. doi: 10.2307/1939483</w:t>
      </w:r>
    </w:p>
    <w:p w14:paraId="56EC2A3C"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Moore, M. E., Hill, C. A. and Kingsolver, J. G. (2021). Differing thermal sensitivities in a host–parasitoid interaction: High, fluctuating developmental temperatures produce dead wasps and giant caterpillars. </w:t>
      </w:r>
      <w:r w:rsidRPr="00CD2E4B">
        <w:rPr>
          <w:rFonts w:ascii="Times New Roman" w:hAnsi="Times New Roman" w:cs="Times New Roman"/>
          <w:i/>
          <w:iCs/>
          <w:sz w:val="24"/>
          <w:szCs w:val="24"/>
        </w:rPr>
        <w:t>Functional Ecology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35</w:t>
      </w:r>
      <w:r w:rsidRPr="00CD2E4B">
        <w:rPr>
          <w:rFonts w:ascii="Times New Roman" w:hAnsi="Times New Roman" w:cs="Times New Roman"/>
          <w:sz w:val="24"/>
          <w:szCs w:val="24"/>
        </w:rPr>
        <w:t>(3), 675-685. doi: 10.1111/1365-2435.13748</w:t>
      </w:r>
    </w:p>
    <w:p w14:paraId="3D1D21F4"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Orcutt Jr., J. D. and Porter, K. G. (1983). Diel vertical migration by zooplankton: Constant and fluctuating temperature effects on life history parameters of </w:t>
      </w:r>
      <w:r w:rsidRPr="00CD2E4B">
        <w:rPr>
          <w:rFonts w:ascii="Times New Roman" w:hAnsi="Times New Roman" w:cs="Times New Roman"/>
          <w:i/>
          <w:iCs/>
          <w:sz w:val="24"/>
          <w:szCs w:val="24"/>
        </w:rPr>
        <w:t>Daphnia</w:t>
      </w:r>
      <w:r w:rsidRPr="00CD2E4B">
        <w:rPr>
          <w:rFonts w:ascii="Times New Roman" w:hAnsi="Times New Roman" w:cs="Times New Roman"/>
          <w:sz w:val="24"/>
          <w:szCs w:val="24"/>
        </w:rPr>
        <w:t xml:space="preserve">. </w:t>
      </w:r>
      <w:r w:rsidRPr="00CD2E4B">
        <w:rPr>
          <w:rFonts w:ascii="Times New Roman" w:hAnsi="Times New Roman" w:cs="Times New Roman"/>
          <w:i/>
          <w:iCs/>
          <w:sz w:val="24"/>
          <w:szCs w:val="24"/>
        </w:rPr>
        <w:t>Limnology and Oceanography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28</w:t>
      </w:r>
      <w:r w:rsidRPr="00CD2E4B">
        <w:rPr>
          <w:rFonts w:ascii="Times New Roman" w:hAnsi="Times New Roman" w:cs="Times New Roman"/>
          <w:sz w:val="24"/>
          <w:szCs w:val="24"/>
        </w:rPr>
        <w:t>(4), 720-730. doi: 10.4319/lo.1983.28.4.0720</w:t>
      </w:r>
    </w:p>
    <w:p w14:paraId="21AC6589"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Paaijmans, K. P., Blanford, S., Bell, A. S., Blanford, J. I., Read, A. F. and Thomas, M. B. (2010). Influence of climate on malaria transmission depends on daily temperature variation. </w:t>
      </w:r>
      <w:r w:rsidRPr="00CD2E4B">
        <w:rPr>
          <w:rFonts w:ascii="Times New Roman" w:hAnsi="Times New Roman" w:cs="Times New Roman"/>
          <w:i/>
          <w:iCs/>
          <w:sz w:val="24"/>
          <w:szCs w:val="24"/>
        </w:rPr>
        <w:t>Proceedings of the National Academy of Sciences of the United States of America</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107</w:t>
      </w:r>
      <w:r w:rsidRPr="00CD2E4B">
        <w:rPr>
          <w:rFonts w:ascii="Times New Roman" w:hAnsi="Times New Roman" w:cs="Times New Roman"/>
          <w:sz w:val="24"/>
          <w:szCs w:val="24"/>
        </w:rPr>
        <w:t>(34), 15135-15139. doi: 10.1073/pnas.1006422107</w:t>
      </w:r>
    </w:p>
    <w:p w14:paraId="6DBFEEB7"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Patterson, L. D. and Blouin-Demers, G. (2008). The effect of constant and fluctuating incubation temperatures on the phenotype of black ratsnakes (</w:t>
      </w:r>
      <w:r w:rsidRPr="00CD2E4B">
        <w:rPr>
          <w:rFonts w:ascii="Times New Roman" w:hAnsi="Times New Roman" w:cs="Times New Roman"/>
          <w:i/>
          <w:iCs/>
          <w:sz w:val="24"/>
          <w:szCs w:val="24"/>
        </w:rPr>
        <w:t>Elaphe obsoleta</w:t>
      </w:r>
      <w:r w:rsidRPr="00CD2E4B">
        <w:rPr>
          <w:rFonts w:ascii="Times New Roman" w:hAnsi="Times New Roman" w:cs="Times New Roman"/>
          <w:sz w:val="24"/>
          <w:szCs w:val="24"/>
        </w:rPr>
        <w:t xml:space="preserve">). </w:t>
      </w:r>
      <w:r w:rsidRPr="00CD2E4B">
        <w:rPr>
          <w:rFonts w:ascii="Times New Roman" w:hAnsi="Times New Roman" w:cs="Times New Roman"/>
          <w:i/>
          <w:iCs/>
          <w:sz w:val="24"/>
          <w:szCs w:val="24"/>
        </w:rPr>
        <w:t>Canadian Journal of Zoology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86</w:t>
      </w:r>
      <w:r w:rsidRPr="00CD2E4B">
        <w:rPr>
          <w:rFonts w:ascii="Times New Roman" w:hAnsi="Times New Roman" w:cs="Times New Roman"/>
          <w:sz w:val="24"/>
          <w:szCs w:val="24"/>
        </w:rPr>
        <w:t>(8), 882-889. doi: 10.1139/Z08-067</w:t>
      </w:r>
    </w:p>
    <w:p w14:paraId="7735DA4A"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Salo, T., Kropf, T., Burdon, F. J. and Seppälä, O. (2019). Diurnal variation around an optimum and near-critically high temperature does not alter the performance of an ectothermic aquatic grazer. </w:t>
      </w:r>
      <w:r w:rsidRPr="00CD2E4B">
        <w:rPr>
          <w:rFonts w:ascii="Times New Roman" w:hAnsi="Times New Roman" w:cs="Times New Roman"/>
          <w:i/>
          <w:iCs/>
          <w:sz w:val="24"/>
          <w:szCs w:val="24"/>
        </w:rPr>
        <w:t>Ecology and Evolution</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9</w:t>
      </w:r>
      <w:r w:rsidRPr="00CD2E4B">
        <w:rPr>
          <w:rFonts w:ascii="Times New Roman" w:hAnsi="Times New Roman" w:cs="Times New Roman"/>
          <w:sz w:val="24"/>
          <w:szCs w:val="24"/>
        </w:rPr>
        <w:t>(20), 11695-11706. doi: 10.1002/ece3.5666</w:t>
      </w:r>
    </w:p>
    <w:p w14:paraId="680433CE"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lastRenderedPageBreak/>
        <w:t xml:space="preserve">Spanoudis, C. G., Andreadis, S. S., Tsaknis, N. K., Petrou, A. P., Gkeka, C. D. and Savopoulou–Soultani, M. (2019). Effect of temperature on biological parameters of the west Nile virus vector </w:t>
      </w:r>
      <w:r w:rsidRPr="00CD2E4B">
        <w:rPr>
          <w:rFonts w:ascii="Times New Roman" w:hAnsi="Times New Roman" w:cs="Times New Roman"/>
          <w:i/>
          <w:iCs/>
          <w:sz w:val="24"/>
          <w:szCs w:val="24"/>
        </w:rPr>
        <w:t xml:space="preserve">Culex pipiens </w:t>
      </w:r>
      <w:r w:rsidRPr="00CD2E4B">
        <w:rPr>
          <w:rFonts w:ascii="Times New Roman" w:hAnsi="Times New Roman" w:cs="Times New Roman"/>
          <w:sz w:val="24"/>
          <w:szCs w:val="24"/>
        </w:rPr>
        <w:t xml:space="preserve">form ‘molestus’ (Diptera: Culicidae) in Greece: Constant vs fluctuating temperatures. </w:t>
      </w:r>
      <w:r w:rsidRPr="00CD2E4B">
        <w:rPr>
          <w:rFonts w:ascii="Times New Roman" w:hAnsi="Times New Roman" w:cs="Times New Roman"/>
          <w:i/>
          <w:iCs/>
          <w:sz w:val="24"/>
          <w:szCs w:val="24"/>
        </w:rPr>
        <w:t>Journal of Medical Entomology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56</w:t>
      </w:r>
      <w:r w:rsidRPr="00CD2E4B">
        <w:rPr>
          <w:rFonts w:ascii="Times New Roman" w:hAnsi="Times New Roman" w:cs="Times New Roman"/>
          <w:sz w:val="24"/>
          <w:szCs w:val="24"/>
        </w:rPr>
        <w:t>(3), 641-650. doi: 10.1093/jme/tjy224</w:t>
      </w:r>
    </w:p>
    <w:p w14:paraId="04444779"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Steele, A. L. and Warner, D. A. (2020). Sex-specific effects of developmental temperature on morphology, growth and survival of offspring in a lizard with temperature-dependent sex determination. </w:t>
      </w:r>
      <w:r w:rsidRPr="00CD2E4B">
        <w:rPr>
          <w:rFonts w:ascii="Times New Roman" w:hAnsi="Times New Roman" w:cs="Times New Roman"/>
          <w:i/>
          <w:iCs/>
          <w:sz w:val="24"/>
          <w:szCs w:val="24"/>
        </w:rPr>
        <w:t>Biological Journal of the Linnean Society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130</w:t>
      </w:r>
      <w:r w:rsidRPr="00CD2E4B">
        <w:rPr>
          <w:rFonts w:ascii="Times New Roman" w:hAnsi="Times New Roman" w:cs="Times New Roman"/>
          <w:sz w:val="24"/>
          <w:szCs w:val="24"/>
        </w:rPr>
        <w:t>(2), 320-335. doi: 10.1093/biolinnean/blaa038</w:t>
      </w:r>
    </w:p>
    <w:p w14:paraId="4A769412"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Theys, C., Verheyen, J., Tüzün, N. and Stoks, R. (2021). Higher mean and fluctuating temperatures jointly determine the impact of the pesticide chlorpyrifos on the growth rate and leaf consumption of a freshwater isopod. </w:t>
      </w:r>
      <w:r w:rsidRPr="00CD2E4B">
        <w:rPr>
          <w:rFonts w:ascii="Times New Roman" w:hAnsi="Times New Roman" w:cs="Times New Roman"/>
          <w:i/>
          <w:iCs/>
          <w:sz w:val="24"/>
          <w:szCs w:val="24"/>
        </w:rPr>
        <w:t>Chemosphere</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273</w:t>
      </w:r>
      <w:r w:rsidRPr="00CD2E4B">
        <w:rPr>
          <w:rFonts w:ascii="Times New Roman" w:hAnsi="Times New Roman" w:cs="Times New Roman"/>
          <w:sz w:val="24"/>
          <w:szCs w:val="24"/>
        </w:rPr>
        <w:t>, 128528. doi: 10.1016/j.chemosphere.2020.128528</w:t>
      </w:r>
    </w:p>
    <w:p w14:paraId="421B4956"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Tian, X. and Dong, S. (2006). The effects of thermal amplitude on the growth of Chinese shrimp </w:t>
      </w:r>
      <w:r w:rsidRPr="00CD2E4B">
        <w:rPr>
          <w:rFonts w:ascii="Times New Roman" w:hAnsi="Times New Roman" w:cs="Times New Roman"/>
          <w:i/>
          <w:iCs/>
          <w:sz w:val="24"/>
          <w:szCs w:val="24"/>
        </w:rPr>
        <w:t>Fenneropenaeus chinensis</w:t>
      </w:r>
      <w:r w:rsidRPr="00CD2E4B">
        <w:rPr>
          <w:rFonts w:ascii="Times New Roman" w:hAnsi="Times New Roman" w:cs="Times New Roman"/>
          <w:sz w:val="24"/>
          <w:szCs w:val="24"/>
        </w:rPr>
        <w:t xml:space="preserve"> (Osbeck, 1765). </w:t>
      </w:r>
      <w:r w:rsidRPr="00CD2E4B">
        <w:rPr>
          <w:rFonts w:ascii="Times New Roman" w:hAnsi="Times New Roman" w:cs="Times New Roman"/>
          <w:i/>
          <w:iCs/>
          <w:sz w:val="24"/>
          <w:szCs w:val="24"/>
        </w:rPr>
        <w:t>Aquaculture</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251</w:t>
      </w:r>
      <w:r w:rsidRPr="00CD2E4B">
        <w:rPr>
          <w:rFonts w:ascii="Times New Roman" w:hAnsi="Times New Roman" w:cs="Times New Roman"/>
          <w:sz w:val="24"/>
          <w:szCs w:val="24"/>
        </w:rPr>
        <w:t>(2-4), 516-524. doi: 10.1016/j.aquaculture.2005.05.031</w:t>
      </w:r>
    </w:p>
    <w:p w14:paraId="2BD93711"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Tian, X., Dong, S., Wang, F. and Wu, L. (2006). The growth of juvenile Chinese shrimp, </w:t>
      </w:r>
      <w:r w:rsidRPr="00CD2E4B">
        <w:rPr>
          <w:rFonts w:ascii="Times New Roman" w:hAnsi="Times New Roman" w:cs="Times New Roman"/>
          <w:i/>
          <w:iCs/>
          <w:sz w:val="24"/>
          <w:szCs w:val="24"/>
        </w:rPr>
        <w:t>Fenneropenaeus chinensis</w:t>
      </w:r>
      <w:r w:rsidRPr="00CD2E4B">
        <w:rPr>
          <w:rFonts w:ascii="Times New Roman" w:hAnsi="Times New Roman" w:cs="Times New Roman"/>
          <w:sz w:val="24"/>
          <w:szCs w:val="24"/>
        </w:rPr>
        <w:t xml:space="preserve"> Osbeck, at constant and diel fluctuating temperatures. </w:t>
      </w:r>
      <w:r w:rsidRPr="00CD2E4B">
        <w:rPr>
          <w:rFonts w:ascii="Times New Roman" w:hAnsi="Times New Roman" w:cs="Times New Roman"/>
          <w:i/>
          <w:iCs/>
          <w:sz w:val="24"/>
          <w:szCs w:val="24"/>
        </w:rPr>
        <w:t>Journal of Shellfish Research</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25</w:t>
      </w:r>
      <w:r w:rsidRPr="00CD2E4B">
        <w:rPr>
          <w:rFonts w:ascii="Times New Roman" w:hAnsi="Times New Roman" w:cs="Times New Roman"/>
          <w:sz w:val="24"/>
          <w:szCs w:val="24"/>
        </w:rPr>
        <w:t>(3), 1007-1011. doi: 10.2983/0730-8000(2006)25[1007:TGOJCS]2.0.CO;2</w:t>
      </w:r>
    </w:p>
    <w:p w14:paraId="47226450"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Uvarov, A. V. and Scheu, S. (2004). Effects of temperature regime on the respiratory activity of developmental stages of </w:t>
      </w:r>
      <w:r w:rsidRPr="00CD2E4B">
        <w:rPr>
          <w:rFonts w:ascii="Times New Roman" w:hAnsi="Times New Roman" w:cs="Times New Roman"/>
          <w:i/>
          <w:iCs/>
          <w:sz w:val="24"/>
          <w:szCs w:val="24"/>
        </w:rPr>
        <w:t>Lumbricus rubellus</w:t>
      </w:r>
      <w:r w:rsidRPr="00CD2E4B">
        <w:rPr>
          <w:rFonts w:ascii="Times New Roman" w:hAnsi="Times New Roman" w:cs="Times New Roman"/>
          <w:sz w:val="24"/>
          <w:szCs w:val="24"/>
        </w:rPr>
        <w:t xml:space="preserve"> (Lumbricidae). </w:t>
      </w:r>
      <w:r w:rsidRPr="00CD2E4B">
        <w:rPr>
          <w:rFonts w:ascii="Times New Roman" w:hAnsi="Times New Roman" w:cs="Times New Roman"/>
          <w:i/>
          <w:iCs/>
          <w:sz w:val="24"/>
          <w:szCs w:val="24"/>
        </w:rPr>
        <w:t>Pedobiologia</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48</w:t>
      </w:r>
      <w:r w:rsidRPr="00CD2E4B">
        <w:rPr>
          <w:rFonts w:ascii="Times New Roman" w:hAnsi="Times New Roman" w:cs="Times New Roman"/>
          <w:sz w:val="24"/>
          <w:szCs w:val="24"/>
        </w:rPr>
        <w:t>(4), 365-371. doi: 10.1016/j.pedobi.2004.05.002</w:t>
      </w:r>
    </w:p>
    <w:p w14:paraId="0D6F2270" w14:textId="77777777" w:rsidR="0067260A"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p>
    <w:p w14:paraId="7B88E033"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lastRenderedPageBreak/>
        <w:t xml:space="preserve">Vangansbeke, D., Nguyen, D. T., Audenaert, J., Verhoeven, R., Gobin, B., Tirry, L. and De Clercq, P. (2015). Prey consumption by phytoseiid spider mite predators as affected by diurnal temperature variations. </w:t>
      </w:r>
      <w:r w:rsidRPr="00CD2E4B">
        <w:rPr>
          <w:rFonts w:ascii="Times New Roman" w:hAnsi="Times New Roman" w:cs="Times New Roman"/>
          <w:i/>
          <w:iCs/>
          <w:sz w:val="24"/>
          <w:szCs w:val="24"/>
        </w:rPr>
        <w:t>BioControl</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60</w:t>
      </w:r>
      <w:r w:rsidRPr="00CD2E4B">
        <w:rPr>
          <w:rFonts w:ascii="Times New Roman" w:hAnsi="Times New Roman" w:cs="Times New Roman"/>
          <w:sz w:val="24"/>
          <w:szCs w:val="24"/>
        </w:rPr>
        <w:t>(5), 595-603. doi: 10.1007/s10526-015-9677-0</w:t>
      </w:r>
    </w:p>
    <w:p w14:paraId="4D0E0999"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Verheyen, J. and Stoks, R. (2019). Temperature variation makes an ectotherm more sensitive to global warming unless thermal evolution occurs. </w:t>
      </w:r>
      <w:r w:rsidRPr="00CD2E4B">
        <w:rPr>
          <w:rFonts w:ascii="Times New Roman" w:hAnsi="Times New Roman" w:cs="Times New Roman"/>
          <w:i/>
          <w:iCs/>
          <w:sz w:val="24"/>
          <w:szCs w:val="24"/>
        </w:rPr>
        <w:t>Journal of Animal Ecology</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88</w:t>
      </w:r>
      <w:r w:rsidRPr="00CD2E4B">
        <w:rPr>
          <w:rFonts w:ascii="Times New Roman" w:hAnsi="Times New Roman" w:cs="Times New Roman"/>
          <w:sz w:val="24"/>
          <w:szCs w:val="24"/>
        </w:rPr>
        <w:t>(4), 624-636. doi: 10.1111/1365-2656.12946</w:t>
      </w:r>
    </w:p>
    <w:p w14:paraId="2E932333" w14:textId="77777777" w:rsidR="0067260A" w:rsidRPr="00CD2E4B" w:rsidRDefault="0067260A" w:rsidP="0067260A">
      <w:pPr>
        <w:autoSpaceDE w:val="0"/>
        <w:autoSpaceDN w:val="0"/>
        <w:adjustRightInd w:val="0"/>
        <w:spacing w:after="0" w:line="480" w:lineRule="auto"/>
        <w:ind w:left="720" w:hanging="720"/>
        <w:rPr>
          <w:rFonts w:ascii="Times New Roman" w:hAnsi="Times New Roman" w:cs="Times New Roman"/>
          <w:sz w:val="24"/>
          <w:szCs w:val="24"/>
        </w:rPr>
      </w:pPr>
      <w:r w:rsidRPr="00CD2E4B">
        <w:rPr>
          <w:rFonts w:ascii="Times New Roman" w:hAnsi="Times New Roman" w:cs="Times New Roman"/>
          <w:sz w:val="24"/>
          <w:szCs w:val="24"/>
        </w:rPr>
        <w:t xml:space="preserve">Verheyen, J. and Stoks, R. (2020). Negative bioenergetic responses to pesticides in damselfly larvae are more likely when it is hotter and when temperatures fluctuate. </w:t>
      </w:r>
      <w:r w:rsidRPr="00CD2E4B">
        <w:rPr>
          <w:rFonts w:ascii="Times New Roman" w:hAnsi="Times New Roman" w:cs="Times New Roman"/>
          <w:i/>
          <w:iCs/>
          <w:sz w:val="24"/>
          <w:szCs w:val="24"/>
        </w:rPr>
        <w:t>Chemosphere</w:t>
      </w:r>
      <w:r w:rsidRPr="00CD2E4B">
        <w:rPr>
          <w:rFonts w:ascii="Times New Roman" w:hAnsi="Times New Roman" w:cs="Times New Roman"/>
          <w:sz w:val="24"/>
          <w:szCs w:val="24"/>
        </w:rPr>
        <w:t xml:space="preserve"> </w:t>
      </w:r>
      <w:r w:rsidRPr="00CD2E4B">
        <w:rPr>
          <w:rFonts w:ascii="Times New Roman" w:hAnsi="Times New Roman" w:cs="Times New Roman"/>
          <w:b/>
          <w:bCs/>
          <w:sz w:val="24"/>
          <w:szCs w:val="24"/>
        </w:rPr>
        <w:t>243</w:t>
      </w:r>
      <w:r w:rsidRPr="00CD2E4B">
        <w:rPr>
          <w:rFonts w:ascii="Times New Roman" w:hAnsi="Times New Roman" w:cs="Times New Roman"/>
          <w:sz w:val="24"/>
          <w:szCs w:val="24"/>
        </w:rPr>
        <w:t>. doi: 10.1016/j.chemosphere.2019.125369</w:t>
      </w:r>
    </w:p>
    <w:p w14:paraId="5DBA3597" w14:textId="77777777" w:rsidR="0067260A" w:rsidRDefault="0067260A" w:rsidP="0067260A">
      <w:pPr>
        <w:autoSpaceDE w:val="0"/>
        <w:autoSpaceDN w:val="0"/>
        <w:adjustRightInd w:val="0"/>
        <w:spacing w:after="0" w:line="240" w:lineRule="auto"/>
        <w:ind w:left="720" w:hanging="720"/>
      </w:pPr>
    </w:p>
    <w:p w14:paraId="4BA6C86F" w14:textId="77777777" w:rsidR="0067260A" w:rsidRDefault="0067260A" w:rsidP="0067260A"/>
    <w:p w14:paraId="58641759" w14:textId="77777777" w:rsidR="0067260A" w:rsidRDefault="0067260A" w:rsidP="0067260A">
      <w:pPr>
        <w:rPr>
          <w:b/>
          <w:bCs/>
        </w:rPr>
        <w:sectPr w:rsidR="0067260A" w:rsidSect="00816D8B">
          <w:footerReference w:type="default" r:id="rId8"/>
          <w:pgSz w:w="11906" w:h="16838"/>
          <w:pgMar w:top="1440" w:right="1440" w:bottom="1440" w:left="1440" w:header="708" w:footer="708" w:gutter="0"/>
          <w:cols w:space="708"/>
          <w:docGrid w:linePitch="360"/>
        </w:sectPr>
      </w:pPr>
    </w:p>
    <w:p w14:paraId="12E0A70C" w14:textId="5BD22478" w:rsidR="0067260A" w:rsidRPr="00CD2E4B" w:rsidDel="00C2732D" w:rsidRDefault="0067260A" w:rsidP="0067260A">
      <w:pPr>
        <w:spacing w:line="480" w:lineRule="auto"/>
        <w:rPr>
          <w:del w:id="0" w:author="Daniel Noble" w:date="2025-04-01T15:59:00Z" w16du:dateUtc="2025-04-01T04:59:00Z"/>
          <w:rFonts w:ascii="Times New Roman" w:hAnsi="Times New Roman" w:cs="Times New Roman"/>
          <w:b/>
          <w:bCs/>
          <w:sz w:val="24"/>
          <w:szCs w:val="24"/>
        </w:rPr>
      </w:pPr>
      <w:del w:id="1" w:author="Daniel Noble" w:date="2025-04-01T15:59:00Z" w16du:dateUtc="2025-04-01T04:59:00Z">
        <w:r w:rsidRPr="00CD2E4B" w:rsidDel="00C2732D">
          <w:rPr>
            <w:rFonts w:ascii="Times New Roman" w:hAnsi="Times New Roman" w:cs="Times New Roman"/>
            <w:b/>
            <w:bCs/>
            <w:sz w:val="24"/>
            <w:szCs w:val="24"/>
          </w:rPr>
          <w:lastRenderedPageBreak/>
          <w:delText>7.6 | Developmental Exposure Period Adjustments and Categorisation</w:delText>
        </w:r>
      </w:del>
    </w:p>
    <w:p w14:paraId="4F75388C" w14:textId="36D471D3" w:rsidR="0067260A" w:rsidRPr="00CD2E4B" w:rsidDel="00C2732D" w:rsidRDefault="0067260A" w:rsidP="0067260A">
      <w:pPr>
        <w:spacing w:line="480" w:lineRule="auto"/>
        <w:rPr>
          <w:del w:id="2" w:author="Daniel Noble" w:date="2025-04-01T15:59:00Z" w16du:dateUtc="2025-04-01T04:59:00Z"/>
          <w:rFonts w:ascii="Times New Roman" w:hAnsi="Times New Roman" w:cs="Times New Roman"/>
          <w:sz w:val="24"/>
          <w:szCs w:val="24"/>
        </w:rPr>
      </w:pPr>
      <w:del w:id="3" w:author="Daniel Noble" w:date="2025-04-01T15:59:00Z" w16du:dateUtc="2025-04-01T04:59:00Z">
        <w:r w:rsidRPr="00CD2E4B" w:rsidDel="00C2732D">
          <w:rPr>
            <w:rFonts w:ascii="Times New Roman" w:hAnsi="Times New Roman" w:cs="Times New Roman"/>
            <w:b/>
            <w:bCs/>
            <w:sz w:val="24"/>
            <w:szCs w:val="24"/>
          </w:rPr>
          <w:delText xml:space="preserve">Table S2 Embryo development. </w:delText>
        </w:r>
        <w:r w:rsidRPr="00CD2E4B" w:rsidDel="00C2732D">
          <w:rPr>
            <w:rFonts w:ascii="Times New Roman" w:hAnsi="Times New Roman" w:cs="Times New Roman"/>
            <w:sz w:val="24"/>
            <w:szCs w:val="24"/>
          </w:rPr>
          <w:delText xml:space="preserve">The consistency adjustments (if any) for treatment exposure periods that were categorised as occurring during Embryo development. These records were used for the meta-regression analysis of the developmental subset with exposure period as a moderator. Number of studies, species and effects sizes are totals from the subset of data with developmental plasticity treatments. </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5660F7" w:rsidDel="00C2732D" w14:paraId="3172DEE4" w14:textId="710D76A6" w:rsidTr="00150BF6">
        <w:trPr>
          <w:trHeight w:val="288"/>
          <w:jc w:val="center"/>
          <w:del w:id="4" w:author="Daniel Noble" w:date="2025-04-01T15:59:00Z"/>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center"/>
            <w:hideMark/>
          </w:tcPr>
          <w:p w14:paraId="5F072DBF" w14:textId="444047C0" w:rsidR="0067260A" w:rsidRPr="00CD2E4B" w:rsidDel="00C2732D" w:rsidRDefault="0067260A" w:rsidP="00150BF6">
            <w:pPr>
              <w:spacing w:after="0" w:line="276" w:lineRule="auto"/>
              <w:jc w:val="center"/>
              <w:rPr>
                <w:del w:id="5" w:author="Daniel Noble" w:date="2025-04-01T15:59:00Z" w16du:dateUtc="2025-04-01T04:59:00Z"/>
                <w:rFonts w:ascii="Times New Roman" w:eastAsia="Times New Roman" w:hAnsi="Times New Roman" w:cs="Times New Roman"/>
                <w:b/>
                <w:bCs/>
                <w:color w:val="000000"/>
                <w:sz w:val="24"/>
                <w:szCs w:val="24"/>
                <w:lang w:eastAsia="en-AU"/>
              </w:rPr>
            </w:pPr>
            <w:del w:id="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Embryo Category</w:delText>
              </w:r>
            </w:del>
          </w:p>
        </w:tc>
      </w:tr>
      <w:tr w:rsidR="0067260A" w:rsidRPr="005660F7" w:rsidDel="00C2732D" w14:paraId="7BAD8A02" w14:textId="50DD30BB" w:rsidTr="00150BF6">
        <w:trPr>
          <w:trHeight w:val="288"/>
          <w:jc w:val="center"/>
          <w:del w:id="7"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1EDD96E3" w14:textId="550050E7" w:rsidR="0067260A" w:rsidRPr="00CD2E4B" w:rsidDel="00C2732D" w:rsidRDefault="0067260A" w:rsidP="00150BF6">
            <w:pPr>
              <w:spacing w:after="0" w:line="276" w:lineRule="auto"/>
              <w:jc w:val="center"/>
              <w:rPr>
                <w:del w:id="8" w:author="Daniel Noble" w:date="2025-04-01T15:59:00Z" w16du:dateUtc="2025-04-01T04:59:00Z"/>
                <w:rFonts w:ascii="Times New Roman" w:eastAsia="Times New Roman" w:hAnsi="Times New Roman" w:cs="Times New Roman"/>
                <w:b/>
                <w:bCs/>
                <w:color w:val="000000"/>
                <w:sz w:val="24"/>
                <w:szCs w:val="24"/>
                <w:lang w:eastAsia="en-AU"/>
              </w:rPr>
            </w:pPr>
            <w:del w:id="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35F255F0" w14:textId="31F8F146" w:rsidR="0067260A" w:rsidRPr="00CD2E4B" w:rsidDel="00C2732D" w:rsidRDefault="0067260A" w:rsidP="00150BF6">
            <w:pPr>
              <w:spacing w:after="0" w:line="276" w:lineRule="auto"/>
              <w:jc w:val="center"/>
              <w:rPr>
                <w:del w:id="10" w:author="Daniel Noble" w:date="2025-04-01T15:59:00Z" w16du:dateUtc="2025-04-01T04:59:00Z"/>
                <w:rFonts w:ascii="Times New Roman" w:eastAsia="Times New Roman" w:hAnsi="Times New Roman" w:cs="Times New Roman"/>
                <w:b/>
                <w:bCs/>
                <w:color w:val="000000"/>
                <w:sz w:val="24"/>
                <w:szCs w:val="24"/>
                <w:lang w:eastAsia="en-AU"/>
              </w:rPr>
            </w:pPr>
            <w:del w:id="1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2CD79901" w14:textId="3FDDD13B" w:rsidR="0067260A" w:rsidRPr="00CD2E4B" w:rsidDel="00C2732D" w:rsidRDefault="0067260A" w:rsidP="00150BF6">
            <w:pPr>
              <w:spacing w:after="0" w:line="276" w:lineRule="auto"/>
              <w:jc w:val="center"/>
              <w:rPr>
                <w:del w:id="12" w:author="Daniel Noble" w:date="2025-04-01T15:59:00Z" w16du:dateUtc="2025-04-01T04:59:00Z"/>
                <w:rFonts w:ascii="Times New Roman" w:eastAsia="Times New Roman" w:hAnsi="Times New Roman" w:cs="Times New Roman"/>
                <w:b/>
                <w:bCs/>
                <w:color w:val="000000"/>
                <w:sz w:val="24"/>
                <w:szCs w:val="24"/>
                <w:lang w:eastAsia="en-AU"/>
              </w:rPr>
            </w:pPr>
            <w:del w:id="1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6157368" w14:textId="7E6A7AFE" w:rsidR="0067260A" w:rsidRPr="00CD2E4B" w:rsidDel="00C2732D" w:rsidRDefault="0067260A" w:rsidP="00150BF6">
            <w:pPr>
              <w:spacing w:after="0" w:line="276" w:lineRule="auto"/>
              <w:jc w:val="center"/>
              <w:rPr>
                <w:del w:id="14" w:author="Daniel Noble" w:date="2025-04-01T15:59:00Z" w16du:dateUtc="2025-04-01T04:59:00Z"/>
                <w:rFonts w:ascii="Times New Roman" w:eastAsia="Times New Roman" w:hAnsi="Times New Roman" w:cs="Times New Roman"/>
                <w:b/>
                <w:bCs/>
                <w:color w:val="000000"/>
                <w:sz w:val="24"/>
                <w:szCs w:val="24"/>
                <w:lang w:eastAsia="en-AU"/>
              </w:rPr>
            </w:pPr>
            <w:del w:id="1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5FF957E3" w14:textId="71A1378E" w:rsidR="0067260A" w:rsidRPr="00CD2E4B" w:rsidDel="00C2732D" w:rsidRDefault="0067260A" w:rsidP="00150BF6">
            <w:pPr>
              <w:spacing w:after="0" w:line="276" w:lineRule="auto"/>
              <w:jc w:val="center"/>
              <w:rPr>
                <w:del w:id="16" w:author="Daniel Noble" w:date="2025-04-01T15:59:00Z" w16du:dateUtc="2025-04-01T04:59:00Z"/>
                <w:rFonts w:ascii="Times New Roman" w:eastAsia="Times New Roman" w:hAnsi="Times New Roman" w:cs="Times New Roman"/>
                <w:b/>
                <w:bCs/>
                <w:color w:val="000000"/>
                <w:sz w:val="24"/>
                <w:szCs w:val="24"/>
                <w:lang w:eastAsia="en-AU"/>
              </w:rPr>
            </w:pPr>
            <w:del w:id="1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5660F7" w:rsidDel="00C2732D" w14:paraId="1D8D7AAE" w14:textId="19E214E0" w:rsidTr="00150BF6">
        <w:trPr>
          <w:trHeight w:val="288"/>
          <w:jc w:val="center"/>
          <w:del w:id="18" w:author="Daniel Noble" w:date="2025-04-01T15:59:00Z"/>
        </w:trPr>
        <w:tc>
          <w:tcPr>
            <w:tcW w:w="3402" w:type="dxa"/>
            <w:tcBorders>
              <w:top w:val="nil"/>
              <w:left w:val="single" w:sz="4" w:space="0" w:color="auto"/>
              <w:bottom w:val="nil"/>
              <w:right w:val="single" w:sz="4" w:space="0" w:color="auto"/>
            </w:tcBorders>
            <w:shd w:val="clear" w:color="auto" w:fill="auto"/>
            <w:noWrap/>
            <w:vAlign w:val="bottom"/>
            <w:hideMark/>
          </w:tcPr>
          <w:p w14:paraId="4B947A2B" w14:textId="24496FD4" w:rsidR="0067260A" w:rsidRPr="00CD2E4B" w:rsidDel="00C2732D" w:rsidRDefault="0067260A" w:rsidP="00150BF6">
            <w:pPr>
              <w:spacing w:after="0" w:line="276" w:lineRule="auto"/>
              <w:rPr>
                <w:del w:id="19" w:author="Daniel Noble" w:date="2025-04-01T15:59:00Z" w16du:dateUtc="2025-04-01T04:59:00Z"/>
                <w:rFonts w:ascii="Times New Roman" w:eastAsia="Times New Roman" w:hAnsi="Times New Roman" w:cs="Times New Roman"/>
                <w:color w:val="000000"/>
                <w:sz w:val="24"/>
                <w:szCs w:val="24"/>
                <w:lang w:eastAsia="en-AU"/>
              </w:rPr>
            </w:pPr>
            <w:del w:id="2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Egg Incubation</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1A1F9ED0" w14:textId="3E462590" w:rsidR="0067260A" w:rsidRPr="00CD2E4B" w:rsidDel="00C2732D" w:rsidRDefault="0067260A" w:rsidP="00150BF6">
            <w:pPr>
              <w:spacing w:after="0" w:line="276" w:lineRule="auto"/>
              <w:rPr>
                <w:del w:id="21" w:author="Daniel Noble" w:date="2025-04-01T15:59:00Z" w16du:dateUtc="2025-04-01T04:59:00Z"/>
                <w:rFonts w:ascii="Times New Roman" w:eastAsia="Times New Roman" w:hAnsi="Times New Roman" w:cs="Times New Roman"/>
                <w:color w:val="000000"/>
                <w:sz w:val="24"/>
                <w:szCs w:val="24"/>
                <w:lang w:eastAsia="en-AU"/>
              </w:rPr>
            </w:pPr>
            <w:del w:id="2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Egg Incubation</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A1C4736" w14:textId="58F13382" w:rsidR="0067260A" w:rsidRPr="00CD2E4B" w:rsidDel="00C2732D" w:rsidRDefault="0067260A" w:rsidP="00150BF6">
            <w:pPr>
              <w:spacing w:after="0" w:line="276" w:lineRule="auto"/>
              <w:jc w:val="center"/>
              <w:rPr>
                <w:del w:id="23" w:author="Daniel Noble" w:date="2025-04-01T15:59:00Z" w16du:dateUtc="2025-04-01T04:59:00Z"/>
                <w:rFonts w:ascii="Times New Roman" w:eastAsia="Times New Roman" w:hAnsi="Times New Roman" w:cs="Times New Roman"/>
                <w:color w:val="000000"/>
                <w:sz w:val="24"/>
                <w:szCs w:val="24"/>
                <w:lang w:eastAsia="en-AU"/>
              </w:rPr>
            </w:pPr>
            <w:del w:id="2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9E4BE8E" w14:textId="381262BC" w:rsidR="0067260A" w:rsidRPr="00CD2E4B" w:rsidDel="00C2732D" w:rsidRDefault="0067260A" w:rsidP="00150BF6">
            <w:pPr>
              <w:spacing w:after="0" w:line="276" w:lineRule="auto"/>
              <w:jc w:val="center"/>
              <w:rPr>
                <w:del w:id="25" w:author="Daniel Noble" w:date="2025-04-01T15:59:00Z" w16du:dateUtc="2025-04-01T04:59:00Z"/>
                <w:rFonts w:ascii="Times New Roman" w:eastAsia="Times New Roman" w:hAnsi="Times New Roman" w:cs="Times New Roman"/>
                <w:color w:val="000000"/>
                <w:sz w:val="24"/>
                <w:szCs w:val="24"/>
                <w:lang w:eastAsia="en-AU"/>
              </w:rPr>
            </w:pPr>
            <w:del w:id="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16</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76F228F" w14:textId="471C0B16" w:rsidR="0067260A" w:rsidRPr="00CD2E4B" w:rsidDel="00C2732D" w:rsidRDefault="0067260A" w:rsidP="00150BF6">
            <w:pPr>
              <w:spacing w:after="0" w:line="276" w:lineRule="auto"/>
              <w:jc w:val="center"/>
              <w:rPr>
                <w:del w:id="27" w:author="Daniel Noble" w:date="2025-04-01T15:59:00Z" w16du:dateUtc="2025-04-01T04:59:00Z"/>
                <w:rFonts w:ascii="Times New Roman" w:eastAsia="Times New Roman" w:hAnsi="Times New Roman" w:cs="Times New Roman"/>
                <w:color w:val="000000"/>
                <w:sz w:val="24"/>
                <w:szCs w:val="24"/>
                <w:lang w:eastAsia="en-AU"/>
              </w:rPr>
            </w:pPr>
            <w:del w:id="2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68</w:delText>
              </w:r>
            </w:del>
          </w:p>
        </w:tc>
      </w:tr>
      <w:tr w:rsidR="0067260A" w:rsidRPr="005660F7" w:rsidDel="00C2732D" w14:paraId="2FBE2459" w14:textId="0A7D15B9" w:rsidTr="00150BF6">
        <w:trPr>
          <w:trHeight w:val="288"/>
          <w:jc w:val="center"/>
          <w:del w:id="29" w:author="Daniel Noble" w:date="2025-04-01T15:59:00Z"/>
        </w:trPr>
        <w:tc>
          <w:tcPr>
            <w:tcW w:w="3402" w:type="dxa"/>
            <w:tcBorders>
              <w:top w:val="nil"/>
              <w:left w:val="single" w:sz="4" w:space="0" w:color="auto"/>
              <w:bottom w:val="nil"/>
              <w:right w:val="single" w:sz="4" w:space="0" w:color="auto"/>
            </w:tcBorders>
            <w:shd w:val="clear" w:color="auto" w:fill="auto"/>
            <w:noWrap/>
            <w:vAlign w:val="bottom"/>
            <w:hideMark/>
          </w:tcPr>
          <w:p w14:paraId="57A81790" w14:textId="00E99E68" w:rsidR="0067260A" w:rsidRPr="00CD2E4B" w:rsidDel="00C2732D" w:rsidRDefault="0067260A" w:rsidP="00150BF6">
            <w:pPr>
              <w:spacing w:after="0" w:line="276" w:lineRule="auto"/>
              <w:rPr>
                <w:del w:id="30" w:author="Daniel Noble" w:date="2025-04-01T15:59:00Z" w16du:dateUtc="2025-04-01T04:59:00Z"/>
                <w:rFonts w:ascii="Times New Roman" w:eastAsia="Times New Roman" w:hAnsi="Times New Roman" w:cs="Times New Roman"/>
                <w:color w:val="000000"/>
                <w:sz w:val="24"/>
                <w:szCs w:val="24"/>
                <w:lang w:eastAsia="en-AU"/>
              </w:rPr>
            </w:pPr>
            <w:del w:id="3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669CCB8C" w14:textId="3812E200" w:rsidR="0067260A" w:rsidRPr="00CD2E4B" w:rsidDel="00C2732D" w:rsidRDefault="0067260A" w:rsidP="00150BF6">
            <w:pPr>
              <w:spacing w:after="0" w:line="276" w:lineRule="auto"/>
              <w:rPr>
                <w:del w:id="32" w:author="Daniel Noble" w:date="2025-04-01T15:59:00Z" w16du:dateUtc="2025-04-01T04:59:00Z"/>
                <w:rFonts w:ascii="Times New Roman" w:eastAsia="Times New Roman" w:hAnsi="Times New Roman" w:cs="Times New Roman"/>
                <w:color w:val="000000"/>
                <w:sz w:val="24"/>
                <w:szCs w:val="24"/>
                <w:lang w:eastAsia="en-AU"/>
              </w:rPr>
            </w:pPr>
            <w:del w:id="3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Egg to Larvae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839AAB4" w14:textId="68F40C55" w:rsidR="0067260A" w:rsidRPr="00CD2E4B" w:rsidDel="00C2732D" w:rsidRDefault="0067260A" w:rsidP="00150BF6">
            <w:pPr>
              <w:spacing w:after="0" w:line="276" w:lineRule="auto"/>
              <w:jc w:val="center"/>
              <w:rPr>
                <w:del w:id="34" w:author="Daniel Noble" w:date="2025-04-01T15:59:00Z" w16du:dateUtc="2025-04-01T04:59:00Z"/>
                <w:rFonts w:ascii="Times New Roman" w:eastAsia="Times New Roman" w:hAnsi="Times New Roman" w:cs="Times New Roman"/>
                <w:color w:val="000000"/>
                <w:sz w:val="24"/>
                <w:szCs w:val="24"/>
                <w:lang w:eastAsia="en-AU"/>
              </w:rPr>
            </w:pPr>
            <w:del w:id="3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75683FF" w14:textId="497EBF83" w:rsidR="0067260A" w:rsidRPr="00CD2E4B" w:rsidDel="00C2732D" w:rsidRDefault="0067260A" w:rsidP="00150BF6">
            <w:pPr>
              <w:spacing w:after="0" w:line="276" w:lineRule="auto"/>
              <w:jc w:val="center"/>
              <w:rPr>
                <w:del w:id="36" w:author="Daniel Noble" w:date="2025-04-01T15:59:00Z" w16du:dateUtc="2025-04-01T04:59:00Z"/>
                <w:rFonts w:ascii="Times New Roman" w:eastAsia="Times New Roman" w:hAnsi="Times New Roman" w:cs="Times New Roman"/>
                <w:color w:val="000000"/>
                <w:sz w:val="24"/>
                <w:szCs w:val="24"/>
                <w:lang w:eastAsia="en-AU"/>
              </w:rPr>
            </w:pPr>
            <w:del w:id="3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D12A7D9" w14:textId="13BB10B8" w:rsidR="0067260A" w:rsidRPr="00CD2E4B" w:rsidDel="00C2732D" w:rsidRDefault="0067260A" w:rsidP="00150BF6">
            <w:pPr>
              <w:spacing w:after="0" w:line="276" w:lineRule="auto"/>
              <w:jc w:val="center"/>
              <w:rPr>
                <w:del w:id="38" w:author="Daniel Noble" w:date="2025-04-01T15:59:00Z" w16du:dateUtc="2025-04-01T04:59:00Z"/>
                <w:rFonts w:ascii="Times New Roman" w:eastAsia="Times New Roman" w:hAnsi="Times New Roman" w:cs="Times New Roman"/>
                <w:color w:val="000000"/>
                <w:sz w:val="24"/>
                <w:szCs w:val="24"/>
                <w:lang w:eastAsia="en-AU"/>
              </w:rPr>
            </w:pPr>
            <w:del w:id="3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5660F7" w:rsidDel="00C2732D" w14:paraId="7C74F12D" w14:textId="25ACA15F" w:rsidTr="00150BF6">
        <w:trPr>
          <w:trHeight w:val="288"/>
          <w:jc w:val="center"/>
          <w:del w:id="40"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2C852F1E" w14:textId="3A804E22" w:rsidR="0067260A" w:rsidRPr="00CD2E4B" w:rsidDel="00C2732D" w:rsidRDefault="0067260A" w:rsidP="00150BF6">
            <w:pPr>
              <w:spacing w:after="0" w:line="276" w:lineRule="auto"/>
              <w:rPr>
                <w:del w:id="41" w:author="Daniel Noble" w:date="2025-04-01T15:59:00Z" w16du:dateUtc="2025-04-01T04:59:00Z"/>
                <w:rFonts w:ascii="Times New Roman" w:eastAsia="Times New Roman" w:hAnsi="Times New Roman" w:cs="Times New Roman"/>
                <w:color w:val="000000"/>
                <w:sz w:val="24"/>
                <w:szCs w:val="24"/>
                <w:lang w:eastAsia="en-AU"/>
              </w:rPr>
            </w:pPr>
            <w:del w:id="4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0C6D6200" w14:textId="72AAAA8F" w:rsidR="0067260A" w:rsidRPr="00CD2E4B" w:rsidDel="00C2732D" w:rsidRDefault="0067260A" w:rsidP="00150BF6">
            <w:pPr>
              <w:spacing w:after="0" w:line="276" w:lineRule="auto"/>
              <w:rPr>
                <w:del w:id="43" w:author="Daniel Noble" w:date="2025-04-01T15:59:00Z" w16du:dateUtc="2025-04-01T04:59:00Z"/>
                <w:rFonts w:ascii="Times New Roman" w:eastAsia="Times New Roman" w:hAnsi="Times New Roman" w:cs="Times New Roman"/>
                <w:b/>
                <w:bCs/>
                <w:color w:val="000000"/>
                <w:sz w:val="24"/>
                <w:szCs w:val="24"/>
                <w:lang w:eastAsia="en-AU"/>
              </w:rPr>
            </w:pPr>
            <w:del w:id="4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B555425" w14:textId="6F6D254B" w:rsidR="0067260A" w:rsidRPr="00CD2E4B" w:rsidDel="00C2732D" w:rsidRDefault="0067260A" w:rsidP="00150BF6">
            <w:pPr>
              <w:spacing w:after="0" w:line="276" w:lineRule="auto"/>
              <w:jc w:val="center"/>
              <w:rPr>
                <w:del w:id="45" w:author="Daniel Noble" w:date="2025-04-01T15:59:00Z" w16du:dateUtc="2025-04-01T04:59:00Z"/>
                <w:rFonts w:ascii="Times New Roman" w:eastAsia="Times New Roman" w:hAnsi="Times New Roman" w:cs="Times New Roman"/>
                <w:b/>
                <w:bCs/>
                <w:color w:val="000000"/>
                <w:sz w:val="24"/>
                <w:szCs w:val="24"/>
                <w:lang w:eastAsia="en-AU"/>
              </w:rPr>
            </w:pPr>
            <w:del w:id="4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389E77B" w14:textId="35D27C69" w:rsidR="0067260A" w:rsidRPr="00CD2E4B" w:rsidDel="00C2732D" w:rsidRDefault="0067260A" w:rsidP="00150BF6">
            <w:pPr>
              <w:spacing w:after="0" w:line="276" w:lineRule="auto"/>
              <w:jc w:val="center"/>
              <w:rPr>
                <w:del w:id="47" w:author="Daniel Noble" w:date="2025-04-01T15:59:00Z" w16du:dateUtc="2025-04-01T04:59:00Z"/>
                <w:rFonts w:ascii="Times New Roman" w:eastAsia="Times New Roman" w:hAnsi="Times New Roman" w:cs="Times New Roman"/>
                <w:b/>
                <w:bCs/>
                <w:color w:val="000000"/>
                <w:sz w:val="24"/>
                <w:szCs w:val="24"/>
                <w:lang w:eastAsia="en-AU"/>
              </w:rPr>
            </w:pPr>
            <w:del w:id="4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17</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C8243EF" w14:textId="5CE704B6" w:rsidR="0067260A" w:rsidRPr="00CD2E4B" w:rsidDel="00C2732D" w:rsidRDefault="0067260A" w:rsidP="00150BF6">
            <w:pPr>
              <w:spacing w:after="0" w:line="276" w:lineRule="auto"/>
              <w:jc w:val="center"/>
              <w:rPr>
                <w:del w:id="49" w:author="Daniel Noble" w:date="2025-04-01T15:59:00Z" w16du:dateUtc="2025-04-01T04:59:00Z"/>
                <w:rFonts w:ascii="Times New Roman" w:eastAsia="Times New Roman" w:hAnsi="Times New Roman" w:cs="Times New Roman"/>
                <w:b/>
                <w:bCs/>
                <w:color w:val="000000"/>
                <w:sz w:val="24"/>
                <w:szCs w:val="24"/>
                <w:lang w:eastAsia="en-AU"/>
              </w:rPr>
            </w:pPr>
            <w:del w:id="5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70</w:delText>
              </w:r>
            </w:del>
          </w:p>
        </w:tc>
      </w:tr>
      <w:tr w:rsidR="0067260A" w:rsidRPr="005660F7" w:rsidDel="00C2732D" w14:paraId="0158DE9C" w14:textId="063CC56E" w:rsidTr="00150BF6">
        <w:trPr>
          <w:trHeight w:val="288"/>
          <w:jc w:val="center"/>
          <w:del w:id="51" w:author="Daniel Noble" w:date="2025-04-01T15:59:00Z"/>
        </w:trPr>
        <w:tc>
          <w:tcPr>
            <w:tcW w:w="3402" w:type="dxa"/>
            <w:tcBorders>
              <w:top w:val="nil"/>
              <w:left w:val="nil"/>
              <w:bottom w:val="nil"/>
              <w:right w:val="nil"/>
            </w:tcBorders>
            <w:shd w:val="clear" w:color="auto" w:fill="auto"/>
            <w:noWrap/>
            <w:vAlign w:val="bottom"/>
            <w:hideMark/>
          </w:tcPr>
          <w:p w14:paraId="2D5544E2" w14:textId="6AB77886" w:rsidR="0067260A" w:rsidRPr="00CD2E4B" w:rsidDel="00C2732D" w:rsidRDefault="0067260A" w:rsidP="00150BF6">
            <w:pPr>
              <w:spacing w:after="0" w:line="276" w:lineRule="auto"/>
              <w:jc w:val="center"/>
              <w:rPr>
                <w:del w:id="52" w:author="Daniel Noble" w:date="2025-04-01T15:59:00Z" w16du:dateUtc="2025-04-01T04:59:00Z"/>
                <w:rFonts w:ascii="Times New Roman" w:eastAsia="Times New Roman" w:hAnsi="Times New Roman" w:cs="Times New Roman"/>
                <w:b/>
                <w:bCs/>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3B405D8E" w14:textId="236E9BAF" w:rsidR="0067260A" w:rsidRPr="00CD2E4B" w:rsidDel="00C2732D" w:rsidRDefault="0067260A" w:rsidP="00150BF6">
            <w:pPr>
              <w:spacing w:after="0" w:line="276" w:lineRule="auto"/>
              <w:rPr>
                <w:del w:id="53" w:author="Daniel Noble" w:date="2025-04-01T15:59:00Z" w16du:dateUtc="2025-04-01T04:59:00Z"/>
                <w:rFonts w:ascii="Times New Roman" w:eastAsia="Times New Roman" w:hAnsi="Times New Roman" w:cs="Times New Roman"/>
                <w:b/>
                <w:bCs/>
                <w:color w:val="000000"/>
                <w:sz w:val="24"/>
                <w:szCs w:val="24"/>
                <w:lang w:eastAsia="en-AU"/>
              </w:rPr>
            </w:pPr>
            <w:del w:id="5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2F51E70E" w14:textId="5FCFA313" w:rsidR="0067260A" w:rsidRPr="00CD2E4B" w:rsidDel="00C2732D" w:rsidRDefault="0067260A" w:rsidP="00150BF6">
            <w:pPr>
              <w:spacing w:after="0" w:line="276" w:lineRule="auto"/>
              <w:jc w:val="center"/>
              <w:rPr>
                <w:del w:id="55" w:author="Daniel Noble" w:date="2025-04-01T15:59:00Z" w16du:dateUtc="2025-04-01T04:59:00Z"/>
                <w:rFonts w:ascii="Times New Roman" w:eastAsia="Times New Roman" w:hAnsi="Times New Roman" w:cs="Times New Roman"/>
                <w:b/>
                <w:bCs/>
                <w:color w:val="000000"/>
                <w:sz w:val="24"/>
                <w:szCs w:val="24"/>
                <w:lang w:eastAsia="en-AU"/>
              </w:rPr>
            </w:pPr>
            <w:del w:id="5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16</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7419CF16" w14:textId="6636D4BD" w:rsidR="0067260A" w:rsidRPr="00CD2E4B" w:rsidDel="00C2732D" w:rsidRDefault="0067260A" w:rsidP="00150BF6">
            <w:pPr>
              <w:spacing w:after="0" w:line="276" w:lineRule="auto"/>
              <w:jc w:val="center"/>
              <w:rPr>
                <w:del w:id="57" w:author="Daniel Noble" w:date="2025-04-01T15:59:00Z" w16du:dateUtc="2025-04-01T04:59:00Z"/>
                <w:rFonts w:ascii="Times New Roman" w:eastAsia="Times New Roman" w:hAnsi="Times New Roman" w:cs="Times New Roman"/>
                <w:b/>
                <w:bCs/>
                <w:color w:val="000000"/>
                <w:sz w:val="24"/>
                <w:szCs w:val="24"/>
                <w:lang w:eastAsia="en-AU"/>
              </w:rPr>
            </w:pPr>
            <w:del w:id="5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17</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1D2A7861" w14:textId="7E330466" w:rsidR="0067260A" w:rsidRPr="00CD2E4B" w:rsidDel="00C2732D" w:rsidRDefault="0067260A" w:rsidP="00150BF6">
            <w:pPr>
              <w:spacing w:after="0" w:line="276" w:lineRule="auto"/>
              <w:jc w:val="center"/>
              <w:rPr>
                <w:del w:id="59" w:author="Daniel Noble" w:date="2025-04-01T15:59:00Z" w16du:dateUtc="2025-04-01T04:59:00Z"/>
                <w:rFonts w:ascii="Times New Roman" w:eastAsia="Times New Roman" w:hAnsi="Times New Roman" w:cs="Times New Roman"/>
                <w:b/>
                <w:bCs/>
                <w:color w:val="000000"/>
                <w:sz w:val="24"/>
                <w:szCs w:val="24"/>
                <w:lang w:eastAsia="en-AU"/>
              </w:rPr>
            </w:pPr>
            <w:del w:id="6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70</w:delText>
              </w:r>
            </w:del>
          </w:p>
        </w:tc>
      </w:tr>
    </w:tbl>
    <w:p w14:paraId="4960B115" w14:textId="646EB08D" w:rsidR="0067260A" w:rsidDel="00C2732D" w:rsidRDefault="0067260A" w:rsidP="0067260A">
      <w:pPr>
        <w:rPr>
          <w:del w:id="61" w:author="Daniel Noble" w:date="2025-04-01T15:59:00Z" w16du:dateUtc="2025-04-01T04:59:00Z"/>
        </w:rPr>
      </w:pPr>
    </w:p>
    <w:p w14:paraId="1D764521" w14:textId="0577F5C8" w:rsidR="0067260A" w:rsidDel="00C2732D" w:rsidRDefault="0067260A" w:rsidP="0067260A">
      <w:pPr>
        <w:spacing w:line="480" w:lineRule="auto"/>
        <w:rPr>
          <w:del w:id="62" w:author="Daniel Noble" w:date="2025-04-01T15:59:00Z" w16du:dateUtc="2025-04-01T04:59:00Z"/>
          <w:rFonts w:ascii="Times New Roman" w:hAnsi="Times New Roman" w:cs="Times New Roman"/>
          <w:b/>
          <w:bCs/>
          <w:sz w:val="24"/>
          <w:szCs w:val="24"/>
        </w:rPr>
      </w:pPr>
    </w:p>
    <w:p w14:paraId="5D46C167" w14:textId="661CA3FD" w:rsidR="0067260A" w:rsidDel="00C2732D" w:rsidRDefault="0067260A" w:rsidP="0067260A">
      <w:pPr>
        <w:spacing w:line="480" w:lineRule="auto"/>
        <w:rPr>
          <w:del w:id="63" w:author="Daniel Noble" w:date="2025-04-01T15:59:00Z" w16du:dateUtc="2025-04-01T04:59:00Z"/>
          <w:rFonts w:ascii="Times New Roman" w:hAnsi="Times New Roman" w:cs="Times New Roman"/>
          <w:b/>
          <w:bCs/>
          <w:sz w:val="24"/>
          <w:szCs w:val="24"/>
        </w:rPr>
      </w:pPr>
    </w:p>
    <w:p w14:paraId="7E767204" w14:textId="73CC12CC" w:rsidR="0067260A" w:rsidDel="00C2732D" w:rsidRDefault="0067260A" w:rsidP="0067260A">
      <w:pPr>
        <w:spacing w:line="480" w:lineRule="auto"/>
        <w:rPr>
          <w:del w:id="64" w:author="Daniel Noble" w:date="2025-04-01T15:59:00Z" w16du:dateUtc="2025-04-01T04:59:00Z"/>
          <w:rFonts w:ascii="Times New Roman" w:hAnsi="Times New Roman" w:cs="Times New Roman"/>
          <w:b/>
          <w:bCs/>
          <w:sz w:val="24"/>
          <w:szCs w:val="24"/>
        </w:rPr>
      </w:pPr>
    </w:p>
    <w:p w14:paraId="21010F59" w14:textId="76FA1FE8" w:rsidR="0067260A" w:rsidDel="00C2732D" w:rsidRDefault="0067260A" w:rsidP="0067260A">
      <w:pPr>
        <w:spacing w:line="480" w:lineRule="auto"/>
        <w:rPr>
          <w:del w:id="65" w:author="Daniel Noble" w:date="2025-04-01T15:59:00Z" w16du:dateUtc="2025-04-01T04:59:00Z"/>
          <w:rFonts w:ascii="Times New Roman" w:hAnsi="Times New Roman" w:cs="Times New Roman"/>
          <w:b/>
          <w:bCs/>
          <w:sz w:val="24"/>
          <w:szCs w:val="24"/>
        </w:rPr>
      </w:pPr>
    </w:p>
    <w:p w14:paraId="40B6819A" w14:textId="74A6F499" w:rsidR="0067260A" w:rsidDel="00C2732D" w:rsidRDefault="0067260A" w:rsidP="0067260A">
      <w:pPr>
        <w:spacing w:line="480" w:lineRule="auto"/>
        <w:rPr>
          <w:del w:id="66" w:author="Daniel Noble" w:date="2025-04-01T15:59:00Z" w16du:dateUtc="2025-04-01T04:59:00Z"/>
          <w:rFonts w:ascii="Times New Roman" w:hAnsi="Times New Roman" w:cs="Times New Roman"/>
          <w:b/>
          <w:bCs/>
          <w:sz w:val="24"/>
          <w:szCs w:val="24"/>
        </w:rPr>
      </w:pPr>
    </w:p>
    <w:p w14:paraId="3496DA98" w14:textId="203D76B6" w:rsidR="0067260A" w:rsidRPr="00CD2E4B" w:rsidDel="00C2732D" w:rsidRDefault="0067260A" w:rsidP="0067260A">
      <w:pPr>
        <w:spacing w:line="480" w:lineRule="auto"/>
        <w:rPr>
          <w:del w:id="67" w:author="Daniel Noble" w:date="2025-04-01T15:59:00Z" w16du:dateUtc="2025-04-01T04:59:00Z"/>
          <w:rFonts w:ascii="Times New Roman" w:hAnsi="Times New Roman" w:cs="Times New Roman"/>
          <w:sz w:val="24"/>
          <w:szCs w:val="24"/>
        </w:rPr>
      </w:pPr>
      <w:del w:id="68" w:author="Daniel Noble" w:date="2025-04-01T15:59:00Z" w16du:dateUtc="2025-04-01T04:59:00Z">
        <w:r w:rsidRPr="00CD2E4B" w:rsidDel="00C2732D">
          <w:rPr>
            <w:rFonts w:ascii="Times New Roman" w:hAnsi="Times New Roman" w:cs="Times New Roman"/>
            <w:b/>
            <w:bCs/>
            <w:sz w:val="24"/>
            <w:szCs w:val="24"/>
          </w:rPr>
          <w:delText xml:space="preserve">Table S3 Larval development. </w:delText>
        </w:r>
        <w:r w:rsidRPr="00CD2E4B" w:rsidDel="00C2732D">
          <w:rPr>
            <w:rFonts w:ascii="Times New Roman" w:hAnsi="Times New Roman" w:cs="Times New Roman"/>
            <w:sz w:val="24"/>
            <w:szCs w:val="24"/>
          </w:rPr>
          <w:delText>The consistency adjustments (if any) for treatment exposure periods that were categorised as occurring during Larva development.</w:delText>
        </w:r>
        <w:r w:rsidRPr="00CD2E4B" w:rsidDel="00C2732D">
          <w:rPr>
            <w:rFonts w:ascii="Times New Roman" w:hAnsi="Times New Roman" w:cs="Times New Roman"/>
            <w:b/>
            <w:bCs/>
            <w:sz w:val="24"/>
            <w:szCs w:val="24"/>
          </w:rPr>
          <w:delText xml:space="preserve"> </w:delText>
        </w:r>
        <w:r w:rsidRPr="00CD2E4B" w:rsidDel="00C2732D">
          <w:rPr>
            <w:rFonts w:ascii="Times New Roman" w:hAnsi="Times New Roman" w:cs="Times New Roman"/>
            <w:sz w:val="24"/>
            <w:szCs w:val="24"/>
          </w:rPr>
          <w:delText>These records were used for the meta-regression analysis of the developmental subset with exposure period as a moderator. Number of studies, species and effects sizes are totals from the subset of data with developmental plasticity treatments.</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10F070A0" w14:textId="7281E736" w:rsidTr="00150BF6">
        <w:trPr>
          <w:trHeight w:val="288"/>
          <w:jc w:val="center"/>
          <w:del w:id="69" w:author="Daniel Noble" w:date="2025-04-01T15:59:00Z"/>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A4CD768" w14:textId="22355170" w:rsidR="0067260A" w:rsidRPr="00CD2E4B" w:rsidDel="00C2732D" w:rsidRDefault="0067260A" w:rsidP="00150BF6">
            <w:pPr>
              <w:spacing w:after="0" w:line="276" w:lineRule="auto"/>
              <w:jc w:val="center"/>
              <w:rPr>
                <w:del w:id="70" w:author="Daniel Noble" w:date="2025-04-01T15:59:00Z" w16du:dateUtc="2025-04-01T04:59:00Z"/>
                <w:rFonts w:ascii="Times New Roman" w:eastAsia="Times New Roman" w:hAnsi="Times New Roman" w:cs="Times New Roman"/>
                <w:b/>
                <w:bCs/>
                <w:color w:val="000000"/>
                <w:sz w:val="24"/>
                <w:szCs w:val="24"/>
                <w:lang w:eastAsia="en-AU"/>
              </w:rPr>
            </w:pPr>
            <w:del w:id="7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Larva Category</w:delText>
              </w:r>
            </w:del>
          </w:p>
        </w:tc>
      </w:tr>
      <w:tr w:rsidR="0067260A" w:rsidRPr="00FB384C" w:rsidDel="00C2732D" w14:paraId="2E04EC95" w14:textId="170D3EFA" w:rsidTr="00150BF6">
        <w:trPr>
          <w:trHeight w:val="288"/>
          <w:jc w:val="center"/>
          <w:del w:id="72"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731D544F" w14:textId="3C27DFB2" w:rsidR="0067260A" w:rsidRPr="00CD2E4B" w:rsidDel="00C2732D" w:rsidRDefault="0067260A" w:rsidP="00150BF6">
            <w:pPr>
              <w:spacing w:after="0" w:line="276" w:lineRule="auto"/>
              <w:jc w:val="center"/>
              <w:rPr>
                <w:del w:id="73" w:author="Daniel Noble" w:date="2025-04-01T15:59:00Z" w16du:dateUtc="2025-04-01T04:59:00Z"/>
                <w:rFonts w:ascii="Times New Roman" w:eastAsia="Times New Roman" w:hAnsi="Times New Roman" w:cs="Times New Roman"/>
                <w:b/>
                <w:bCs/>
                <w:color w:val="000000"/>
                <w:sz w:val="24"/>
                <w:szCs w:val="24"/>
                <w:lang w:eastAsia="en-AU"/>
              </w:rPr>
            </w:pPr>
            <w:del w:id="7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47383EA7" w14:textId="5F209043" w:rsidR="0067260A" w:rsidRPr="00CD2E4B" w:rsidDel="00C2732D" w:rsidRDefault="0067260A" w:rsidP="00150BF6">
            <w:pPr>
              <w:spacing w:after="0" w:line="276" w:lineRule="auto"/>
              <w:jc w:val="center"/>
              <w:rPr>
                <w:del w:id="75" w:author="Daniel Noble" w:date="2025-04-01T15:59:00Z" w16du:dateUtc="2025-04-01T04:59:00Z"/>
                <w:rFonts w:ascii="Times New Roman" w:eastAsia="Times New Roman" w:hAnsi="Times New Roman" w:cs="Times New Roman"/>
                <w:b/>
                <w:bCs/>
                <w:color w:val="000000"/>
                <w:sz w:val="24"/>
                <w:szCs w:val="24"/>
                <w:lang w:eastAsia="en-AU"/>
              </w:rPr>
            </w:pPr>
            <w:del w:id="7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53C8727F" w14:textId="05F7B98A" w:rsidR="0067260A" w:rsidRPr="00CD2E4B" w:rsidDel="00C2732D" w:rsidRDefault="0067260A" w:rsidP="00150BF6">
            <w:pPr>
              <w:spacing w:after="0" w:line="276" w:lineRule="auto"/>
              <w:jc w:val="center"/>
              <w:rPr>
                <w:del w:id="77" w:author="Daniel Noble" w:date="2025-04-01T15:59:00Z" w16du:dateUtc="2025-04-01T04:59:00Z"/>
                <w:rFonts w:ascii="Times New Roman" w:eastAsia="Times New Roman" w:hAnsi="Times New Roman" w:cs="Times New Roman"/>
                <w:b/>
                <w:bCs/>
                <w:color w:val="000000"/>
                <w:sz w:val="24"/>
                <w:szCs w:val="24"/>
                <w:lang w:eastAsia="en-AU"/>
              </w:rPr>
            </w:pPr>
            <w:del w:id="7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4BDD4635" w14:textId="030AC401" w:rsidR="0067260A" w:rsidRPr="00CD2E4B" w:rsidDel="00C2732D" w:rsidRDefault="0067260A" w:rsidP="00150BF6">
            <w:pPr>
              <w:spacing w:after="0" w:line="276" w:lineRule="auto"/>
              <w:jc w:val="center"/>
              <w:rPr>
                <w:del w:id="79" w:author="Daniel Noble" w:date="2025-04-01T15:59:00Z" w16du:dateUtc="2025-04-01T04:59:00Z"/>
                <w:rFonts w:ascii="Times New Roman" w:eastAsia="Times New Roman" w:hAnsi="Times New Roman" w:cs="Times New Roman"/>
                <w:b/>
                <w:bCs/>
                <w:color w:val="000000"/>
                <w:sz w:val="24"/>
                <w:szCs w:val="24"/>
                <w:lang w:eastAsia="en-AU"/>
              </w:rPr>
            </w:pPr>
            <w:del w:id="8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02DB3174" w14:textId="6B076DD4" w:rsidR="0067260A" w:rsidRPr="00CD2E4B" w:rsidDel="00C2732D" w:rsidRDefault="0067260A" w:rsidP="00150BF6">
            <w:pPr>
              <w:spacing w:after="0" w:line="276" w:lineRule="auto"/>
              <w:jc w:val="center"/>
              <w:rPr>
                <w:del w:id="81" w:author="Daniel Noble" w:date="2025-04-01T15:59:00Z" w16du:dateUtc="2025-04-01T04:59:00Z"/>
                <w:rFonts w:ascii="Times New Roman" w:eastAsia="Times New Roman" w:hAnsi="Times New Roman" w:cs="Times New Roman"/>
                <w:b/>
                <w:bCs/>
                <w:color w:val="000000"/>
                <w:sz w:val="24"/>
                <w:szCs w:val="24"/>
                <w:lang w:eastAsia="en-AU"/>
              </w:rPr>
            </w:pPr>
            <w:del w:id="8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2B30845F" w14:textId="0A8A6426" w:rsidTr="00150BF6">
        <w:trPr>
          <w:trHeight w:val="288"/>
          <w:jc w:val="center"/>
          <w:del w:id="83" w:author="Daniel Noble" w:date="2025-04-01T15:59:00Z"/>
        </w:trPr>
        <w:tc>
          <w:tcPr>
            <w:tcW w:w="3402" w:type="dxa"/>
            <w:tcBorders>
              <w:top w:val="nil"/>
              <w:left w:val="single" w:sz="4" w:space="0" w:color="auto"/>
              <w:bottom w:val="nil"/>
              <w:right w:val="nil"/>
            </w:tcBorders>
            <w:shd w:val="clear" w:color="auto" w:fill="auto"/>
            <w:noWrap/>
            <w:vAlign w:val="bottom"/>
            <w:hideMark/>
          </w:tcPr>
          <w:p w14:paraId="0DF4E7E0" w14:textId="10F86270" w:rsidR="0067260A" w:rsidRPr="00CD2E4B" w:rsidDel="00C2732D" w:rsidRDefault="0067260A" w:rsidP="00150BF6">
            <w:pPr>
              <w:spacing w:after="0" w:line="276" w:lineRule="auto"/>
              <w:rPr>
                <w:del w:id="84" w:author="Daniel Noble" w:date="2025-04-01T15:59:00Z" w16du:dateUtc="2025-04-01T04:59:00Z"/>
                <w:rFonts w:ascii="Times New Roman" w:eastAsia="Times New Roman" w:hAnsi="Times New Roman" w:cs="Times New Roman"/>
                <w:color w:val="000000"/>
                <w:sz w:val="24"/>
                <w:szCs w:val="24"/>
                <w:lang w:eastAsia="en-AU"/>
              </w:rPr>
            </w:pPr>
            <w:del w:id="8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Larvae Period</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7703B65" w14:textId="2A27F18C" w:rsidR="0067260A" w:rsidRPr="00CD2E4B" w:rsidDel="00C2732D" w:rsidRDefault="0067260A" w:rsidP="00150BF6">
            <w:pPr>
              <w:spacing w:after="0" w:line="276" w:lineRule="auto"/>
              <w:rPr>
                <w:del w:id="86" w:author="Daniel Noble" w:date="2025-04-01T15:59:00Z" w16du:dateUtc="2025-04-01T04:59:00Z"/>
                <w:rFonts w:ascii="Times New Roman" w:eastAsia="Times New Roman" w:hAnsi="Times New Roman" w:cs="Times New Roman"/>
                <w:color w:val="000000"/>
                <w:sz w:val="24"/>
                <w:szCs w:val="24"/>
                <w:lang w:eastAsia="en-AU"/>
              </w:rPr>
            </w:pPr>
            <w:del w:id="8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Larvae Development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7A33BF3" w14:textId="5EF9BB4E" w:rsidR="0067260A" w:rsidRPr="00CD2E4B" w:rsidDel="00C2732D" w:rsidRDefault="0067260A" w:rsidP="00150BF6">
            <w:pPr>
              <w:spacing w:after="0" w:line="276" w:lineRule="auto"/>
              <w:jc w:val="center"/>
              <w:rPr>
                <w:del w:id="88" w:author="Daniel Noble" w:date="2025-04-01T15:59:00Z" w16du:dateUtc="2025-04-01T04:59:00Z"/>
                <w:rFonts w:ascii="Times New Roman" w:eastAsia="Times New Roman" w:hAnsi="Times New Roman" w:cs="Times New Roman"/>
                <w:color w:val="000000"/>
                <w:sz w:val="24"/>
                <w:szCs w:val="24"/>
                <w:lang w:eastAsia="en-AU"/>
              </w:rPr>
            </w:pPr>
            <w:del w:id="8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C3FC433" w14:textId="0F17F3F4" w:rsidR="0067260A" w:rsidRPr="00CD2E4B" w:rsidDel="00C2732D" w:rsidRDefault="0067260A" w:rsidP="00150BF6">
            <w:pPr>
              <w:spacing w:after="0" w:line="276" w:lineRule="auto"/>
              <w:jc w:val="center"/>
              <w:rPr>
                <w:del w:id="90" w:author="Daniel Noble" w:date="2025-04-01T15:59:00Z" w16du:dateUtc="2025-04-01T04:59:00Z"/>
                <w:rFonts w:ascii="Times New Roman" w:eastAsia="Times New Roman" w:hAnsi="Times New Roman" w:cs="Times New Roman"/>
                <w:color w:val="000000"/>
                <w:sz w:val="24"/>
                <w:szCs w:val="24"/>
                <w:lang w:eastAsia="en-AU"/>
              </w:rPr>
            </w:pPr>
            <w:del w:id="9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556BA29" w14:textId="202A1C3F" w:rsidR="0067260A" w:rsidRPr="00CD2E4B" w:rsidDel="00C2732D" w:rsidRDefault="0067260A" w:rsidP="00150BF6">
            <w:pPr>
              <w:spacing w:after="0" w:line="276" w:lineRule="auto"/>
              <w:jc w:val="center"/>
              <w:rPr>
                <w:del w:id="92" w:author="Daniel Noble" w:date="2025-04-01T15:59:00Z" w16du:dateUtc="2025-04-01T04:59:00Z"/>
                <w:rFonts w:ascii="Times New Roman" w:eastAsia="Times New Roman" w:hAnsi="Times New Roman" w:cs="Times New Roman"/>
                <w:color w:val="000000"/>
                <w:sz w:val="24"/>
                <w:szCs w:val="24"/>
                <w:lang w:eastAsia="en-AU"/>
              </w:rPr>
            </w:pPr>
            <w:del w:id="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12</w:delText>
              </w:r>
            </w:del>
          </w:p>
        </w:tc>
      </w:tr>
      <w:tr w:rsidR="0067260A" w:rsidRPr="00FB384C" w:rsidDel="00C2732D" w14:paraId="06761120" w14:textId="6FEE4959" w:rsidTr="00150BF6">
        <w:trPr>
          <w:trHeight w:val="288"/>
          <w:jc w:val="center"/>
          <w:del w:id="94" w:author="Daniel Noble" w:date="2025-04-01T15:59:00Z"/>
        </w:trPr>
        <w:tc>
          <w:tcPr>
            <w:tcW w:w="3402" w:type="dxa"/>
            <w:tcBorders>
              <w:top w:val="nil"/>
              <w:left w:val="single" w:sz="4" w:space="0" w:color="auto"/>
              <w:bottom w:val="nil"/>
              <w:right w:val="nil"/>
            </w:tcBorders>
            <w:shd w:val="clear" w:color="auto" w:fill="auto"/>
            <w:noWrap/>
            <w:vAlign w:val="bottom"/>
            <w:hideMark/>
          </w:tcPr>
          <w:p w14:paraId="7F53034E" w14:textId="38C28207" w:rsidR="0067260A" w:rsidRPr="00CD2E4B" w:rsidDel="00C2732D" w:rsidRDefault="0067260A" w:rsidP="00150BF6">
            <w:pPr>
              <w:spacing w:after="0" w:line="276" w:lineRule="auto"/>
              <w:rPr>
                <w:del w:id="95" w:author="Daniel Noble" w:date="2025-04-01T15:59:00Z" w16du:dateUtc="2025-04-01T04:59:00Z"/>
                <w:rFonts w:ascii="Times New Roman" w:eastAsia="Times New Roman" w:hAnsi="Times New Roman" w:cs="Times New Roman"/>
                <w:color w:val="000000"/>
                <w:sz w:val="24"/>
                <w:szCs w:val="24"/>
                <w:lang w:eastAsia="en-AU"/>
              </w:rPr>
            </w:pPr>
            <w:del w:id="9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EB2BC86" w14:textId="29964EE9" w:rsidR="0067260A" w:rsidRPr="00CD2E4B" w:rsidDel="00C2732D" w:rsidRDefault="0067260A" w:rsidP="00150BF6">
            <w:pPr>
              <w:spacing w:after="0" w:line="276" w:lineRule="auto"/>
              <w:rPr>
                <w:del w:id="97" w:author="Daniel Noble" w:date="2025-04-01T15:59:00Z" w16du:dateUtc="2025-04-01T04:59:00Z"/>
                <w:rFonts w:ascii="Times New Roman" w:eastAsia="Times New Roman" w:hAnsi="Times New Roman" w:cs="Times New Roman"/>
                <w:color w:val="000000"/>
                <w:sz w:val="24"/>
                <w:szCs w:val="24"/>
                <w:lang w:eastAsia="en-AU"/>
              </w:rPr>
            </w:pPr>
            <w:del w:id="9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Larvae Period</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9F73DD1" w14:textId="61A3EA4E" w:rsidR="0067260A" w:rsidRPr="00CD2E4B" w:rsidDel="00C2732D" w:rsidRDefault="0067260A" w:rsidP="00150BF6">
            <w:pPr>
              <w:spacing w:after="0" w:line="276" w:lineRule="auto"/>
              <w:jc w:val="center"/>
              <w:rPr>
                <w:del w:id="99" w:author="Daniel Noble" w:date="2025-04-01T15:59:00Z" w16du:dateUtc="2025-04-01T04:59:00Z"/>
                <w:rFonts w:ascii="Times New Roman" w:eastAsia="Times New Roman" w:hAnsi="Times New Roman" w:cs="Times New Roman"/>
                <w:color w:val="000000"/>
                <w:sz w:val="24"/>
                <w:szCs w:val="24"/>
                <w:lang w:eastAsia="en-AU"/>
              </w:rPr>
            </w:pPr>
            <w:del w:id="10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D0B4C4C" w14:textId="5E5E0472" w:rsidR="0067260A" w:rsidRPr="00CD2E4B" w:rsidDel="00C2732D" w:rsidRDefault="0067260A" w:rsidP="00150BF6">
            <w:pPr>
              <w:spacing w:after="0" w:line="276" w:lineRule="auto"/>
              <w:jc w:val="center"/>
              <w:rPr>
                <w:del w:id="101" w:author="Daniel Noble" w:date="2025-04-01T15:59:00Z" w16du:dateUtc="2025-04-01T04:59:00Z"/>
                <w:rFonts w:ascii="Times New Roman" w:eastAsia="Times New Roman" w:hAnsi="Times New Roman" w:cs="Times New Roman"/>
                <w:color w:val="000000"/>
                <w:sz w:val="24"/>
                <w:szCs w:val="24"/>
                <w:lang w:eastAsia="en-AU"/>
              </w:rPr>
            </w:pPr>
            <w:del w:id="10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9</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57AE37C" w14:textId="63E1FE86" w:rsidR="0067260A" w:rsidRPr="00CD2E4B" w:rsidDel="00C2732D" w:rsidRDefault="0067260A" w:rsidP="00150BF6">
            <w:pPr>
              <w:spacing w:after="0" w:line="276" w:lineRule="auto"/>
              <w:jc w:val="center"/>
              <w:rPr>
                <w:del w:id="103" w:author="Daniel Noble" w:date="2025-04-01T15:59:00Z" w16du:dateUtc="2025-04-01T04:59:00Z"/>
                <w:rFonts w:ascii="Times New Roman" w:eastAsia="Times New Roman" w:hAnsi="Times New Roman" w:cs="Times New Roman"/>
                <w:color w:val="000000"/>
                <w:sz w:val="24"/>
                <w:szCs w:val="24"/>
                <w:lang w:eastAsia="en-AU"/>
              </w:rPr>
            </w:pPr>
            <w:del w:id="1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18</w:delText>
              </w:r>
            </w:del>
          </w:p>
        </w:tc>
      </w:tr>
      <w:tr w:rsidR="0067260A" w:rsidRPr="00FB384C" w:rsidDel="00C2732D" w14:paraId="49B20ED5" w14:textId="471FF606" w:rsidTr="00150BF6">
        <w:trPr>
          <w:trHeight w:val="288"/>
          <w:jc w:val="center"/>
          <w:del w:id="105" w:author="Daniel Noble" w:date="2025-04-01T15:59:00Z"/>
        </w:trPr>
        <w:tc>
          <w:tcPr>
            <w:tcW w:w="3402" w:type="dxa"/>
            <w:tcBorders>
              <w:top w:val="nil"/>
              <w:left w:val="single" w:sz="4" w:space="0" w:color="auto"/>
              <w:bottom w:val="nil"/>
              <w:right w:val="nil"/>
            </w:tcBorders>
            <w:shd w:val="clear" w:color="auto" w:fill="auto"/>
            <w:noWrap/>
            <w:vAlign w:val="bottom"/>
            <w:hideMark/>
          </w:tcPr>
          <w:p w14:paraId="7A7B9C83" w14:textId="1D53F7E8" w:rsidR="0067260A" w:rsidRPr="00CD2E4B" w:rsidDel="00C2732D" w:rsidRDefault="0067260A" w:rsidP="00150BF6">
            <w:pPr>
              <w:spacing w:after="0" w:line="276" w:lineRule="auto"/>
              <w:rPr>
                <w:del w:id="106" w:author="Daniel Noble" w:date="2025-04-01T15:59:00Z" w16du:dateUtc="2025-04-01T04:59:00Z"/>
                <w:rFonts w:ascii="Times New Roman" w:eastAsia="Times New Roman" w:hAnsi="Times New Roman" w:cs="Times New Roman"/>
                <w:color w:val="000000"/>
                <w:sz w:val="24"/>
                <w:szCs w:val="24"/>
                <w:lang w:eastAsia="en-AU"/>
              </w:rPr>
            </w:pPr>
            <w:del w:id="10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3304E04" w14:textId="56B892DC" w:rsidR="0067260A" w:rsidRPr="00CD2E4B" w:rsidDel="00C2732D" w:rsidRDefault="0067260A" w:rsidP="00150BF6">
            <w:pPr>
              <w:spacing w:after="0" w:line="276" w:lineRule="auto"/>
              <w:rPr>
                <w:del w:id="108" w:author="Daniel Noble" w:date="2025-04-01T15:59:00Z" w16du:dateUtc="2025-04-01T04:59:00Z"/>
                <w:rFonts w:ascii="Times New Roman" w:eastAsia="Times New Roman" w:hAnsi="Times New Roman" w:cs="Times New Roman"/>
                <w:color w:val="000000"/>
                <w:sz w:val="24"/>
                <w:szCs w:val="24"/>
                <w:lang w:eastAsia="en-AU"/>
              </w:rPr>
            </w:pPr>
            <w:del w:id="10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Larval Development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F2DD62F" w14:textId="1263E42D" w:rsidR="0067260A" w:rsidRPr="00CD2E4B" w:rsidDel="00C2732D" w:rsidRDefault="0067260A" w:rsidP="00150BF6">
            <w:pPr>
              <w:spacing w:after="0" w:line="276" w:lineRule="auto"/>
              <w:jc w:val="center"/>
              <w:rPr>
                <w:del w:id="110" w:author="Daniel Noble" w:date="2025-04-01T15:59:00Z" w16du:dateUtc="2025-04-01T04:59:00Z"/>
                <w:rFonts w:ascii="Times New Roman" w:eastAsia="Times New Roman" w:hAnsi="Times New Roman" w:cs="Times New Roman"/>
                <w:color w:val="000000"/>
                <w:sz w:val="24"/>
                <w:szCs w:val="24"/>
                <w:lang w:eastAsia="en-AU"/>
              </w:rPr>
            </w:pPr>
            <w:del w:id="11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C7E7DC0" w14:textId="2148A6DF" w:rsidR="0067260A" w:rsidRPr="00CD2E4B" w:rsidDel="00C2732D" w:rsidRDefault="0067260A" w:rsidP="00150BF6">
            <w:pPr>
              <w:spacing w:after="0" w:line="276" w:lineRule="auto"/>
              <w:jc w:val="center"/>
              <w:rPr>
                <w:del w:id="112" w:author="Daniel Noble" w:date="2025-04-01T15:59:00Z" w16du:dateUtc="2025-04-01T04:59:00Z"/>
                <w:rFonts w:ascii="Times New Roman" w:eastAsia="Times New Roman" w:hAnsi="Times New Roman" w:cs="Times New Roman"/>
                <w:color w:val="000000"/>
                <w:sz w:val="24"/>
                <w:szCs w:val="24"/>
                <w:lang w:eastAsia="en-AU"/>
              </w:rPr>
            </w:pPr>
            <w:del w:id="1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BAAFCD3" w14:textId="735CB887" w:rsidR="0067260A" w:rsidRPr="00CD2E4B" w:rsidDel="00C2732D" w:rsidRDefault="0067260A" w:rsidP="00150BF6">
            <w:pPr>
              <w:spacing w:after="0" w:line="276" w:lineRule="auto"/>
              <w:jc w:val="center"/>
              <w:rPr>
                <w:del w:id="114" w:author="Daniel Noble" w:date="2025-04-01T15:59:00Z" w16du:dateUtc="2025-04-01T04:59:00Z"/>
                <w:rFonts w:ascii="Times New Roman" w:eastAsia="Times New Roman" w:hAnsi="Times New Roman" w:cs="Times New Roman"/>
                <w:color w:val="000000"/>
                <w:sz w:val="24"/>
                <w:szCs w:val="24"/>
                <w:lang w:eastAsia="en-AU"/>
              </w:rPr>
            </w:pPr>
            <w:del w:id="1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10</w:delText>
              </w:r>
            </w:del>
          </w:p>
        </w:tc>
      </w:tr>
      <w:tr w:rsidR="0067260A" w:rsidRPr="00FB384C" w:rsidDel="00C2732D" w14:paraId="18816DDE" w14:textId="145F5FEA" w:rsidTr="00150BF6">
        <w:trPr>
          <w:trHeight w:val="288"/>
          <w:jc w:val="center"/>
          <w:del w:id="116" w:author="Daniel Noble" w:date="2025-04-01T15:59:00Z"/>
        </w:trPr>
        <w:tc>
          <w:tcPr>
            <w:tcW w:w="3402" w:type="dxa"/>
            <w:tcBorders>
              <w:top w:val="nil"/>
              <w:left w:val="single" w:sz="4" w:space="0" w:color="auto"/>
              <w:bottom w:val="nil"/>
              <w:right w:val="nil"/>
            </w:tcBorders>
            <w:shd w:val="clear" w:color="auto" w:fill="auto"/>
            <w:noWrap/>
            <w:vAlign w:val="bottom"/>
            <w:hideMark/>
          </w:tcPr>
          <w:p w14:paraId="4EEFD599" w14:textId="73F7BAD9" w:rsidR="0067260A" w:rsidRPr="00CD2E4B" w:rsidDel="00C2732D" w:rsidRDefault="0067260A" w:rsidP="00150BF6">
            <w:pPr>
              <w:spacing w:after="0" w:line="276" w:lineRule="auto"/>
              <w:rPr>
                <w:del w:id="117" w:author="Daniel Noble" w:date="2025-04-01T15:59:00Z" w16du:dateUtc="2025-04-01T04:59:00Z"/>
                <w:rFonts w:ascii="Times New Roman" w:eastAsia="Times New Roman" w:hAnsi="Times New Roman" w:cs="Times New Roman"/>
                <w:color w:val="000000"/>
                <w:sz w:val="24"/>
                <w:szCs w:val="24"/>
                <w:lang w:eastAsia="en-AU"/>
              </w:rPr>
            </w:pPr>
            <w:del w:id="11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1E22EB7" w14:textId="72E6947F" w:rsidR="0067260A" w:rsidRPr="00CD2E4B" w:rsidDel="00C2732D" w:rsidRDefault="0067260A" w:rsidP="00150BF6">
            <w:pPr>
              <w:spacing w:after="0" w:line="276" w:lineRule="auto"/>
              <w:rPr>
                <w:del w:id="119" w:author="Daniel Noble" w:date="2025-04-01T15:59:00Z" w16du:dateUtc="2025-04-01T04:59:00Z"/>
                <w:rFonts w:ascii="Times New Roman" w:eastAsia="Times New Roman" w:hAnsi="Times New Roman" w:cs="Times New Roman"/>
                <w:color w:val="000000"/>
                <w:sz w:val="24"/>
                <w:szCs w:val="24"/>
                <w:lang w:eastAsia="en-AU"/>
              </w:rPr>
            </w:pPr>
            <w:del w:id="12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Larval Period</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D26FE0B" w14:textId="166320E3" w:rsidR="0067260A" w:rsidRPr="00CD2E4B" w:rsidDel="00C2732D" w:rsidRDefault="0067260A" w:rsidP="00150BF6">
            <w:pPr>
              <w:spacing w:after="0" w:line="276" w:lineRule="auto"/>
              <w:jc w:val="center"/>
              <w:rPr>
                <w:del w:id="121" w:author="Daniel Noble" w:date="2025-04-01T15:59:00Z" w16du:dateUtc="2025-04-01T04:59:00Z"/>
                <w:rFonts w:ascii="Times New Roman" w:eastAsia="Times New Roman" w:hAnsi="Times New Roman" w:cs="Times New Roman"/>
                <w:color w:val="000000"/>
                <w:sz w:val="24"/>
                <w:szCs w:val="24"/>
                <w:lang w:eastAsia="en-AU"/>
              </w:rPr>
            </w:pPr>
            <w:del w:id="12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BECC47D" w14:textId="0FB008BB" w:rsidR="0067260A" w:rsidRPr="00CD2E4B" w:rsidDel="00C2732D" w:rsidRDefault="0067260A" w:rsidP="00150BF6">
            <w:pPr>
              <w:spacing w:after="0" w:line="276" w:lineRule="auto"/>
              <w:jc w:val="center"/>
              <w:rPr>
                <w:del w:id="123" w:author="Daniel Noble" w:date="2025-04-01T15:59:00Z" w16du:dateUtc="2025-04-01T04:59:00Z"/>
                <w:rFonts w:ascii="Times New Roman" w:eastAsia="Times New Roman" w:hAnsi="Times New Roman" w:cs="Times New Roman"/>
                <w:color w:val="000000"/>
                <w:sz w:val="24"/>
                <w:szCs w:val="24"/>
                <w:lang w:eastAsia="en-AU"/>
              </w:rPr>
            </w:pPr>
            <w:del w:id="12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53AB6BD" w14:textId="44733FB2" w:rsidR="0067260A" w:rsidRPr="00CD2E4B" w:rsidDel="00C2732D" w:rsidRDefault="0067260A" w:rsidP="00150BF6">
            <w:pPr>
              <w:spacing w:after="0" w:line="276" w:lineRule="auto"/>
              <w:jc w:val="center"/>
              <w:rPr>
                <w:del w:id="125" w:author="Daniel Noble" w:date="2025-04-01T15:59:00Z" w16du:dateUtc="2025-04-01T04:59:00Z"/>
                <w:rFonts w:ascii="Times New Roman" w:eastAsia="Times New Roman" w:hAnsi="Times New Roman" w:cs="Times New Roman"/>
                <w:color w:val="000000"/>
                <w:sz w:val="24"/>
                <w:szCs w:val="24"/>
                <w:lang w:eastAsia="en-AU"/>
              </w:rPr>
            </w:pPr>
            <w:del w:id="1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15</w:delText>
              </w:r>
            </w:del>
          </w:p>
        </w:tc>
      </w:tr>
      <w:tr w:rsidR="0067260A" w:rsidRPr="00FB384C" w:rsidDel="00C2732D" w14:paraId="3FBD97CD" w14:textId="626AED62" w:rsidTr="00150BF6">
        <w:trPr>
          <w:trHeight w:val="288"/>
          <w:jc w:val="center"/>
          <w:del w:id="127"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3860A521" w14:textId="5EACAE27" w:rsidR="0067260A" w:rsidRPr="00CD2E4B" w:rsidDel="00C2732D" w:rsidRDefault="0067260A" w:rsidP="00150BF6">
            <w:pPr>
              <w:spacing w:after="0" w:line="276" w:lineRule="auto"/>
              <w:rPr>
                <w:del w:id="128" w:author="Daniel Noble" w:date="2025-04-01T15:59:00Z" w16du:dateUtc="2025-04-01T04:59:00Z"/>
                <w:rFonts w:ascii="Times New Roman" w:eastAsia="Times New Roman" w:hAnsi="Times New Roman" w:cs="Times New Roman"/>
                <w:color w:val="000000"/>
                <w:sz w:val="24"/>
                <w:szCs w:val="24"/>
                <w:lang w:eastAsia="en-AU"/>
              </w:rPr>
            </w:pPr>
            <w:del w:id="12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EABC7C4" w14:textId="5DE0A8C8" w:rsidR="0067260A" w:rsidRPr="00CD2E4B" w:rsidDel="00C2732D" w:rsidRDefault="0067260A" w:rsidP="00150BF6">
            <w:pPr>
              <w:spacing w:after="0" w:line="276" w:lineRule="auto"/>
              <w:rPr>
                <w:del w:id="130" w:author="Daniel Noble" w:date="2025-04-01T15:59:00Z" w16du:dateUtc="2025-04-01T04:59:00Z"/>
                <w:rFonts w:ascii="Times New Roman" w:eastAsia="Times New Roman" w:hAnsi="Times New Roman" w:cs="Times New Roman"/>
                <w:b/>
                <w:bCs/>
                <w:color w:val="000000"/>
                <w:sz w:val="24"/>
                <w:szCs w:val="24"/>
                <w:lang w:eastAsia="en-AU"/>
              </w:rPr>
            </w:pPr>
            <w:del w:id="13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F1B8FCE" w14:textId="40821213" w:rsidR="0067260A" w:rsidRPr="00CD2E4B" w:rsidDel="00C2732D" w:rsidRDefault="0067260A" w:rsidP="00150BF6">
            <w:pPr>
              <w:spacing w:after="0" w:line="276" w:lineRule="auto"/>
              <w:jc w:val="center"/>
              <w:rPr>
                <w:del w:id="132" w:author="Daniel Noble" w:date="2025-04-01T15:59:00Z" w16du:dateUtc="2025-04-01T04:59:00Z"/>
                <w:rFonts w:ascii="Times New Roman" w:eastAsia="Times New Roman" w:hAnsi="Times New Roman" w:cs="Times New Roman"/>
                <w:color w:val="000000"/>
                <w:sz w:val="24"/>
                <w:szCs w:val="24"/>
                <w:lang w:eastAsia="en-AU"/>
              </w:rPr>
            </w:pPr>
            <w:del w:id="13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F68B75C" w14:textId="5D77106E" w:rsidR="0067260A" w:rsidRPr="00CD2E4B" w:rsidDel="00C2732D" w:rsidRDefault="0067260A" w:rsidP="00150BF6">
            <w:pPr>
              <w:spacing w:after="0" w:line="276" w:lineRule="auto"/>
              <w:jc w:val="center"/>
              <w:rPr>
                <w:del w:id="134" w:author="Daniel Noble" w:date="2025-04-01T15:59:00Z" w16du:dateUtc="2025-04-01T04:59:00Z"/>
                <w:rFonts w:ascii="Times New Roman" w:eastAsia="Times New Roman" w:hAnsi="Times New Roman" w:cs="Times New Roman"/>
                <w:color w:val="000000"/>
                <w:sz w:val="24"/>
                <w:szCs w:val="24"/>
                <w:lang w:eastAsia="en-AU"/>
              </w:rPr>
            </w:pPr>
            <w:del w:id="13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F4F4959" w14:textId="0AD682F7" w:rsidR="0067260A" w:rsidRPr="00CD2E4B" w:rsidDel="00C2732D" w:rsidRDefault="0067260A" w:rsidP="00150BF6">
            <w:pPr>
              <w:spacing w:after="0" w:line="276" w:lineRule="auto"/>
              <w:jc w:val="center"/>
              <w:rPr>
                <w:del w:id="136" w:author="Daniel Noble" w:date="2025-04-01T15:59:00Z" w16du:dateUtc="2025-04-01T04:59:00Z"/>
                <w:rFonts w:ascii="Times New Roman" w:eastAsia="Times New Roman" w:hAnsi="Times New Roman" w:cs="Times New Roman"/>
                <w:color w:val="000000"/>
                <w:sz w:val="24"/>
                <w:szCs w:val="24"/>
                <w:lang w:eastAsia="en-AU"/>
              </w:rPr>
            </w:pPr>
            <w:del w:id="13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55</w:delText>
              </w:r>
            </w:del>
          </w:p>
        </w:tc>
      </w:tr>
      <w:tr w:rsidR="0067260A" w:rsidRPr="00FB384C" w:rsidDel="00C2732D" w14:paraId="40A33CFF" w14:textId="08B2CD57" w:rsidTr="00150BF6">
        <w:trPr>
          <w:trHeight w:val="288"/>
          <w:jc w:val="center"/>
          <w:del w:id="138" w:author="Daniel Noble" w:date="2025-04-01T15:59:00Z"/>
        </w:trPr>
        <w:tc>
          <w:tcPr>
            <w:tcW w:w="3402" w:type="dxa"/>
            <w:tcBorders>
              <w:top w:val="nil"/>
              <w:left w:val="nil"/>
              <w:bottom w:val="nil"/>
              <w:right w:val="nil"/>
            </w:tcBorders>
            <w:shd w:val="clear" w:color="auto" w:fill="auto"/>
            <w:noWrap/>
            <w:vAlign w:val="bottom"/>
            <w:hideMark/>
          </w:tcPr>
          <w:p w14:paraId="67755D5A" w14:textId="3B21B686" w:rsidR="0067260A" w:rsidRPr="00CD2E4B" w:rsidDel="00C2732D" w:rsidRDefault="0067260A" w:rsidP="00150BF6">
            <w:pPr>
              <w:spacing w:after="0" w:line="276" w:lineRule="auto"/>
              <w:jc w:val="center"/>
              <w:rPr>
                <w:del w:id="139"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1C8B2349" w14:textId="71305F4B" w:rsidR="0067260A" w:rsidRPr="00CD2E4B" w:rsidDel="00C2732D" w:rsidRDefault="0067260A" w:rsidP="00150BF6">
            <w:pPr>
              <w:spacing w:after="0" w:line="276" w:lineRule="auto"/>
              <w:rPr>
                <w:del w:id="140" w:author="Daniel Noble" w:date="2025-04-01T15:59:00Z" w16du:dateUtc="2025-04-01T04:59:00Z"/>
                <w:rFonts w:ascii="Times New Roman" w:eastAsia="Times New Roman" w:hAnsi="Times New Roman" w:cs="Times New Roman"/>
                <w:b/>
                <w:bCs/>
                <w:color w:val="000000"/>
                <w:sz w:val="24"/>
                <w:szCs w:val="24"/>
                <w:lang w:eastAsia="en-AU"/>
              </w:rPr>
            </w:pPr>
            <w:del w:id="14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20D555FA" w14:textId="7E26DAD7" w:rsidR="0067260A" w:rsidRPr="00CD2E4B" w:rsidDel="00C2732D" w:rsidRDefault="0067260A" w:rsidP="00150BF6">
            <w:pPr>
              <w:spacing w:after="0" w:line="276" w:lineRule="auto"/>
              <w:jc w:val="center"/>
              <w:rPr>
                <w:del w:id="142" w:author="Daniel Noble" w:date="2025-04-01T15:59:00Z" w16du:dateUtc="2025-04-01T04:59:00Z"/>
                <w:rFonts w:ascii="Times New Roman" w:eastAsia="Times New Roman" w:hAnsi="Times New Roman" w:cs="Times New Roman"/>
                <w:b/>
                <w:bCs/>
                <w:color w:val="000000"/>
                <w:sz w:val="24"/>
                <w:szCs w:val="24"/>
                <w:lang w:eastAsia="en-AU"/>
              </w:rPr>
            </w:pPr>
            <w:del w:id="14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12</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335022F9" w14:textId="1085DEAE" w:rsidR="0067260A" w:rsidRPr="00CD2E4B" w:rsidDel="00C2732D" w:rsidRDefault="0067260A" w:rsidP="00150BF6">
            <w:pPr>
              <w:spacing w:after="0" w:line="276" w:lineRule="auto"/>
              <w:jc w:val="center"/>
              <w:rPr>
                <w:del w:id="144" w:author="Daniel Noble" w:date="2025-04-01T15:59:00Z" w16du:dateUtc="2025-04-01T04:59:00Z"/>
                <w:rFonts w:ascii="Times New Roman" w:eastAsia="Times New Roman" w:hAnsi="Times New Roman" w:cs="Times New Roman"/>
                <w:b/>
                <w:bCs/>
                <w:color w:val="000000"/>
                <w:sz w:val="24"/>
                <w:szCs w:val="24"/>
                <w:lang w:eastAsia="en-AU"/>
              </w:rPr>
            </w:pPr>
            <w:del w:id="14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12</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245A8B6B" w14:textId="28CAD74F" w:rsidR="0067260A" w:rsidRPr="00CD2E4B" w:rsidDel="00C2732D" w:rsidRDefault="0067260A" w:rsidP="00150BF6">
            <w:pPr>
              <w:spacing w:after="0" w:line="276" w:lineRule="auto"/>
              <w:jc w:val="center"/>
              <w:rPr>
                <w:del w:id="146" w:author="Daniel Noble" w:date="2025-04-01T15:59:00Z" w16du:dateUtc="2025-04-01T04:59:00Z"/>
                <w:rFonts w:ascii="Times New Roman" w:eastAsia="Times New Roman" w:hAnsi="Times New Roman" w:cs="Times New Roman"/>
                <w:b/>
                <w:bCs/>
                <w:color w:val="000000"/>
                <w:sz w:val="24"/>
                <w:szCs w:val="24"/>
                <w:lang w:eastAsia="en-AU"/>
              </w:rPr>
            </w:pPr>
            <w:del w:id="14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55</w:delText>
              </w:r>
            </w:del>
          </w:p>
        </w:tc>
      </w:tr>
    </w:tbl>
    <w:p w14:paraId="5167D428" w14:textId="4E7C3BB3" w:rsidR="0067260A" w:rsidDel="00C2732D" w:rsidRDefault="0067260A" w:rsidP="0067260A">
      <w:pPr>
        <w:rPr>
          <w:del w:id="148" w:author="Daniel Noble" w:date="2025-04-01T15:59:00Z" w16du:dateUtc="2025-04-01T04:59:00Z"/>
        </w:rPr>
      </w:pPr>
    </w:p>
    <w:p w14:paraId="1742F45A" w14:textId="0F0B2B9B" w:rsidR="0067260A" w:rsidDel="00C2732D" w:rsidRDefault="0067260A" w:rsidP="0067260A">
      <w:pPr>
        <w:spacing w:line="480" w:lineRule="auto"/>
        <w:rPr>
          <w:del w:id="149" w:author="Daniel Noble" w:date="2025-04-01T15:59:00Z" w16du:dateUtc="2025-04-01T04:59:00Z"/>
          <w:rFonts w:ascii="Times New Roman" w:hAnsi="Times New Roman" w:cs="Times New Roman"/>
          <w:b/>
          <w:bCs/>
          <w:sz w:val="24"/>
          <w:szCs w:val="24"/>
        </w:rPr>
      </w:pPr>
    </w:p>
    <w:p w14:paraId="7EA4D0CC" w14:textId="3A948A2A" w:rsidR="0067260A" w:rsidDel="00C2732D" w:rsidRDefault="0067260A" w:rsidP="0067260A">
      <w:pPr>
        <w:spacing w:line="480" w:lineRule="auto"/>
        <w:rPr>
          <w:del w:id="150" w:author="Daniel Noble" w:date="2025-04-01T15:59:00Z" w16du:dateUtc="2025-04-01T04:59:00Z"/>
          <w:rFonts w:ascii="Times New Roman" w:hAnsi="Times New Roman" w:cs="Times New Roman"/>
          <w:b/>
          <w:bCs/>
          <w:sz w:val="24"/>
          <w:szCs w:val="24"/>
        </w:rPr>
      </w:pPr>
    </w:p>
    <w:p w14:paraId="13EB137B" w14:textId="6F853137" w:rsidR="0067260A" w:rsidDel="00C2732D" w:rsidRDefault="0067260A" w:rsidP="0067260A">
      <w:pPr>
        <w:spacing w:line="480" w:lineRule="auto"/>
        <w:rPr>
          <w:del w:id="151" w:author="Daniel Noble" w:date="2025-04-01T15:59:00Z" w16du:dateUtc="2025-04-01T04:59:00Z"/>
          <w:rFonts w:ascii="Times New Roman" w:hAnsi="Times New Roman" w:cs="Times New Roman"/>
          <w:b/>
          <w:bCs/>
          <w:sz w:val="24"/>
          <w:szCs w:val="24"/>
        </w:rPr>
      </w:pPr>
    </w:p>
    <w:p w14:paraId="3C57026B" w14:textId="63BE0184" w:rsidR="0067260A" w:rsidDel="00C2732D" w:rsidRDefault="0067260A" w:rsidP="0067260A">
      <w:pPr>
        <w:spacing w:line="480" w:lineRule="auto"/>
        <w:rPr>
          <w:del w:id="152" w:author="Daniel Noble" w:date="2025-04-01T15:59:00Z" w16du:dateUtc="2025-04-01T04:59:00Z"/>
          <w:rFonts w:ascii="Times New Roman" w:hAnsi="Times New Roman" w:cs="Times New Roman"/>
          <w:b/>
          <w:bCs/>
          <w:sz w:val="24"/>
          <w:szCs w:val="24"/>
        </w:rPr>
      </w:pPr>
    </w:p>
    <w:p w14:paraId="71048734" w14:textId="03E8C15D" w:rsidR="0067260A" w:rsidRPr="00CD2E4B" w:rsidDel="00C2732D" w:rsidRDefault="0067260A" w:rsidP="0067260A">
      <w:pPr>
        <w:spacing w:line="480" w:lineRule="auto"/>
        <w:rPr>
          <w:del w:id="153" w:author="Daniel Noble" w:date="2025-04-01T15:59:00Z" w16du:dateUtc="2025-04-01T04:59:00Z"/>
          <w:rFonts w:ascii="Times New Roman" w:hAnsi="Times New Roman" w:cs="Times New Roman"/>
          <w:sz w:val="24"/>
          <w:szCs w:val="24"/>
        </w:rPr>
      </w:pPr>
      <w:del w:id="154" w:author="Daniel Noble" w:date="2025-04-01T15:59:00Z" w16du:dateUtc="2025-04-01T04:59:00Z">
        <w:r w:rsidRPr="00CD2E4B" w:rsidDel="00C2732D">
          <w:rPr>
            <w:rFonts w:ascii="Times New Roman" w:hAnsi="Times New Roman" w:cs="Times New Roman"/>
            <w:b/>
            <w:bCs/>
            <w:sz w:val="24"/>
            <w:szCs w:val="24"/>
          </w:rPr>
          <w:delText xml:space="preserve">Table S4 Juvenile development. </w:delText>
        </w:r>
        <w:r w:rsidRPr="00CD2E4B" w:rsidDel="00C2732D">
          <w:rPr>
            <w:rFonts w:ascii="Times New Roman" w:hAnsi="Times New Roman" w:cs="Times New Roman"/>
            <w:sz w:val="24"/>
            <w:szCs w:val="24"/>
          </w:rPr>
          <w:delText xml:space="preserve">The consistency adjustments (if any) for treatment exposure periods that were categorised as occurring during Juvenile development. These records were used for the meta-regression analysis of the developmental subset with exposure period as a moderator. Number of studies, species and effects sizes are totals from the subset of data with developmental plasticity treatments. </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52FF3F3A" w14:textId="106E7BEA" w:rsidTr="00150BF6">
        <w:trPr>
          <w:trHeight w:val="288"/>
          <w:jc w:val="center"/>
          <w:del w:id="155" w:author="Daniel Noble" w:date="2025-04-01T15:59:00Z"/>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5C3C8E8" w14:textId="51ED1C96" w:rsidR="0067260A" w:rsidRPr="00CD2E4B" w:rsidDel="00C2732D" w:rsidRDefault="0067260A" w:rsidP="00150BF6">
            <w:pPr>
              <w:spacing w:after="0" w:line="276" w:lineRule="auto"/>
              <w:jc w:val="center"/>
              <w:rPr>
                <w:del w:id="156" w:author="Daniel Noble" w:date="2025-04-01T15:59:00Z" w16du:dateUtc="2025-04-01T04:59:00Z"/>
                <w:rFonts w:ascii="Times New Roman" w:eastAsia="Times New Roman" w:hAnsi="Times New Roman" w:cs="Times New Roman"/>
                <w:b/>
                <w:bCs/>
                <w:color w:val="000000"/>
                <w:sz w:val="24"/>
                <w:szCs w:val="24"/>
                <w:lang w:eastAsia="en-AU"/>
              </w:rPr>
            </w:pPr>
            <w:del w:id="15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Juvenile Category</w:delText>
              </w:r>
            </w:del>
          </w:p>
        </w:tc>
      </w:tr>
      <w:tr w:rsidR="0067260A" w:rsidRPr="00FB384C" w:rsidDel="00C2732D" w14:paraId="1662E303" w14:textId="5CFDE0EA" w:rsidTr="00150BF6">
        <w:trPr>
          <w:trHeight w:val="288"/>
          <w:jc w:val="center"/>
          <w:del w:id="158"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252970D5" w14:textId="4F86A910" w:rsidR="0067260A" w:rsidRPr="00CD2E4B" w:rsidDel="00C2732D" w:rsidRDefault="0067260A" w:rsidP="00150BF6">
            <w:pPr>
              <w:spacing w:after="0" w:line="276" w:lineRule="auto"/>
              <w:jc w:val="center"/>
              <w:rPr>
                <w:del w:id="159" w:author="Daniel Noble" w:date="2025-04-01T15:59:00Z" w16du:dateUtc="2025-04-01T04:59:00Z"/>
                <w:rFonts w:ascii="Times New Roman" w:eastAsia="Times New Roman" w:hAnsi="Times New Roman" w:cs="Times New Roman"/>
                <w:b/>
                <w:bCs/>
                <w:color w:val="000000"/>
                <w:sz w:val="24"/>
                <w:szCs w:val="24"/>
                <w:lang w:eastAsia="en-AU"/>
              </w:rPr>
            </w:pPr>
            <w:del w:id="16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41DA7046" w14:textId="263BA453" w:rsidR="0067260A" w:rsidRPr="00CD2E4B" w:rsidDel="00C2732D" w:rsidRDefault="0067260A" w:rsidP="00150BF6">
            <w:pPr>
              <w:spacing w:after="0" w:line="276" w:lineRule="auto"/>
              <w:jc w:val="center"/>
              <w:rPr>
                <w:del w:id="161" w:author="Daniel Noble" w:date="2025-04-01T15:59:00Z" w16du:dateUtc="2025-04-01T04:59:00Z"/>
                <w:rFonts w:ascii="Times New Roman" w:eastAsia="Times New Roman" w:hAnsi="Times New Roman" w:cs="Times New Roman"/>
                <w:b/>
                <w:bCs/>
                <w:color w:val="000000"/>
                <w:sz w:val="24"/>
                <w:szCs w:val="24"/>
                <w:lang w:eastAsia="en-AU"/>
              </w:rPr>
            </w:pPr>
            <w:del w:id="16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7411FF8C" w14:textId="19435770" w:rsidR="0067260A" w:rsidRPr="00CD2E4B" w:rsidDel="00C2732D" w:rsidRDefault="0067260A" w:rsidP="00150BF6">
            <w:pPr>
              <w:spacing w:after="0" w:line="276" w:lineRule="auto"/>
              <w:jc w:val="center"/>
              <w:rPr>
                <w:del w:id="163" w:author="Daniel Noble" w:date="2025-04-01T15:59:00Z" w16du:dateUtc="2025-04-01T04:59:00Z"/>
                <w:rFonts w:ascii="Times New Roman" w:eastAsia="Times New Roman" w:hAnsi="Times New Roman" w:cs="Times New Roman"/>
                <w:b/>
                <w:bCs/>
                <w:color w:val="000000"/>
                <w:sz w:val="24"/>
                <w:szCs w:val="24"/>
                <w:lang w:eastAsia="en-AU"/>
              </w:rPr>
            </w:pPr>
            <w:del w:id="16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7185A10E" w14:textId="4AF53BCF" w:rsidR="0067260A" w:rsidRPr="00CD2E4B" w:rsidDel="00C2732D" w:rsidRDefault="0067260A" w:rsidP="00150BF6">
            <w:pPr>
              <w:spacing w:after="0" w:line="276" w:lineRule="auto"/>
              <w:jc w:val="center"/>
              <w:rPr>
                <w:del w:id="165" w:author="Daniel Noble" w:date="2025-04-01T15:59:00Z" w16du:dateUtc="2025-04-01T04:59:00Z"/>
                <w:rFonts w:ascii="Times New Roman" w:eastAsia="Times New Roman" w:hAnsi="Times New Roman" w:cs="Times New Roman"/>
                <w:b/>
                <w:bCs/>
                <w:color w:val="000000"/>
                <w:sz w:val="24"/>
                <w:szCs w:val="24"/>
                <w:lang w:eastAsia="en-AU"/>
              </w:rPr>
            </w:pPr>
            <w:del w:id="16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2E809863" w14:textId="6A691956" w:rsidR="0067260A" w:rsidRPr="00CD2E4B" w:rsidDel="00C2732D" w:rsidRDefault="0067260A" w:rsidP="00150BF6">
            <w:pPr>
              <w:spacing w:after="0" w:line="276" w:lineRule="auto"/>
              <w:jc w:val="center"/>
              <w:rPr>
                <w:del w:id="167" w:author="Daniel Noble" w:date="2025-04-01T15:59:00Z" w16du:dateUtc="2025-04-01T04:59:00Z"/>
                <w:rFonts w:ascii="Times New Roman" w:eastAsia="Times New Roman" w:hAnsi="Times New Roman" w:cs="Times New Roman"/>
                <w:b/>
                <w:bCs/>
                <w:color w:val="000000"/>
                <w:sz w:val="24"/>
                <w:szCs w:val="24"/>
                <w:lang w:eastAsia="en-AU"/>
              </w:rPr>
            </w:pPr>
            <w:del w:id="16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08ABE15A" w14:textId="343C8B72" w:rsidTr="00150BF6">
        <w:trPr>
          <w:trHeight w:val="288"/>
          <w:jc w:val="center"/>
          <w:del w:id="169" w:author="Daniel Noble" w:date="2025-04-01T15:59:00Z"/>
        </w:trPr>
        <w:tc>
          <w:tcPr>
            <w:tcW w:w="3402" w:type="dxa"/>
            <w:tcBorders>
              <w:top w:val="nil"/>
              <w:left w:val="single" w:sz="4" w:space="0" w:color="auto"/>
              <w:bottom w:val="nil"/>
              <w:right w:val="nil"/>
            </w:tcBorders>
            <w:shd w:val="clear" w:color="auto" w:fill="auto"/>
            <w:noWrap/>
            <w:vAlign w:val="bottom"/>
            <w:hideMark/>
          </w:tcPr>
          <w:p w14:paraId="6AABA3C8" w14:textId="2E58E6B7" w:rsidR="0067260A" w:rsidRPr="00CD2E4B" w:rsidDel="00C2732D" w:rsidRDefault="0067260A" w:rsidP="00150BF6">
            <w:pPr>
              <w:spacing w:after="0" w:line="276" w:lineRule="auto"/>
              <w:rPr>
                <w:del w:id="170" w:author="Daniel Noble" w:date="2025-04-01T15:59:00Z" w16du:dateUtc="2025-04-01T04:59:00Z"/>
                <w:rFonts w:ascii="Times New Roman" w:eastAsia="Times New Roman" w:hAnsi="Times New Roman" w:cs="Times New Roman"/>
                <w:color w:val="000000"/>
                <w:sz w:val="24"/>
                <w:szCs w:val="24"/>
                <w:lang w:eastAsia="en-AU"/>
              </w:rPr>
            </w:pPr>
            <w:del w:id="17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Juvenile Period</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5B72A9D" w14:textId="1099D7E8" w:rsidR="0067260A" w:rsidRPr="00CD2E4B" w:rsidDel="00C2732D" w:rsidRDefault="0067260A" w:rsidP="00150BF6">
            <w:pPr>
              <w:spacing w:after="0" w:line="276" w:lineRule="auto"/>
              <w:rPr>
                <w:del w:id="172" w:author="Daniel Noble" w:date="2025-04-01T15:59:00Z" w16du:dateUtc="2025-04-01T04:59:00Z"/>
                <w:rFonts w:ascii="Times New Roman" w:eastAsia="Times New Roman" w:hAnsi="Times New Roman" w:cs="Times New Roman"/>
                <w:color w:val="000000"/>
                <w:sz w:val="24"/>
                <w:szCs w:val="24"/>
                <w:lang w:eastAsia="en-AU"/>
              </w:rPr>
            </w:pPr>
            <w:del w:id="17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Juvenile Period</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EEAA5A5" w14:textId="0E433AE2" w:rsidR="0067260A" w:rsidRPr="00CD2E4B" w:rsidDel="00C2732D" w:rsidRDefault="0067260A" w:rsidP="00150BF6">
            <w:pPr>
              <w:spacing w:after="0" w:line="276" w:lineRule="auto"/>
              <w:jc w:val="center"/>
              <w:rPr>
                <w:del w:id="174" w:author="Daniel Noble" w:date="2025-04-01T15:59:00Z" w16du:dateUtc="2025-04-01T04:59:00Z"/>
                <w:rFonts w:ascii="Times New Roman" w:eastAsia="Times New Roman" w:hAnsi="Times New Roman" w:cs="Times New Roman"/>
                <w:color w:val="000000"/>
                <w:sz w:val="24"/>
                <w:szCs w:val="24"/>
                <w:lang w:eastAsia="en-AU"/>
              </w:rPr>
            </w:pPr>
            <w:del w:id="17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AE19843" w14:textId="7F173778" w:rsidR="0067260A" w:rsidRPr="00CD2E4B" w:rsidDel="00C2732D" w:rsidRDefault="0067260A" w:rsidP="00150BF6">
            <w:pPr>
              <w:spacing w:after="0" w:line="276" w:lineRule="auto"/>
              <w:jc w:val="center"/>
              <w:rPr>
                <w:del w:id="176" w:author="Daniel Noble" w:date="2025-04-01T15:59:00Z" w16du:dateUtc="2025-04-01T04:59:00Z"/>
                <w:rFonts w:ascii="Times New Roman" w:eastAsia="Times New Roman" w:hAnsi="Times New Roman" w:cs="Times New Roman"/>
                <w:color w:val="000000"/>
                <w:sz w:val="24"/>
                <w:szCs w:val="24"/>
                <w:lang w:eastAsia="en-AU"/>
              </w:rPr>
            </w:pPr>
            <w:del w:id="17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B9B1CC6" w14:textId="03A38BF3" w:rsidR="0067260A" w:rsidRPr="00CD2E4B" w:rsidDel="00C2732D" w:rsidRDefault="0067260A" w:rsidP="00150BF6">
            <w:pPr>
              <w:spacing w:after="0" w:line="276" w:lineRule="auto"/>
              <w:jc w:val="center"/>
              <w:rPr>
                <w:del w:id="178" w:author="Daniel Noble" w:date="2025-04-01T15:59:00Z" w16du:dateUtc="2025-04-01T04:59:00Z"/>
                <w:rFonts w:ascii="Times New Roman" w:eastAsia="Times New Roman" w:hAnsi="Times New Roman" w:cs="Times New Roman"/>
                <w:color w:val="000000"/>
                <w:sz w:val="24"/>
                <w:szCs w:val="24"/>
                <w:lang w:eastAsia="en-AU"/>
              </w:rPr>
            </w:pPr>
            <w:del w:id="17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r>
      <w:tr w:rsidR="0067260A" w:rsidRPr="00FB384C" w:rsidDel="00C2732D" w14:paraId="39A59C61" w14:textId="5A579DF4" w:rsidTr="00150BF6">
        <w:trPr>
          <w:trHeight w:val="288"/>
          <w:jc w:val="center"/>
          <w:del w:id="180" w:author="Daniel Noble" w:date="2025-04-01T15:59:00Z"/>
        </w:trPr>
        <w:tc>
          <w:tcPr>
            <w:tcW w:w="3402" w:type="dxa"/>
            <w:tcBorders>
              <w:top w:val="nil"/>
              <w:left w:val="single" w:sz="4" w:space="0" w:color="auto"/>
              <w:bottom w:val="nil"/>
              <w:right w:val="nil"/>
            </w:tcBorders>
            <w:shd w:val="clear" w:color="auto" w:fill="auto"/>
            <w:noWrap/>
            <w:vAlign w:val="bottom"/>
            <w:hideMark/>
          </w:tcPr>
          <w:p w14:paraId="44F0F244" w14:textId="509B90AA" w:rsidR="0067260A" w:rsidRPr="00CD2E4B" w:rsidDel="00C2732D" w:rsidRDefault="0067260A" w:rsidP="00150BF6">
            <w:pPr>
              <w:spacing w:after="0" w:line="276" w:lineRule="auto"/>
              <w:rPr>
                <w:del w:id="181" w:author="Daniel Noble" w:date="2025-04-01T15:59:00Z" w16du:dateUtc="2025-04-01T04:59:00Z"/>
                <w:rFonts w:ascii="Times New Roman" w:eastAsia="Times New Roman" w:hAnsi="Times New Roman" w:cs="Times New Roman"/>
                <w:color w:val="000000"/>
                <w:sz w:val="24"/>
                <w:szCs w:val="24"/>
                <w:lang w:eastAsia="en-AU"/>
              </w:rPr>
            </w:pPr>
            <w:del w:id="18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A8AF9DC" w14:textId="3E5F9907" w:rsidR="0067260A" w:rsidRPr="00CD2E4B" w:rsidDel="00C2732D" w:rsidRDefault="0067260A" w:rsidP="00150BF6">
            <w:pPr>
              <w:spacing w:after="0" w:line="276" w:lineRule="auto"/>
              <w:rPr>
                <w:del w:id="183" w:author="Daniel Noble" w:date="2025-04-01T15:59:00Z" w16du:dateUtc="2025-04-01T04:59:00Z"/>
                <w:rFonts w:ascii="Times New Roman" w:eastAsia="Times New Roman" w:hAnsi="Times New Roman" w:cs="Times New Roman"/>
                <w:color w:val="000000"/>
                <w:sz w:val="24"/>
                <w:szCs w:val="24"/>
                <w:lang w:eastAsia="en-AU"/>
              </w:rPr>
            </w:pPr>
            <w:del w:id="18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Newborn to Maturity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0A060FC" w14:textId="31A6C36A" w:rsidR="0067260A" w:rsidRPr="00CD2E4B" w:rsidDel="00C2732D" w:rsidRDefault="0067260A" w:rsidP="00150BF6">
            <w:pPr>
              <w:spacing w:after="0" w:line="276" w:lineRule="auto"/>
              <w:jc w:val="center"/>
              <w:rPr>
                <w:del w:id="185" w:author="Daniel Noble" w:date="2025-04-01T15:59:00Z" w16du:dateUtc="2025-04-01T04:59:00Z"/>
                <w:rFonts w:ascii="Times New Roman" w:eastAsia="Times New Roman" w:hAnsi="Times New Roman" w:cs="Times New Roman"/>
                <w:color w:val="000000"/>
                <w:sz w:val="24"/>
                <w:szCs w:val="24"/>
                <w:lang w:eastAsia="en-AU"/>
              </w:rPr>
            </w:pPr>
            <w:del w:id="18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3B58B3F" w14:textId="4EB1D681" w:rsidR="0067260A" w:rsidRPr="00CD2E4B" w:rsidDel="00C2732D" w:rsidRDefault="0067260A" w:rsidP="00150BF6">
            <w:pPr>
              <w:spacing w:after="0" w:line="276" w:lineRule="auto"/>
              <w:jc w:val="center"/>
              <w:rPr>
                <w:del w:id="187" w:author="Daniel Noble" w:date="2025-04-01T15:59:00Z" w16du:dateUtc="2025-04-01T04:59:00Z"/>
                <w:rFonts w:ascii="Times New Roman" w:eastAsia="Times New Roman" w:hAnsi="Times New Roman" w:cs="Times New Roman"/>
                <w:color w:val="000000"/>
                <w:sz w:val="24"/>
                <w:szCs w:val="24"/>
                <w:lang w:eastAsia="en-AU"/>
              </w:rPr>
            </w:pPr>
            <w:del w:id="18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6ABD8B5" w14:textId="7C8D7893" w:rsidR="0067260A" w:rsidRPr="00CD2E4B" w:rsidDel="00C2732D" w:rsidRDefault="0067260A" w:rsidP="00150BF6">
            <w:pPr>
              <w:spacing w:after="0" w:line="276" w:lineRule="auto"/>
              <w:jc w:val="center"/>
              <w:rPr>
                <w:del w:id="189" w:author="Daniel Noble" w:date="2025-04-01T15:59:00Z" w16du:dateUtc="2025-04-01T04:59:00Z"/>
                <w:rFonts w:ascii="Times New Roman" w:eastAsia="Times New Roman" w:hAnsi="Times New Roman" w:cs="Times New Roman"/>
                <w:color w:val="000000"/>
                <w:sz w:val="24"/>
                <w:szCs w:val="24"/>
                <w:lang w:eastAsia="en-AU"/>
              </w:rPr>
            </w:pPr>
            <w:del w:id="19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7</w:delText>
              </w:r>
            </w:del>
          </w:p>
        </w:tc>
      </w:tr>
      <w:tr w:rsidR="0067260A" w:rsidRPr="00FB384C" w:rsidDel="00C2732D" w14:paraId="639A27FC" w14:textId="7CF291C7" w:rsidTr="00150BF6">
        <w:trPr>
          <w:trHeight w:val="288"/>
          <w:jc w:val="center"/>
          <w:del w:id="191" w:author="Daniel Noble" w:date="2025-04-01T15:59:00Z"/>
        </w:trPr>
        <w:tc>
          <w:tcPr>
            <w:tcW w:w="3402" w:type="dxa"/>
            <w:tcBorders>
              <w:top w:val="nil"/>
              <w:left w:val="single" w:sz="4" w:space="0" w:color="auto"/>
              <w:bottom w:val="nil"/>
              <w:right w:val="nil"/>
            </w:tcBorders>
            <w:shd w:val="clear" w:color="auto" w:fill="auto"/>
            <w:noWrap/>
            <w:vAlign w:val="bottom"/>
            <w:hideMark/>
          </w:tcPr>
          <w:p w14:paraId="216CFC33" w14:textId="171112DA" w:rsidR="0067260A" w:rsidRPr="00CD2E4B" w:rsidDel="00C2732D" w:rsidRDefault="0067260A" w:rsidP="00150BF6">
            <w:pPr>
              <w:spacing w:after="0" w:line="276" w:lineRule="auto"/>
              <w:rPr>
                <w:del w:id="192" w:author="Daniel Noble" w:date="2025-04-01T15:59:00Z" w16du:dateUtc="2025-04-01T04:59:00Z"/>
                <w:rFonts w:ascii="Times New Roman" w:eastAsia="Times New Roman" w:hAnsi="Times New Roman" w:cs="Times New Roman"/>
                <w:color w:val="000000"/>
                <w:sz w:val="24"/>
                <w:szCs w:val="24"/>
                <w:lang w:eastAsia="en-AU"/>
              </w:rPr>
            </w:pPr>
            <w:del w:id="1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D13E486" w14:textId="5D6EC753" w:rsidR="0067260A" w:rsidRPr="00CD2E4B" w:rsidDel="00C2732D" w:rsidRDefault="0067260A" w:rsidP="00150BF6">
            <w:pPr>
              <w:spacing w:after="0" w:line="276" w:lineRule="auto"/>
              <w:rPr>
                <w:del w:id="194" w:author="Daniel Noble" w:date="2025-04-01T15:59:00Z" w16du:dateUtc="2025-04-01T04:59:00Z"/>
                <w:rFonts w:ascii="Times New Roman" w:eastAsia="Times New Roman" w:hAnsi="Times New Roman" w:cs="Times New Roman"/>
                <w:color w:val="000000"/>
                <w:sz w:val="24"/>
                <w:szCs w:val="24"/>
                <w:lang w:eastAsia="en-AU"/>
              </w:rPr>
            </w:pPr>
            <w:del w:id="19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Until Adult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F32EB22" w14:textId="54344DE4" w:rsidR="0067260A" w:rsidRPr="00CD2E4B" w:rsidDel="00C2732D" w:rsidRDefault="0067260A" w:rsidP="00150BF6">
            <w:pPr>
              <w:spacing w:after="0" w:line="276" w:lineRule="auto"/>
              <w:jc w:val="center"/>
              <w:rPr>
                <w:del w:id="196" w:author="Daniel Noble" w:date="2025-04-01T15:59:00Z" w16du:dateUtc="2025-04-01T04:59:00Z"/>
                <w:rFonts w:ascii="Times New Roman" w:eastAsia="Times New Roman" w:hAnsi="Times New Roman" w:cs="Times New Roman"/>
                <w:color w:val="000000"/>
                <w:sz w:val="24"/>
                <w:szCs w:val="24"/>
                <w:lang w:eastAsia="en-AU"/>
              </w:rPr>
            </w:pPr>
            <w:del w:id="19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F7333F8" w14:textId="22C7DA47" w:rsidR="0067260A" w:rsidRPr="00CD2E4B" w:rsidDel="00C2732D" w:rsidRDefault="0067260A" w:rsidP="00150BF6">
            <w:pPr>
              <w:spacing w:after="0" w:line="276" w:lineRule="auto"/>
              <w:jc w:val="center"/>
              <w:rPr>
                <w:del w:id="198" w:author="Daniel Noble" w:date="2025-04-01T15:59:00Z" w16du:dateUtc="2025-04-01T04:59:00Z"/>
                <w:rFonts w:ascii="Times New Roman" w:eastAsia="Times New Roman" w:hAnsi="Times New Roman" w:cs="Times New Roman"/>
                <w:color w:val="000000"/>
                <w:sz w:val="24"/>
                <w:szCs w:val="24"/>
                <w:lang w:eastAsia="en-AU"/>
              </w:rPr>
            </w:pPr>
            <w:del w:id="19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19D88EA" w14:textId="6D8E08C0" w:rsidR="0067260A" w:rsidRPr="00CD2E4B" w:rsidDel="00C2732D" w:rsidRDefault="0067260A" w:rsidP="00150BF6">
            <w:pPr>
              <w:spacing w:after="0" w:line="276" w:lineRule="auto"/>
              <w:jc w:val="center"/>
              <w:rPr>
                <w:del w:id="200" w:author="Daniel Noble" w:date="2025-04-01T15:59:00Z" w16du:dateUtc="2025-04-01T04:59:00Z"/>
                <w:rFonts w:ascii="Times New Roman" w:eastAsia="Times New Roman" w:hAnsi="Times New Roman" w:cs="Times New Roman"/>
                <w:color w:val="000000"/>
                <w:sz w:val="24"/>
                <w:szCs w:val="24"/>
                <w:lang w:eastAsia="en-AU"/>
              </w:rPr>
            </w:pPr>
            <w:del w:id="20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3D97F6F5" w14:textId="790B55B9" w:rsidTr="00150BF6">
        <w:trPr>
          <w:trHeight w:val="288"/>
          <w:jc w:val="center"/>
          <w:del w:id="202"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2BFCEA7B" w14:textId="306F9E82" w:rsidR="0067260A" w:rsidRPr="00CD2E4B" w:rsidDel="00C2732D" w:rsidRDefault="0067260A" w:rsidP="00150BF6">
            <w:pPr>
              <w:spacing w:after="0" w:line="276" w:lineRule="auto"/>
              <w:rPr>
                <w:del w:id="203" w:author="Daniel Noble" w:date="2025-04-01T15:59:00Z" w16du:dateUtc="2025-04-01T04:59:00Z"/>
                <w:rFonts w:ascii="Times New Roman" w:eastAsia="Times New Roman" w:hAnsi="Times New Roman" w:cs="Times New Roman"/>
                <w:color w:val="000000"/>
                <w:sz w:val="24"/>
                <w:szCs w:val="24"/>
                <w:lang w:eastAsia="en-AU"/>
              </w:rPr>
            </w:pPr>
            <w:del w:id="2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0BC34CC" w14:textId="1447F1C2" w:rsidR="0067260A" w:rsidRPr="00CD2E4B" w:rsidDel="00C2732D" w:rsidRDefault="0067260A" w:rsidP="00150BF6">
            <w:pPr>
              <w:spacing w:after="0" w:line="276" w:lineRule="auto"/>
              <w:rPr>
                <w:del w:id="205" w:author="Daniel Noble" w:date="2025-04-01T15:59:00Z" w16du:dateUtc="2025-04-01T04:59:00Z"/>
                <w:rFonts w:ascii="Times New Roman" w:eastAsia="Times New Roman" w:hAnsi="Times New Roman" w:cs="Times New Roman"/>
                <w:b/>
                <w:bCs/>
                <w:color w:val="000000"/>
                <w:sz w:val="24"/>
                <w:szCs w:val="24"/>
                <w:lang w:eastAsia="en-AU"/>
              </w:rPr>
            </w:pPr>
            <w:del w:id="20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F422DDA" w14:textId="0467136E" w:rsidR="0067260A" w:rsidRPr="00CD2E4B" w:rsidDel="00C2732D" w:rsidRDefault="0067260A" w:rsidP="00150BF6">
            <w:pPr>
              <w:spacing w:after="0" w:line="276" w:lineRule="auto"/>
              <w:jc w:val="center"/>
              <w:rPr>
                <w:del w:id="207" w:author="Daniel Noble" w:date="2025-04-01T15:59:00Z" w16du:dateUtc="2025-04-01T04:59:00Z"/>
                <w:rFonts w:ascii="Times New Roman" w:eastAsia="Times New Roman" w:hAnsi="Times New Roman" w:cs="Times New Roman"/>
                <w:b/>
                <w:bCs/>
                <w:color w:val="000000"/>
                <w:sz w:val="24"/>
                <w:szCs w:val="24"/>
                <w:lang w:eastAsia="en-AU"/>
              </w:rPr>
            </w:pPr>
            <w:del w:id="20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8E609CB" w14:textId="040E3F38" w:rsidR="0067260A" w:rsidRPr="00CD2E4B" w:rsidDel="00C2732D" w:rsidRDefault="0067260A" w:rsidP="00150BF6">
            <w:pPr>
              <w:spacing w:after="0" w:line="276" w:lineRule="auto"/>
              <w:jc w:val="center"/>
              <w:rPr>
                <w:del w:id="209" w:author="Daniel Noble" w:date="2025-04-01T15:59:00Z" w16du:dateUtc="2025-04-01T04:59:00Z"/>
                <w:rFonts w:ascii="Times New Roman" w:eastAsia="Times New Roman" w:hAnsi="Times New Roman" w:cs="Times New Roman"/>
                <w:b/>
                <w:bCs/>
                <w:color w:val="000000"/>
                <w:sz w:val="24"/>
                <w:szCs w:val="24"/>
                <w:lang w:eastAsia="en-AU"/>
              </w:rPr>
            </w:pPr>
            <w:del w:id="21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C12857E" w14:textId="461D9C8B" w:rsidR="0067260A" w:rsidRPr="00CD2E4B" w:rsidDel="00C2732D" w:rsidRDefault="0067260A" w:rsidP="00150BF6">
            <w:pPr>
              <w:spacing w:after="0" w:line="276" w:lineRule="auto"/>
              <w:jc w:val="center"/>
              <w:rPr>
                <w:del w:id="211" w:author="Daniel Noble" w:date="2025-04-01T15:59:00Z" w16du:dateUtc="2025-04-01T04:59:00Z"/>
                <w:rFonts w:ascii="Times New Roman" w:eastAsia="Times New Roman" w:hAnsi="Times New Roman" w:cs="Times New Roman"/>
                <w:b/>
                <w:bCs/>
                <w:color w:val="000000"/>
                <w:sz w:val="24"/>
                <w:szCs w:val="24"/>
                <w:lang w:eastAsia="en-AU"/>
              </w:rPr>
            </w:pPr>
            <w:del w:id="21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11</w:delText>
              </w:r>
            </w:del>
          </w:p>
        </w:tc>
      </w:tr>
      <w:tr w:rsidR="0067260A" w:rsidRPr="00FB384C" w:rsidDel="00C2732D" w14:paraId="5F5650D4" w14:textId="4A7E3D82" w:rsidTr="00150BF6">
        <w:trPr>
          <w:trHeight w:val="288"/>
          <w:jc w:val="center"/>
          <w:del w:id="213"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09E9FA16" w14:textId="57B0F821" w:rsidR="0067260A" w:rsidRPr="00CD2E4B" w:rsidDel="00C2732D" w:rsidRDefault="0067260A" w:rsidP="00150BF6">
            <w:pPr>
              <w:spacing w:after="0" w:line="276" w:lineRule="auto"/>
              <w:rPr>
                <w:del w:id="214" w:author="Daniel Noble" w:date="2025-04-01T15:59:00Z" w16du:dateUtc="2025-04-01T04:59:00Z"/>
                <w:rFonts w:ascii="Times New Roman" w:eastAsia="Times New Roman" w:hAnsi="Times New Roman" w:cs="Times New Roman"/>
                <w:color w:val="000000"/>
                <w:sz w:val="24"/>
                <w:szCs w:val="24"/>
                <w:lang w:eastAsia="en-AU"/>
              </w:rPr>
            </w:pPr>
            <w:del w:id="2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Nymphal Period</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02BD2BD" w14:textId="21FA7DB6" w:rsidR="0067260A" w:rsidRPr="00CD2E4B" w:rsidDel="00C2732D" w:rsidRDefault="0067260A" w:rsidP="00150BF6">
            <w:pPr>
              <w:spacing w:after="0" w:line="276" w:lineRule="auto"/>
              <w:rPr>
                <w:del w:id="216" w:author="Daniel Noble" w:date="2025-04-01T15:59:00Z" w16du:dateUtc="2025-04-01T04:59:00Z"/>
                <w:rFonts w:ascii="Times New Roman" w:eastAsia="Times New Roman" w:hAnsi="Times New Roman" w:cs="Times New Roman"/>
                <w:color w:val="000000"/>
                <w:sz w:val="24"/>
                <w:szCs w:val="24"/>
                <w:lang w:eastAsia="en-AU"/>
              </w:rPr>
            </w:pPr>
            <w:del w:id="21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Nymphal to Adult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C409811" w14:textId="475A89F8" w:rsidR="0067260A" w:rsidRPr="00CD2E4B" w:rsidDel="00C2732D" w:rsidRDefault="0067260A" w:rsidP="00150BF6">
            <w:pPr>
              <w:spacing w:after="0" w:line="276" w:lineRule="auto"/>
              <w:jc w:val="center"/>
              <w:rPr>
                <w:del w:id="218" w:author="Daniel Noble" w:date="2025-04-01T15:59:00Z" w16du:dateUtc="2025-04-01T04:59:00Z"/>
                <w:rFonts w:ascii="Times New Roman" w:eastAsia="Times New Roman" w:hAnsi="Times New Roman" w:cs="Times New Roman"/>
                <w:color w:val="000000"/>
                <w:sz w:val="24"/>
                <w:szCs w:val="24"/>
                <w:lang w:eastAsia="en-AU"/>
              </w:rPr>
            </w:pPr>
            <w:del w:id="21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516A44F" w14:textId="7A98868E" w:rsidR="0067260A" w:rsidRPr="00CD2E4B" w:rsidDel="00C2732D" w:rsidRDefault="0067260A" w:rsidP="00150BF6">
            <w:pPr>
              <w:spacing w:after="0" w:line="276" w:lineRule="auto"/>
              <w:jc w:val="center"/>
              <w:rPr>
                <w:del w:id="220" w:author="Daniel Noble" w:date="2025-04-01T15:59:00Z" w16du:dateUtc="2025-04-01T04:59:00Z"/>
                <w:rFonts w:ascii="Times New Roman" w:eastAsia="Times New Roman" w:hAnsi="Times New Roman" w:cs="Times New Roman"/>
                <w:color w:val="000000"/>
                <w:sz w:val="24"/>
                <w:szCs w:val="24"/>
                <w:lang w:eastAsia="en-AU"/>
              </w:rPr>
            </w:pPr>
            <w:del w:id="22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0AA4643" w14:textId="6592C436" w:rsidR="0067260A" w:rsidRPr="00CD2E4B" w:rsidDel="00C2732D" w:rsidRDefault="0067260A" w:rsidP="00150BF6">
            <w:pPr>
              <w:spacing w:after="0" w:line="276" w:lineRule="auto"/>
              <w:jc w:val="center"/>
              <w:rPr>
                <w:del w:id="222" w:author="Daniel Noble" w:date="2025-04-01T15:59:00Z" w16du:dateUtc="2025-04-01T04:59:00Z"/>
                <w:rFonts w:ascii="Times New Roman" w:eastAsia="Times New Roman" w:hAnsi="Times New Roman" w:cs="Times New Roman"/>
                <w:color w:val="000000"/>
                <w:sz w:val="24"/>
                <w:szCs w:val="24"/>
                <w:lang w:eastAsia="en-AU"/>
              </w:rPr>
            </w:pPr>
            <w:del w:id="22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384C" w:rsidDel="00C2732D" w14:paraId="5076EBF5" w14:textId="2AE0F1E6" w:rsidTr="00150BF6">
        <w:trPr>
          <w:trHeight w:val="288"/>
          <w:jc w:val="center"/>
          <w:del w:id="224" w:author="Daniel Noble" w:date="2025-04-01T15:59:00Z"/>
        </w:trPr>
        <w:tc>
          <w:tcPr>
            <w:tcW w:w="3402" w:type="dxa"/>
            <w:tcBorders>
              <w:top w:val="nil"/>
              <w:left w:val="nil"/>
              <w:bottom w:val="nil"/>
              <w:right w:val="nil"/>
            </w:tcBorders>
            <w:shd w:val="clear" w:color="auto" w:fill="auto"/>
            <w:noWrap/>
            <w:vAlign w:val="bottom"/>
            <w:hideMark/>
          </w:tcPr>
          <w:p w14:paraId="0D67C2B7" w14:textId="680A81A9" w:rsidR="0067260A" w:rsidRPr="00CD2E4B" w:rsidDel="00C2732D" w:rsidRDefault="0067260A" w:rsidP="00150BF6">
            <w:pPr>
              <w:spacing w:after="0" w:line="276" w:lineRule="auto"/>
              <w:jc w:val="center"/>
              <w:rPr>
                <w:del w:id="225"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60A596F5" w14:textId="5606EFF9" w:rsidR="0067260A" w:rsidRPr="00CD2E4B" w:rsidDel="00C2732D" w:rsidRDefault="0067260A" w:rsidP="00150BF6">
            <w:pPr>
              <w:spacing w:after="0" w:line="276" w:lineRule="auto"/>
              <w:rPr>
                <w:del w:id="226" w:author="Daniel Noble" w:date="2025-04-01T15:59:00Z" w16du:dateUtc="2025-04-01T04:59:00Z"/>
                <w:rFonts w:ascii="Times New Roman" w:eastAsia="Times New Roman" w:hAnsi="Times New Roman" w:cs="Times New Roman"/>
                <w:b/>
                <w:bCs/>
                <w:color w:val="000000"/>
                <w:sz w:val="24"/>
                <w:szCs w:val="24"/>
                <w:lang w:eastAsia="en-AU"/>
              </w:rPr>
            </w:pPr>
            <w:del w:id="22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4B9D22D9" w14:textId="6A695328" w:rsidR="0067260A" w:rsidRPr="00CD2E4B" w:rsidDel="00C2732D" w:rsidRDefault="0067260A" w:rsidP="00150BF6">
            <w:pPr>
              <w:spacing w:after="0" w:line="276" w:lineRule="auto"/>
              <w:jc w:val="center"/>
              <w:rPr>
                <w:del w:id="228" w:author="Daniel Noble" w:date="2025-04-01T15:59:00Z" w16du:dateUtc="2025-04-01T04:59:00Z"/>
                <w:rFonts w:ascii="Times New Roman" w:eastAsia="Times New Roman" w:hAnsi="Times New Roman" w:cs="Times New Roman"/>
                <w:b/>
                <w:bCs/>
                <w:color w:val="000000"/>
                <w:sz w:val="24"/>
                <w:szCs w:val="24"/>
                <w:lang w:eastAsia="en-AU"/>
              </w:rPr>
            </w:pPr>
            <w:del w:id="22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64EC39C" w14:textId="7D4C7F85" w:rsidR="0067260A" w:rsidRPr="00CD2E4B" w:rsidDel="00C2732D" w:rsidRDefault="0067260A" w:rsidP="00150BF6">
            <w:pPr>
              <w:spacing w:after="0" w:line="276" w:lineRule="auto"/>
              <w:jc w:val="center"/>
              <w:rPr>
                <w:del w:id="230" w:author="Daniel Noble" w:date="2025-04-01T15:59:00Z" w16du:dateUtc="2025-04-01T04:59:00Z"/>
                <w:rFonts w:ascii="Times New Roman" w:eastAsia="Times New Roman" w:hAnsi="Times New Roman" w:cs="Times New Roman"/>
                <w:b/>
                <w:bCs/>
                <w:color w:val="000000"/>
                <w:sz w:val="24"/>
                <w:szCs w:val="24"/>
                <w:lang w:eastAsia="en-AU"/>
              </w:rPr>
            </w:pPr>
            <w:del w:id="23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76B31D46" w14:textId="73BCBE64" w:rsidR="0067260A" w:rsidRPr="00CD2E4B" w:rsidDel="00C2732D" w:rsidRDefault="0067260A" w:rsidP="00150BF6">
            <w:pPr>
              <w:spacing w:after="0" w:line="276" w:lineRule="auto"/>
              <w:jc w:val="center"/>
              <w:rPr>
                <w:del w:id="232" w:author="Daniel Noble" w:date="2025-04-01T15:59:00Z" w16du:dateUtc="2025-04-01T04:59:00Z"/>
                <w:rFonts w:ascii="Times New Roman" w:eastAsia="Times New Roman" w:hAnsi="Times New Roman" w:cs="Times New Roman"/>
                <w:b/>
                <w:bCs/>
                <w:color w:val="000000"/>
                <w:sz w:val="24"/>
                <w:szCs w:val="24"/>
                <w:lang w:eastAsia="en-AU"/>
              </w:rPr>
            </w:pPr>
            <w:del w:id="23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13</w:delText>
              </w:r>
            </w:del>
          </w:p>
        </w:tc>
      </w:tr>
    </w:tbl>
    <w:p w14:paraId="7D46F4A3" w14:textId="12ACC9DE" w:rsidR="0067260A" w:rsidDel="00C2732D" w:rsidRDefault="0067260A" w:rsidP="0067260A">
      <w:pPr>
        <w:rPr>
          <w:del w:id="234" w:author="Daniel Noble" w:date="2025-04-01T15:59:00Z" w16du:dateUtc="2025-04-01T04:59:00Z"/>
        </w:rPr>
      </w:pPr>
    </w:p>
    <w:p w14:paraId="2623FADE" w14:textId="09C8FDCD" w:rsidR="0067260A" w:rsidDel="00C2732D" w:rsidRDefault="0067260A" w:rsidP="0067260A">
      <w:pPr>
        <w:rPr>
          <w:del w:id="235" w:author="Daniel Noble" w:date="2025-04-01T15:59:00Z" w16du:dateUtc="2025-04-01T04:59:00Z"/>
          <w:b/>
          <w:bCs/>
        </w:rPr>
      </w:pPr>
    </w:p>
    <w:p w14:paraId="4D5BCE9F" w14:textId="7EBD6521" w:rsidR="0067260A" w:rsidDel="00C2732D" w:rsidRDefault="0067260A" w:rsidP="0067260A">
      <w:pPr>
        <w:rPr>
          <w:del w:id="236" w:author="Daniel Noble" w:date="2025-04-01T15:59:00Z" w16du:dateUtc="2025-04-01T04:59:00Z"/>
          <w:b/>
          <w:bCs/>
        </w:rPr>
      </w:pPr>
    </w:p>
    <w:p w14:paraId="56127789" w14:textId="42DDA404" w:rsidR="0067260A" w:rsidDel="00C2732D" w:rsidRDefault="0067260A" w:rsidP="0067260A">
      <w:pPr>
        <w:rPr>
          <w:del w:id="237" w:author="Daniel Noble" w:date="2025-04-01T15:59:00Z" w16du:dateUtc="2025-04-01T04:59:00Z"/>
          <w:b/>
          <w:bCs/>
        </w:rPr>
      </w:pPr>
    </w:p>
    <w:p w14:paraId="1D80B171" w14:textId="4BE9FF0D" w:rsidR="0067260A" w:rsidDel="00C2732D" w:rsidRDefault="0067260A" w:rsidP="0067260A">
      <w:pPr>
        <w:rPr>
          <w:del w:id="238" w:author="Daniel Noble" w:date="2025-04-01T15:59:00Z" w16du:dateUtc="2025-04-01T04:59:00Z"/>
          <w:b/>
          <w:bCs/>
        </w:rPr>
      </w:pPr>
    </w:p>
    <w:p w14:paraId="6D23FA64" w14:textId="6AEA6824" w:rsidR="0067260A" w:rsidDel="00C2732D" w:rsidRDefault="0067260A" w:rsidP="0067260A">
      <w:pPr>
        <w:rPr>
          <w:del w:id="239" w:author="Daniel Noble" w:date="2025-04-01T15:59:00Z" w16du:dateUtc="2025-04-01T04:59:00Z"/>
          <w:b/>
          <w:bCs/>
        </w:rPr>
      </w:pPr>
    </w:p>
    <w:p w14:paraId="1849ACF7" w14:textId="3DAA25CA" w:rsidR="0067260A" w:rsidDel="00C2732D" w:rsidRDefault="0067260A" w:rsidP="0067260A">
      <w:pPr>
        <w:rPr>
          <w:del w:id="240" w:author="Daniel Noble" w:date="2025-04-01T15:59:00Z" w16du:dateUtc="2025-04-01T04:59:00Z"/>
          <w:b/>
          <w:bCs/>
        </w:rPr>
      </w:pPr>
    </w:p>
    <w:p w14:paraId="5D7D4317" w14:textId="437881D6" w:rsidR="0067260A" w:rsidDel="00C2732D" w:rsidRDefault="0067260A" w:rsidP="0067260A">
      <w:pPr>
        <w:rPr>
          <w:del w:id="241" w:author="Daniel Noble" w:date="2025-04-01T15:59:00Z" w16du:dateUtc="2025-04-01T04:59:00Z"/>
          <w:b/>
          <w:bCs/>
        </w:rPr>
      </w:pPr>
    </w:p>
    <w:p w14:paraId="2983AE83" w14:textId="0119C537" w:rsidR="0067260A" w:rsidDel="00C2732D" w:rsidRDefault="0067260A" w:rsidP="0067260A">
      <w:pPr>
        <w:rPr>
          <w:del w:id="242" w:author="Daniel Noble" w:date="2025-04-01T15:59:00Z" w16du:dateUtc="2025-04-01T04:59:00Z"/>
          <w:b/>
          <w:bCs/>
        </w:rPr>
      </w:pPr>
    </w:p>
    <w:p w14:paraId="3BCA934F" w14:textId="54AF739F" w:rsidR="0067260A" w:rsidDel="00C2732D" w:rsidRDefault="0067260A" w:rsidP="0067260A">
      <w:pPr>
        <w:rPr>
          <w:del w:id="243" w:author="Daniel Noble" w:date="2025-04-01T15:59:00Z" w16du:dateUtc="2025-04-01T04:59:00Z"/>
          <w:b/>
          <w:bCs/>
        </w:rPr>
      </w:pPr>
    </w:p>
    <w:p w14:paraId="65820E9F" w14:textId="3AC780DA" w:rsidR="0067260A" w:rsidRPr="00CD2E4B" w:rsidDel="00C2732D" w:rsidRDefault="0067260A" w:rsidP="0067260A">
      <w:pPr>
        <w:spacing w:line="480" w:lineRule="auto"/>
        <w:rPr>
          <w:del w:id="244" w:author="Daniel Noble" w:date="2025-04-01T15:59:00Z" w16du:dateUtc="2025-04-01T04:59:00Z"/>
          <w:rFonts w:ascii="Times New Roman" w:hAnsi="Times New Roman" w:cs="Times New Roman"/>
          <w:b/>
          <w:bCs/>
          <w:sz w:val="24"/>
          <w:szCs w:val="24"/>
        </w:rPr>
      </w:pPr>
      <w:del w:id="245" w:author="Daniel Noble" w:date="2025-04-01T15:59:00Z" w16du:dateUtc="2025-04-01T04:59:00Z">
        <w:r w:rsidRPr="00CD2E4B" w:rsidDel="00C2732D">
          <w:rPr>
            <w:rFonts w:ascii="Times New Roman" w:hAnsi="Times New Roman" w:cs="Times New Roman"/>
            <w:b/>
            <w:bCs/>
            <w:sz w:val="24"/>
            <w:szCs w:val="24"/>
          </w:rPr>
          <w:delText>7.7 | Acclimation Life-history Stages Adjustments and Categorisation</w:delText>
        </w:r>
      </w:del>
    </w:p>
    <w:p w14:paraId="4977CA32" w14:textId="01AFD6E0" w:rsidR="0067260A" w:rsidRPr="00CD2E4B" w:rsidDel="00C2732D" w:rsidRDefault="0067260A" w:rsidP="0067260A">
      <w:pPr>
        <w:spacing w:line="480" w:lineRule="auto"/>
        <w:rPr>
          <w:del w:id="246" w:author="Daniel Noble" w:date="2025-04-01T15:59:00Z" w16du:dateUtc="2025-04-01T04:59:00Z"/>
          <w:rFonts w:ascii="Times New Roman" w:hAnsi="Times New Roman" w:cs="Times New Roman"/>
          <w:sz w:val="24"/>
          <w:szCs w:val="24"/>
        </w:rPr>
      </w:pPr>
      <w:del w:id="247" w:author="Daniel Noble" w:date="2025-04-01T15:59:00Z" w16du:dateUtc="2025-04-01T04:59:00Z">
        <w:r w:rsidRPr="00CD2E4B" w:rsidDel="00C2732D">
          <w:rPr>
            <w:rFonts w:ascii="Times New Roman" w:hAnsi="Times New Roman" w:cs="Times New Roman"/>
            <w:b/>
            <w:bCs/>
            <w:sz w:val="24"/>
            <w:szCs w:val="24"/>
          </w:rPr>
          <w:delText xml:space="preserve">Table S5 Embryo stage. </w:delText>
        </w:r>
        <w:r w:rsidRPr="00CD2E4B" w:rsidDel="00C2732D">
          <w:rPr>
            <w:rFonts w:ascii="Times New Roman" w:hAnsi="Times New Roman" w:cs="Times New Roman"/>
            <w:sz w:val="24"/>
            <w:szCs w:val="24"/>
          </w:rPr>
          <w:delText>The consistency adjustments (if any) for the life-history stages of individuals that were categorised as experiencing the acclimation treatments during the Embryo stage. These records were used for the meta-regression analysis of the acclimation subset with life-history stage as a moderator. Number of studies, species and effect sizes are totals from the subset of data with acclimation treatments.</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4A60392A" w14:textId="03B8BAAD" w:rsidTr="00150BF6">
        <w:trPr>
          <w:trHeight w:val="288"/>
          <w:jc w:val="center"/>
          <w:del w:id="248" w:author="Daniel Noble" w:date="2025-04-01T15:59:00Z"/>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394B13D" w14:textId="241639EB" w:rsidR="0067260A" w:rsidRPr="00CD2E4B" w:rsidDel="00C2732D" w:rsidRDefault="0067260A" w:rsidP="00150BF6">
            <w:pPr>
              <w:spacing w:after="0" w:line="276" w:lineRule="auto"/>
              <w:jc w:val="center"/>
              <w:rPr>
                <w:del w:id="249" w:author="Daniel Noble" w:date="2025-04-01T15:59:00Z" w16du:dateUtc="2025-04-01T04:59:00Z"/>
                <w:rFonts w:ascii="Times New Roman" w:eastAsia="Times New Roman" w:hAnsi="Times New Roman" w:cs="Times New Roman"/>
                <w:b/>
                <w:bCs/>
                <w:color w:val="000000"/>
                <w:sz w:val="24"/>
                <w:szCs w:val="24"/>
                <w:lang w:eastAsia="en-AU"/>
              </w:rPr>
            </w:pPr>
            <w:del w:id="25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Embryo Category</w:delText>
              </w:r>
            </w:del>
          </w:p>
        </w:tc>
      </w:tr>
      <w:tr w:rsidR="0067260A" w:rsidRPr="00FB384C" w:rsidDel="00C2732D" w14:paraId="35DFB67C" w14:textId="2BC4B04C" w:rsidTr="00150BF6">
        <w:trPr>
          <w:trHeight w:val="288"/>
          <w:jc w:val="center"/>
          <w:del w:id="251"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687DEF73" w14:textId="462C581C" w:rsidR="0067260A" w:rsidRPr="00CD2E4B" w:rsidDel="00C2732D" w:rsidRDefault="0067260A" w:rsidP="00150BF6">
            <w:pPr>
              <w:spacing w:after="0" w:line="276" w:lineRule="auto"/>
              <w:jc w:val="center"/>
              <w:rPr>
                <w:del w:id="252" w:author="Daniel Noble" w:date="2025-04-01T15:59:00Z" w16du:dateUtc="2025-04-01T04:59:00Z"/>
                <w:rFonts w:ascii="Times New Roman" w:eastAsia="Times New Roman" w:hAnsi="Times New Roman" w:cs="Times New Roman"/>
                <w:b/>
                <w:bCs/>
                <w:color w:val="000000"/>
                <w:sz w:val="24"/>
                <w:szCs w:val="24"/>
                <w:lang w:eastAsia="en-AU"/>
              </w:rPr>
            </w:pPr>
            <w:del w:id="25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4257FDE5" w14:textId="76EC4BF5" w:rsidR="0067260A" w:rsidRPr="00CD2E4B" w:rsidDel="00C2732D" w:rsidRDefault="0067260A" w:rsidP="00150BF6">
            <w:pPr>
              <w:spacing w:after="0" w:line="276" w:lineRule="auto"/>
              <w:jc w:val="center"/>
              <w:rPr>
                <w:del w:id="254" w:author="Daniel Noble" w:date="2025-04-01T15:59:00Z" w16du:dateUtc="2025-04-01T04:59:00Z"/>
                <w:rFonts w:ascii="Times New Roman" w:eastAsia="Times New Roman" w:hAnsi="Times New Roman" w:cs="Times New Roman"/>
                <w:b/>
                <w:bCs/>
                <w:color w:val="000000"/>
                <w:sz w:val="24"/>
                <w:szCs w:val="24"/>
                <w:lang w:eastAsia="en-AU"/>
              </w:rPr>
            </w:pPr>
            <w:del w:id="25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center"/>
            <w:hideMark/>
          </w:tcPr>
          <w:p w14:paraId="44B42257" w14:textId="217CABBC" w:rsidR="0067260A" w:rsidRPr="00CD2E4B" w:rsidDel="00C2732D" w:rsidRDefault="0067260A" w:rsidP="00150BF6">
            <w:pPr>
              <w:spacing w:after="0" w:line="276" w:lineRule="auto"/>
              <w:jc w:val="center"/>
              <w:rPr>
                <w:del w:id="256" w:author="Daniel Noble" w:date="2025-04-01T15:59:00Z" w16du:dateUtc="2025-04-01T04:59:00Z"/>
                <w:rFonts w:ascii="Times New Roman" w:eastAsia="Times New Roman" w:hAnsi="Times New Roman" w:cs="Times New Roman"/>
                <w:b/>
                <w:bCs/>
                <w:color w:val="000000"/>
                <w:sz w:val="24"/>
                <w:szCs w:val="24"/>
                <w:lang w:eastAsia="en-AU"/>
              </w:rPr>
            </w:pPr>
            <w:del w:id="25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center"/>
            <w:hideMark/>
          </w:tcPr>
          <w:p w14:paraId="4D964FE0" w14:textId="7760BF84" w:rsidR="0067260A" w:rsidRPr="00CD2E4B" w:rsidDel="00C2732D" w:rsidRDefault="0067260A" w:rsidP="00150BF6">
            <w:pPr>
              <w:spacing w:after="0" w:line="276" w:lineRule="auto"/>
              <w:jc w:val="center"/>
              <w:rPr>
                <w:del w:id="258" w:author="Daniel Noble" w:date="2025-04-01T15:59:00Z" w16du:dateUtc="2025-04-01T04:59:00Z"/>
                <w:rFonts w:ascii="Times New Roman" w:eastAsia="Times New Roman" w:hAnsi="Times New Roman" w:cs="Times New Roman"/>
                <w:b/>
                <w:bCs/>
                <w:color w:val="000000"/>
                <w:sz w:val="24"/>
                <w:szCs w:val="24"/>
                <w:lang w:eastAsia="en-AU"/>
              </w:rPr>
            </w:pPr>
            <w:del w:id="25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center"/>
            <w:hideMark/>
          </w:tcPr>
          <w:p w14:paraId="1A833046" w14:textId="7CBE4E09" w:rsidR="0067260A" w:rsidRPr="00CD2E4B" w:rsidDel="00C2732D" w:rsidRDefault="0067260A" w:rsidP="00150BF6">
            <w:pPr>
              <w:spacing w:after="0" w:line="276" w:lineRule="auto"/>
              <w:jc w:val="center"/>
              <w:rPr>
                <w:del w:id="260" w:author="Daniel Noble" w:date="2025-04-01T15:59:00Z" w16du:dateUtc="2025-04-01T04:59:00Z"/>
                <w:rFonts w:ascii="Times New Roman" w:eastAsia="Times New Roman" w:hAnsi="Times New Roman" w:cs="Times New Roman"/>
                <w:b/>
                <w:bCs/>
                <w:color w:val="000000"/>
                <w:sz w:val="24"/>
                <w:szCs w:val="24"/>
                <w:lang w:eastAsia="en-AU"/>
              </w:rPr>
            </w:pPr>
            <w:del w:id="26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11466B63" w14:textId="284E5D9F" w:rsidTr="00150BF6">
        <w:trPr>
          <w:trHeight w:val="288"/>
          <w:jc w:val="center"/>
          <w:del w:id="262"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626890B5" w14:textId="6E1C34AC" w:rsidR="0067260A" w:rsidRPr="00CD2E4B" w:rsidDel="00C2732D" w:rsidRDefault="0067260A" w:rsidP="00150BF6">
            <w:pPr>
              <w:spacing w:after="0" w:line="276" w:lineRule="auto"/>
              <w:rPr>
                <w:del w:id="263" w:author="Daniel Noble" w:date="2025-04-01T15:59:00Z" w16du:dateUtc="2025-04-01T04:59:00Z"/>
                <w:rFonts w:ascii="Times New Roman" w:eastAsia="Times New Roman" w:hAnsi="Times New Roman" w:cs="Times New Roman"/>
                <w:color w:val="000000"/>
                <w:sz w:val="24"/>
                <w:szCs w:val="24"/>
                <w:lang w:eastAsia="en-AU"/>
              </w:rPr>
            </w:pPr>
            <w:del w:id="26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Egg</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60844B8A" w14:textId="4B0A809E" w:rsidR="0067260A" w:rsidRPr="00CD2E4B" w:rsidDel="00C2732D" w:rsidRDefault="0067260A" w:rsidP="00150BF6">
            <w:pPr>
              <w:spacing w:after="0" w:line="276" w:lineRule="auto"/>
              <w:rPr>
                <w:del w:id="265" w:author="Daniel Noble" w:date="2025-04-01T15:59:00Z" w16du:dateUtc="2025-04-01T04:59:00Z"/>
                <w:rFonts w:ascii="Times New Roman" w:eastAsia="Times New Roman" w:hAnsi="Times New Roman" w:cs="Times New Roman"/>
                <w:color w:val="000000"/>
                <w:sz w:val="24"/>
                <w:szCs w:val="24"/>
                <w:lang w:eastAsia="en-AU"/>
              </w:rPr>
            </w:pPr>
            <w:del w:id="26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Eggs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E52DA87" w14:textId="0EA226A8" w:rsidR="0067260A" w:rsidRPr="00CD2E4B" w:rsidDel="00C2732D" w:rsidRDefault="0067260A" w:rsidP="00150BF6">
            <w:pPr>
              <w:spacing w:after="0" w:line="276" w:lineRule="auto"/>
              <w:jc w:val="center"/>
              <w:rPr>
                <w:del w:id="267" w:author="Daniel Noble" w:date="2025-04-01T15:59:00Z" w16du:dateUtc="2025-04-01T04:59:00Z"/>
                <w:rFonts w:ascii="Times New Roman" w:eastAsia="Times New Roman" w:hAnsi="Times New Roman" w:cs="Times New Roman"/>
                <w:color w:val="000000"/>
                <w:sz w:val="24"/>
                <w:szCs w:val="24"/>
                <w:lang w:eastAsia="en-AU"/>
              </w:rPr>
            </w:pPr>
            <w:del w:id="26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B964E60" w14:textId="237DCE8A" w:rsidR="0067260A" w:rsidRPr="00CD2E4B" w:rsidDel="00C2732D" w:rsidRDefault="0067260A" w:rsidP="00150BF6">
            <w:pPr>
              <w:spacing w:after="0" w:line="276" w:lineRule="auto"/>
              <w:jc w:val="center"/>
              <w:rPr>
                <w:del w:id="269" w:author="Daniel Noble" w:date="2025-04-01T15:59:00Z" w16du:dateUtc="2025-04-01T04:59:00Z"/>
                <w:rFonts w:ascii="Times New Roman" w:eastAsia="Times New Roman" w:hAnsi="Times New Roman" w:cs="Times New Roman"/>
                <w:color w:val="000000"/>
                <w:sz w:val="24"/>
                <w:szCs w:val="24"/>
                <w:lang w:eastAsia="en-AU"/>
              </w:rPr>
            </w:pPr>
            <w:del w:id="27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04990D8" w14:textId="5F4D01E3" w:rsidR="0067260A" w:rsidRPr="00CD2E4B" w:rsidDel="00C2732D" w:rsidRDefault="0067260A" w:rsidP="00150BF6">
            <w:pPr>
              <w:spacing w:after="0" w:line="276" w:lineRule="auto"/>
              <w:jc w:val="center"/>
              <w:rPr>
                <w:del w:id="271" w:author="Daniel Noble" w:date="2025-04-01T15:59:00Z" w16du:dateUtc="2025-04-01T04:59:00Z"/>
                <w:rFonts w:ascii="Times New Roman" w:eastAsia="Times New Roman" w:hAnsi="Times New Roman" w:cs="Times New Roman"/>
                <w:color w:val="000000"/>
                <w:sz w:val="24"/>
                <w:szCs w:val="24"/>
                <w:lang w:eastAsia="en-AU"/>
              </w:rPr>
            </w:pPr>
            <w:del w:id="27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r>
      <w:tr w:rsidR="0067260A" w:rsidRPr="00FB384C" w:rsidDel="00C2732D" w14:paraId="36C4A01F" w14:textId="4131E4A4" w:rsidTr="00150BF6">
        <w:trPr>
          <w:trHeight w:val="288"/>
          <w:jc w:val="center"/>
          <w:del w:id="273" w:author="Daniel Noble" w:date="2025-04-01T15:59:00Z"/>
        </w:trPr>
        <w:tc>
          <w:tcPr>
            <w:tcW w:w="3402" w:type="dxa"/>
            <w:tcBorders>
              <w:top w:val="nil"/>
              <w:left w:val="nil"/>
              <w:bottom w:val="nil"/>
              <w:right w:val="nil"/>
            </w:tcBorders>
            <w:shd w:val="clear" w:color="auto" w:fill="auto"/>
            <w:noWrap/>
            <w:vAlign w:val="bottom"/>
            <w:hideMark/>
          </w:tcPr>
          <w:p w14:paraId="5592824A" w14:textId="616A75C6" w:rsidR="0067260A" w:rsidRPr="00CD2E4B" w:rsidDel="00C2732D" w:rsidRDefault="0067260A" w:rsidP="00150BF6">
            <w:pPr>
              <w:spacing w:after="0" w:line="276" w:lineRule="auto"/>
              <w:jc w:val="center"/>
              <w:rPr>
                <w:del w:id="274"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709D3C1A" w14:textId="2DDAD0FE" w:rsidR="0067260A" w:rsidRPr="00CD2E4B" w:rsidDel="00C2732D" w:rsidRDefault="0067260A" w:rsidP="00150BF6">
            <w:pPr>
              <w:spacing w:after="0" w:line="276" w:lineRule="auto"/>
              <w:rPr>
                <w:del w:id="275" w:author="Daniel Noble" w:date="2025-04-01T15:59:00Z" w16du:dateUtc="2025-04-01T04:59:00Z"/>
                <w:rFonts w:ascii="Times New Roman" w:eastAsia="Times New Roman" w:hAnsi="Times New Roman" w:cs="Times New Roman"/>
                <w:b/>
                <w:bCs/>
                <w:color w:val="000000"/>
                <w:sz w:val="24"/>
                <w:szCs w:val="24"/>
                <w:lang w:eastAsia="en-AU"/>
              </w:rPr>
            </w:pPr>
            <w:del w:id="27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5B17AEE0" w14:textId="454DD75E" w:rsidR="0067260A" w:rsidRPr="00CD2E4B" w:rsidDel="00C2732D" w:rsidRDefault="0067260A" w:rsidP="00150BF6">
            <w:pPr>
              <w:spacing w:after="0" w:line="276" w:lineRule="auto"/>
              <w:jc w:val="center"/>
              <w:rPr>
                <w:del w:id="277" w:author="Daniel Noble" w:date="2025-04-01T15:59:00Z" w16du:dateUtc="2025-04-01T04:59:00Z"/>
                <w:rFonts w:ascii="Times New Roman" w:eastAsia="Times New Roman" w:hAnsi="Times New Roman" w:cs="Times New Roman"/>
                <w:b/>
                <w:bCs/>
                <w:color w:val="000000"/>
                <w:sz w:val="24"/>
                <w:szCs w:val="24"/>
                <w:lang w:eastAsia="en-AU"/>
              </w:rPr>
            </w:pPr>
            <w:del w:id="27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369CA3EA" w14:textId="3BB37B96" w:rsidR="0067260A" w:rsidRPr="00CD2E4B" w:rsidDel="00C2732D" w:rsidRDefault="0067260A" w:rsidP="00150BF6">
            <w:pPr>
              <w:spacing w:after="0" w:line="276" w:lineRule="auto"/>
              <w:jc w:val="center"/>
              <w:rPr>
                <w:del w:id="279" w:author="Daniel Noble" w:date="2025-04-01T15:59:00Z" w16du:dateUtc="2025-04-01T04:59:00Z"/>
                <w:rFonts w:ascii="Times New Roman" w:eastAsia="Times New Roman" w:hAnsi="Times New Roman" w:cs="Times New Roman"/>
                <w:b/>
                <w:bCs/>
                <w:color w:val="000000"/>
                <w:sz w:val="24"/>
                <w:szCs w:val="24"/>
                <w:lang w:eastAsia="en-AU"/>
              </w:rPr>
            </w:pPr>
            <w:del w:id="28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324907FF" w14:textId="5B9D6B80" w:rsidR="0067260A" w:rsidRPr="00CD2E4B" w:rsidDel="00C2732D" w:rsidRDefault="0067260A" w:rsidP="00150BF6">
            <w:pPr>
              <w:spacing w:after="0" w:line="276" w:lineRule="auto"/>
              <w:jc w:val="center"/>
              <w:rPr>
                <w:del w:id="281" w:author="Daniel Noble" w:date="2025-04-01T15:59:00Z" w16du:dateUtc="2025-04-01T04:59:00Z"/>
                <w:rFonts w:ascii="Times New Roman" w:eastAsia="Times New Roman" w:hAnsi="Times New Roman" w:cs="Times New Roman"/>
                <w:b/>
                <w:bCs/>
                <w:color w:val="000000"/>
                <w:sz w:val="24"/>
                <w:szCs w:val="24"/>
                <w:lang w:eastAsia="en-AU"/>
              </w:rPr>
            </w:pPr>
            <w:del w:id="28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r>
    </w:tbl>
    <w:p w14:paraId="303FA0FA" w14:textId="321D4AEF" w:rsidR="0067260A" w:rsidDel="00C2732D" w:rsidRDefault="0067260A" w:rsidP="0067260A">
      <w:pPr>
        <w:rPr>
          <w:del w:id="283" w:author="Daniel Noble" w:date="2025-04-01T15:59:00Z" w16du:dateUtc="2025-04-01T04:59:00Z"/>
          <w:b/>
          <w:bCs/>
        </w:rPr>
      </w:pPr>
    </w:p>
    <w:p w14:paraId="140F56E3" w14:textId="3DE7E471" w:rsidR="0067260A" w:rsidRPr="00CD2E4B" w:rsidDel="00C2732D" w:rsidRDefault="0067260A" w:rsidP="0067260A">
      <w:pPr>
        <w:spacing w:line="480" w:lineRule="auto"/>
        <w:rPr>
          <w:del w:id="284" w:author="Daniel Noble" w:date="2025-04-01T15:59:00Z" w16du:dateUtc="2025-04-01T04:59:00Z"/>
          <w:rFonts w:ascii="Times New Roman" w:hAnsi="Times New Roman" w:cs="Times New Roman"/>
          <w:sz w:val="24"/>
          <w:szCs w:val="24"/>
        </w:rPr>
      </w:pPr>
      <w:del w:id="285" w:author="Daniel Noble" w:date="2025-04-01T15:59:00Z" w16du:dateUtc="2025-04-01T04:59:00Z">
        <w:r w:rsidRPr="00CD2E4B" w:rsidDel="00C2732D">
          <w:rPr>
            <w:rFonts w:ascii="Times New Roman" w:hAnsi="Times New Roman" w:cs="Times New Roman"/>
            <w:b/>
            <w:bCs/>
            <w:sz w:val="24"/>
            <w:szCs w:val="24"/>
          </w:rPr>
          <w:delText xml:space="preserve">Table S6 Larval stage. </w:delText>
        </w:r>
        <w:r w:rsidRPr="00CD2E4B" w:rsidDel="00C2732D">
          <w:rPr>
            <w:rFonts w:ascii="Times New Roman" w:hAnsi="Times New Roman" w:cs="Times New Roman"/>
            <w:sz w:val="24"/>
            <w:szCs w:val="24"/>
          </w:rPr>
          <w:delText xml:space="preserve">The consistency adjustments (if any) for the life-history stages of individuals that were categorised as experiencing the acclimation treatments during the Larva stage. These records were used for the meta-regression analysis of the acclimation subset with life-history stage as a moderator. Number of studies, species and effect sizes are totals from the subset of data with acclimation treatments. </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28997C2E" w14:textId="25B7AF50" w:rsidTr="00150BF6">
        <w:trPr>
          <w:trHeight w:val="288"/>
          <w:jc w:val="center"/>
          <w:del w:id="286" w:author="Daniel Noble" w:date="2025-04-01T15:59:00Z"/>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B85018E" w14:textId="4AF14A2E" w:rsidR="0067260A" w:rsidRPr="00CD2E4B" w:rsidDel="00C2732D" w:rsidRDefault="0067260A" w:rsidP="00150BF6">
            <w:pPr>
              <w:spacing w:after="0" w:line="276" w:lineRule="auto"/>
              <w:jc w:val="center"/>
              <w:rPr>
                <w:del w:id="287" w:author="Daniel Noble" w:date="2025-04-01T15:59:00Z" w16du:dateUtc="2025-04-01T04:59:00Z"/>
                <w:rFonts w:ascii="Times New Roman" w:eastAsia="Times New Roman" w:hAnsi="Times New Roman" w:cs="Times New Roman"/>
                <w:b/>
                <w:bCs/>
                <w:color w:val="000000"/>
                <w:sz w:val="24"/>
                <w:szCs w:val="24"/>
                <w:lang w:eastAsia="en-AU"/>
              </w:rPr>
            </w:pPr>
            <w:del w:id="28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Larva Category</w:delText>
              </w:r>
            </w:del>
          </w:p>
        </w:tc>
      </w:tr>
      <w:tr w:rsidR="0067260A" w:rsidRPr="00FB384C" w:rsidDel="00C2732D" w14:paraId="77BE4C33" w14:textId="35BD2887" w:rsidTr="00150BF6">
        <w:trPr>
          <w:trHeight w:val="288"/>
          <w:jc w:val="center"/>
          <w:del w:id="289"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233DB127" w14:textId="6AEC310A" w:rsidR="0067260A" w:rsidRPr="00CD2E4B" w:rsidDel="00C2732D" w:rsidRDefault="0067260A" w:rsidP="00150BF6">
            <w:pPr>
              <w:spacing w:after="0" w:line="276" w:lineRule="auto"/>
              <w:jc w:val="center"/>
              <w:rPr>
                <w:del w:id="290" w:author="Daniel Noble" w:date="2025-04-01T15:59:00Z" w16du:dateUtc="2025-04-01T04:59:00Z"/>
                <w:rFonts w:ascii="Times New Roman" w:eastAsia="Times New Roman" w:hAnsi="Times New Roman" w:cs="Times New Roman"/>
                <w:b/>
                <w:bCs/>
                <w:color w:val="000000"/>
                <w:sz w:val="24"/>
                <w:szCs w:val="24"/>
                <w:lang w:eastAsia="en-AU"/>
              </w:rPr>
            </w:pPr>
            <w:del w:id="29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10C1E0BD" w14:textId="76BCD893" w:rsidR="0067260A" w:rsidRPr="00CD2E4B" w:rsidDel="00C2732D" w:rsidRDefault="0067260A" w:rsidP="00150BF6">
            <w:pPr>
              <w:spacing w:after="0" w:line="276" w:lineRule="auto"/>
              <w:jc w:val="center"/>
              <w:rPr>
                <w:del w:id="292" w:author="Daniel Noble" w:date="2025-04-01T15:59:00Z" w16du:dateUtc="2025-04-01T04:59:00Z"/>
                <w:rFonts w:ascii="Times New Roman" w:eastAsia="Times New Roman" w:hAnsi="Times New Roman" w:cs="Times New Roman"/>
                <w:b/>
                <w:bCs/>
                <w:color w:val="000000"/>
                <w:sz w:val="24"/>
                <w:szCs w:val="24"/>
                <w:lang w:eastAsia="en-AU"/>
              </w:rPr>
            </w:pPr>
            <w:del w:id="29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center"/>
            <w:hideMark/>
          </w:tcPr>
          <w:p w14:paraId="78D775A5" w14:textId="77B3A542" w:rsidR="0067260A" w:rsidRPr="00CD2E4B" w:rsidDel="00C2732D" w:rsidRDefault="0067260A" w:rsidP="00150BF6">
            <w:pPr>
              <w:spacing w:after="0" w:line="276" w:lineRule="auto"/>
              <w:jc w:val="center"/>
              <w:rPr>
                <w:del w:id="294" w:author="Daniel Noble" w:date="2025-04-01T15:59:00Z" w16du:dateUtc="2025-04-01T04:59:00Z"/>
                <w:rFonts w:ascii="Times New Roman" w:eastAsia="Times New Roman" w:hAnsi="Times New Roman" w:cs="Times New Roman"/>
                <w:b/>
                <w:bCs/>
                <w:color w:val="000000"/>
                <w:sz w:val="24"/>
                <w:szCs w:val="24"/>
                <w:lang w:eastAsia="en-AU"/>
              </w:rPr>
            </w:pPr>
            <w:del w:id="29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center"/>
            <w:hideMark/>
          </w:tcPr>
          <w:p w14:paraId="7CC9239D" w14:textId="104AF530" w:rsidR="0067260A" w:rsidRPr="00CD2E4B" w:rsidDel="00C2732D" w:rsidRDefault="0067260A" w:rsidP="00150BF6">
            <w:pPr>
              <w:spacing w:after="0" w:line="276" w:lineRule="auto"/>
              <w:jc w:val="center"/>
              <w:rPr>
                <w:del w:id="296" w:author="Daniel Noble" w:date="2025-04-01T15:59:00Z" w16du:dateUtc="2025-04-01T04:59:00Z"/>
                <w:rFonts w:ascii="Times New Roman" w:eastAsia="Times New Roman" w:hAnsi="Times New Roman" w:cs="Times New Roman"/>
                <w:b/>
                <w:bCs/>
                <w:color w:val="000000"/>
                <w:sz w:val="24"/>
                <w:szCs w:val="24"/>
                <w:lang w:eastAsia="en-AU"/>
              </w:rPr>
            </w:pPr>
            <w:del w:id="29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center"/>
            <w:hideMark/>
          </w:tcPr>
          <w:p w14:paraId="4B6834CC" w14:textId="52EBA8F2" w:rsidR="0067260A" w:rsidRPr="00CD2E4B" w:rsidDel="00C2732D" w:rsidRDefault="0067260A" w:rsidP="00150BF6">
            <w:pPr>
              <w:spacing w:after="0" w:line="276" w:lineRule="auto"/>
              <w:jc w:val="center"/>
              <w:rPr>
                <w:del w:id="298" w:author="Daniel Noble" w:date="2025-04-01T15:59:00Z" w16du:dateUtc="2025-04-01T04:59:00Z"/>
                <w:rFonts w:ascii="Times New Roman" w:eastAsia="Times New Roman" w:hAnsi="Times New Roman" w:cs="Times New Roman"/>
                <w:b/>
                <w:bCs/>
                <w:color w:val="000000"/>
                <w:sz w:val="24"/>
                <w:szCs w:val="24"/>
                <w:lang w:eastAsia="en-AU"/>
              </w:rPr>
            </w:pPr>
            <w:del w:id="29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21929F20" w14:textId="0D7A8BFD" w:rsidTr="00150BF6">
        <w:trPr>
          <w:trHeight w:val="288"/>
          <w:jc w:val="center"/>
          <w:del w:id="300"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5A7E356A" w14:textId="0C62FC5E" w:rsidR="0067260A" w:rsidRPr="00CD2E4B" w:rsidDel="00C2732D" w:rsidRDefault="0067260A" w:rsidP="00150BF6">
            <w:pPr>
              <w:spacing w:after="0" w:line="276" w:lineRule="auto"/>
              <w:rPr>
                <w:del w:id="301" w:author="Daniel Noble" w:date="2025-04-01T15:59:00Z" w16du:dateUtc="2025-04-01T04:59:00Z"/>
                <w:rFonts w:ascii="Times New Roman" w:eastAsia="Times New Roman" w:hAnsi="Times New Roman" w:cs="Times New Roman"/>
                <w:color w:val="000000"/>
                <w:sz w:val="24"/>
                <w:szCs w:val="24"/>
                <w:lang w:eastAsia="en-AU"/>
              </w:rPr>
            </w:pPr>
            <w:del w:id="30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Cocoon</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36D40B22" w14:textId="3FCFE8EB" w:rsidR="0067260A" w:rsidRPr="00CD2E4B" w:rsidDel="00C2732D" w:rsidRDefault="0067260A" w:rsidP="00150BF6">
            <w:pPr>
              <w:spacing w:after="0" w:line="276" w:lineRule="auto"/>
              <w:rPr>
                <w:del w:id="303" w:author="Daniel Noble" w:date="2025-04-01T15:59:00Z" w16du:dateUtc="2025-04-01T04:59:00Z"/>
                <w:rFonts w:ascii="Times New Roman" w:eastAsia="Times New Roman" w:hAnsi="Times New Roman" w:cs="Times New Roman"/>
                <w:color w:val="000000"/>
                <w:sz w:val="24"/>
                <w:szCs w:val="24"/>
                <w:lang w:eastAsia="en-AU"/>
              </w:rPr>
            </w:pPr>
            <w:del w:id="3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Cocoons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FBBF934" w14:textId="4D3D4DCF" w:rsidR="0067260A" w:rsidRPr="00CD2E4B" w:rsidDel="00C2732D" w:rsidRDefault="0067260A" w:rsidP="00150BF6">
            <w:pPr>
              <w:spacing w:after="0" w:line="276" w:lineRule="auto"/>
              <w:jc w:val="center"/>
              <w:rPr>
                <w:del w:id="305" w:author="Daniel Noble" w:date="2025-04-01T15:59:00Z" w16du:dateUtc="2025-04-01T04:59:00Z"/>
                <w:rFonts w:ascii="Times New Roman" w:eastAsia="Times New Roman" w:hAnsi="Times New Roman" w:cs="Times New Roman"/>
                <w:color w:val="000000"/>
                <w:sz w:val="24"/>
                <w:szCs w:val="24"/>
                <w:lang w:eastAsia="en-AU"/>
              </w:rPr>
            </w:pPr>
            <w:del w:id="30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95448A2" w14:textId="56609152" w:rsidR="0067260A" w:rsidRPr="00CD2E4B" w:rsidDel="00C2732D" w:rsidRDefault="0067260A" w:rsidP="00150BF6">
            <w:pPr>
              <w:spacing w:after="0" w:line="276" w:lineRule="auto"/>
              <w:jc w:val="center"/>
              <w:rPr>
                <w:del w:id="307" w:author="Daniel Noble" w:date="2025-04-01T15:59:00Z" w16du:dateUtc="2025-04-01T04:59:00Z"/>
                <w:rFonts w:ascii="Times New Roman" w:eastAsia="Times New Roman" w:hAnsi="Times New Roman" w:cs="Times New Roman"/>
                <w:color w:val="000000"/>
                <w:sz w:val="24"/>
                <w:szCs w:val="24"/>
                <w:lang w:eastAsia="en-AU"/>
              </w:rPr>
            </w:pPr>
            <w:del w:id="30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61735BB8" w14:textId="7E11D738" w:rsidR="0067260A" w:rsidRPr="00CD2E4B" w:rsidDel="00C2732D" w:rsidRDefault="0067260A" w:rsidP="00150BF6">
            <w:pPr>
              <w:spacing w:after="0" w:line="276" w:lineRule="auto"/>
              <w:jc w:val="center"/>
              <w:rPr>
                <w:del w:id="309" w:author="Daniel Noble" w:date="2025-04-01T15:59:00Z" w16du:dateUtc="2025-04-01T04:59:00Z"/>
                <w:rFonts w:ascii="Times New Roman" w:eastAsia="Times New Roman" w:hAnsi="Times New Roman" w:cs="Times New Roman"/>
                <w:color w:val="000000"/>
                <w:sz w:val="24"/>
                <w:szCs w:val="24"/>
                <w:lang w:eastAsia="en-AU"/>
              </w:rPr>
            </w:pPr>
            <w:del w:id="31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16E15579" w14:textId="3B31CA76" w:rsidTr="00150BF6">
        <w:trPr>
          <w:trHeight w:val="288"/>
          <w:jc w:val="center"/>
          <w:del w:id="311"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0EF5D14" w14:textId="424C9784" w:rsidR="0067260A" w:rsidRPr="00CD2E4B" w:rsidDel="00C2732D" w:rsidRDefault="0067260A" w:rsidP="00150BF6">
            <w:pPr>
              <w:spacing w:after="0" w:line="276" w:lineRule="auto"/>
              <w:rPr>
                <w:del w:id="312" w:author="Daniel Noble" w:date="2025-04-01T15:59:00Z" w16du:dateUtc="2025-04-01T04:59:00Z"/>
                <w:rFonts w:ascii="Times New Roman" w:eastAsia="Times New Roman" w:hAnsi="Times New Roman" w:cs="Times New Roman"/>
                <w:color w:val="000000"/>
                <w:sz w:val="24"/>
                <w:szCs w:val="24"/>
                <w:lang w:eastAsia="en-AU"/>
              </w:rPr>
            </w:pPr>
            <w:del w:id="3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Larvae</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49D2828F" w14:textId="11BFBB74" w:rsidR="0067260A" w:rsidRPr="00CD2E4B" w:rsidDel="00C2732D" w:rsidRDefault="0067260A" w:rsidP="00150BF6">
            <w:pPr>
              <w:spacing w:after="0" w:line="276" w:lineRule="auto"/>
              <w:rPr>
                <w:del w:id="314" w:author="Daniel Noble" w:date="2025-04-01T15:59:00Z" w16du:dateUtc="2025-04-01T04:59:00Z"/>
                <w:rFonts w:ascii="Times New Roman" w:eastAsia="Times New Roman" w:hAnsi="Times New Roman" w:cs="Times New Roman"/>
                <w:color w:val="000000"/>
                <w:sz w:val="24"/>
                <w:szCs w:val="24"/>
                <w:lang w:eastAsia="en-AU"/>
              </w:rPr>
            </w:pPr>
            <w:del w:id="3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Larvae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BE78DEE" w14:textId="70021976" w:rsidR="0067260A" w:rsidRPr="00CD2E4B" w:rsidDel="00C2732D" w:rsidRDefault="0067260A" w:rsidP="00150BF6">
            <w:pPr>
              <w:spacing w:after="0" w:line="276" w:lineRule="auto"/>
              <w:jc w:val="center"/>
              <w:rPr>
                <w:del w:id="316" w:author="Daniel Noble" w:date="2025-04-01T15:59:00Z" w16du:dateUtc="2025-04-01T04:59:00Z"/>
                <w:rFonts w:ascii="Times New Roman" w:eastAsia="Times New Roman" w:hAnsi="Times New Roman" w:cs="Times New Roman"/>
                <w:color w:val="000000"/>
                <w:sz w:val="24"/>
                <w:szCs w:val="24"/>
                <w:lang w:eastAsia="en-AU"/>
              </w:rPr>
            </w:pPr>
            <w:del w:id="31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D3C9F1A" w14:textId="26ABCAE9" w:rsidR="0067260A" w:rsidRPr="00CD2E4B" w:rsidDel="00C2732D" w:rsidRDefault="0067260A" w:rsidP="00150BF6">
            <w:pPr>
              <w:spacing w:after="0" w:line="276" w:lineRule="auto"/>
              <w:jc w:val="center"/>
              <w:rPr>
                <w:del w:id="318" w:author="Daniel Noble" w:date="2025-04-01T15:59:00Z" w16du:dateUtc="2025-04-01T04:59:00Z"/>
                <w:rFonts w:ascii="Times New Roman" w:eastAsia="Times New Roman" w:hAnsi="Times New Roman" w:cs="Times New Roman"/>
                <w:color w:val="000000"/>
                <w:sz w:val="24"/>
                <w:szCs w:val="24"/>
                <w:lang w:eastAsia="en-AU"/>
              </w:rPr>
            </w:pPr>
            <w:del w:id="31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9B098C3" w14:textId="77816CA4" w:rsidR="0067260A" w:rsidRPr="00CD2E4B" w:rsidDel="00C2732D" w:rsidRDefault="0067260A" w:rsidP="00150BF6">
            <w:pPr>
              <w:spacing w:after="0" w:line="276" w:lineRule="auto"/>
              <w:jc w:val="center"/>
              <w:rPr>
                <w:del w:id="320" w:author="Daniel Noble" w:date="2025-04-01T15:59:00Z" w16du:dateUtc="2025-04-01T04:59:00Z"/>
                <w:rFonts w:ascii="Times New Roman" w:eastAsia="Times New Roman" w:hAnsi="Times New Roman" w:cs="Times New Roman"/>
                <w:color w:val="000000"/>
                <w:sz w:val="24"/>
                <w:szCs w:val="24"/>
                <w:lang w:eastAsia="en-AU"/>
              </w:rPr>
            </w:pPr>
            <w:del w:id="32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29</w:delText>
              </w:r>
            </w:del>
          </w:p>
        </w:tc>
      </w:tr>
      <w:tr w:rsidR="0067260A" w:rsidRPr="00FB384C" w:rsidDel="00C2732D" w14:paraId="2492C97B" w14:textId="384A09EF" w:rsidTr="00150BF6">
        <w:trPr>
          <w:trHeight w:val="288"/>
          <w:jc w:val="center"/>
          <w:del w:id="322" w:author="Daniel Noble" w:date="2025-04-01T15:59:00Z"/>
        </w:trPr>
        <w:tc>
          <w:tcPr>
            <w:tcW w:w="3402" w:type="dxa"/>
            <w:tcBorders>
              <w:top w:val="nil"/>
              <w:left w:val="nil"/>
              <w:bottom w:val="nil"/>
              <w:right w:val="nil"/>
            </w:tcBorders>
            <w:shd w:val="clear" w:color="auto" w:fill="auto"/>
            <w:noWrap/>
            <w:vAlign w:val="bottom"/>
            <w:hideMark/>
          </w:tcPr>
          <w:p w14:paraId="5D98B442" w14:textId="0030E684" w:rsidR="0067260A" w:rsidRPr="00CD2E4B" w:rsidDel="00C2732D" w:rsidRDefault="0067260A" w:rsidP="00150BF6">
            <w:pPr>
              <w:spacing w:after="0" w:line="276" w:lineRule="auto"/>
              <w:jc w:val="center"/>
              <w:rPr>
                <w:del w:id="323"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464835BF" w14:textId="20284C1D" w:rsidR="0067260A" w:rsidRPr="00CD2E4B" w:rsidDel="00C2732D" w:rsidRDefault="0067260A" w:rsidP="00150BF6">
            <w:pPr>
              <w:spacing w:after="0" w:line="276" w:lineRule="auto"/>
              <w:rPr>
                <w:del w:id="324" w:author="Daniel Noble" w:date="2025-04-01T15:59:00Z" w16du:dateUtc="2025-04-01T04:59:00Z"/>
                <w:rFonts w:ascii="Times New Roman" w:eastAsia="Times New Roman" w:hAnsi="Times New Roman" w:cs="Times New Roman"/>
                <w:b/>
                <w:bCs/>
                <w:color w:val="000000"/>
                <w:sz w:val="24"/>
                <w:szCs w:val="24"/>
                <w:lang w:eastAsia="en-AU"/>
              </w:rPr>
            </w:pPr>
            <w:del w:id="32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5B42BE32" w14:textId="2EC8AA1B" w:rsidR="0067260A" w:rsidRPr="00CD2E4B" w:rsidDel="00C2732D" w:rsidRDefault="0067260A" w:rsidP="00150BF6">
            <w:pPr>
              <w:spacing w:after="0" w:line="276" w:lineRule="auto"/>
              <w:jc w:val="center"/>
              <w:rPr>
                <w:del w:id="326" w:author="Daniel Noble" w:date="2025-04-01T15:59:00Z" w16du:dateUtc="2025-04-01T04:59:00Z"/>
                <w:rFonts w:ascii="Times New Roman" w:eastAsia="Times New Roman" w:hAnsi="Times New Roman" w:cs="Times New Roman"/>
                <w:b/>
                <w:bCs/>
                <w:color w:val="000000"/>
                <w:sz w:val="24"/>
                <w:szCs w:val="24"/>
                <w:lang w:eastAsia="en-AU"/>
              </w:rPr>
            </w:pPr>
            <w:del w:id="32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2A876DE4" w14:textId="24BBD201" w:rsidR="0067260A" w:rsidRPr="00CD2E4B" w:rsidDel="00C2732D" w:rsidRDefault="0067260A" w:rsidP="00150BF6">
            <w:pPr>
              <w:spacing w:after="0" w:line="276" w:lineRule="auto"/>
              <w:jc w:val="center"/>
              <w:rPr>
                <w:del w:id="328" w:author="Daniel Noble" w:date="2025-04-01T15:59:00Z" w16du:dateUtc="2025-04-01T04:59:00Z"/>
                <w:rFonts w:ascii="Times New Roman" w:eastAsia="Times New Roman" w:hAnsi="Times New Roman" w:cs="Times New Roman"/>
                <w:b/>
                <w:bCs/>
                <w:color w:val="000000"/>
                <w:sz w:val="24"/>
                <w:szCs w:val="24"/>
                <w:lang w:eastAsia="en-AU"/>
              </w:rPr>
            </w:pPr>
            <w:del w:id="32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288F829F" w14:textId="06BDBEB6" w:rsidR="0067260A" w:rsidRPr="00CD2E4B" w:rsidDel="00C2732D" w:rsidRDefault="0067260A" w:rsidP="00150BF6">
            <w:pPr>
              <w:spacing w:after="0" w:line="276" w:lineRule="auto"/>
              <w:jc w:val="center"/>
              <w:rPr>
                <w:del w:id="330" w:author="Daniel Noble" w:date="2025-04-01T15:59:00Z" w16du:dateUtc="2025-04-01T04:59:00Z"/>
                <w:rFonts w:ascii="Times New Roman" w:eastAsia="Times New Roman" w:hAnsi="Times New Roman" w:cs="Times New Roman"/>
                <w:b/>
                <w:bCs/>
                <w:color w:val="000000"/>
                <w:sz w:val="24"/>
                <w:szCs w:val="24"/>
                <w:lang w:eastAsia="en-AU"/>
              </w:rPr>
            </w:pPr>
            <w:del w:id="33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30</w:delText>
              </w:r>
            </w:del>
          </w:p>
        </w:tc>
      </w:tr>
    </w:tbl>
    <w:p w14:paraId="2E48449C" w14:textId="0B6BEA0C" w:rsidR="0067260A" w:rsidDel="00C2732D" w:rsidRDefault="0067260A" w:rsidP="0067260A">
      <w:pPr>
        <w:rPr>
          <w:del w:id="332" w:author="Daniel Noble" w:date="2025-04-01T15:59:00Z" w16du:dateUtc="2025-04-01T04:59:00Z"/>
        </w:rPr>
      </w:pPr>
    </w:p>
    <w:p w14:paraId="257CCEBE" w14:textId="2A0145D0" w:rsidR="0067260A" w:rsidRPr="00CD2E4B" w:rsidDel="00C2732D" w:rsidRDefault="0067260A" w:rsidP="0067260A">
      <w:pPr>
        <w:spacing w:line="480" w:lineRule="auto"/>
        <w:rPr>
          <w:del w:id="333" w:author="Daniel Noble" w:date="2025-04-01T15:59:00Z" w16du:dateUtc="2025-04-01T04:59:00Z"/>
          <w:rFonts w:ascii="Times New Roman" w:hAnsi="Times New Roman" w:cs="Times New Roman"/>
          <w:sz w:val="24"/>
          <w:szCs w:val="24"/>
        </w:rPr>
      </w:pPr>
      <w:del w:id="334" w:author="Daniel Noble" w:date="2025-04-01T15:59:00Z" w16du:dateUtc="2025-04-01T04:59:00Z">
        <w:r w:rsidRPr="00CD2E4B" w:rsidDel="00C2732D">
          <w:rPr>
            <w:rFonts w:ascii="Times New Roman" w:hAnsi="Times New Roman" w:cs="Times New Roman"/>
            <w:b/>
            <w:bCs/>
            <w:sz w:val="24"/>
            <w:szCs w:val="24"/>
          </w:rPr>
          <w:delText xml:space="preserve">Table S7 Juvenile stage. </w:delText>
        </w:r>
        <w:r w:rsidRPr="00CD2E4B" w:rsidDel="00C2732D">
          <w:rPr>
            <w:rFonts w:ascii="Times New Roman" w:hAnsi="Times New Roman" w:cs="Times New Roman"/>
            <w:sz w:val="24"/>
            <w:szCs w:val="24"/>
          </w:rPr>
          <w:delText>The consistency adjustments (if any) for the life-history stages of individuals that were categorised as experiencing the acclimation treatments during the Juvenile stage. These records were used for the meta-regression analysis of the acclimation subset with life-history stage as a moderator. Number of studies, species and effect sizes are totals from the subset of data with acclimation treatments.</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5F202716" w14:textId="2A28A31F" w:rsidTr="00150BF6">
        <w:trPr>
          <w:trHeight w:val="288"/>
          <w:jc w:val="center"/>
          <w:del w:id="335" w:author="Daniel Noble" w:date="2025-04-01T15:59:00Z"/>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0142019" w14:textId="68554443" w:rsidR="0067260A" w:rsidRPr="00CD2E4B" w:rsidDel="00C2732D" w:rsidRDefault="0067260A" w:rsidP="00150BF6">
            <w:pPr>
              <w:spacing w:after="0" w:line="276" w:lineRule="auto"/>
              <w:jc w:val="center"/>
              <w:rPr>
                <w:del w:id="336" w:author="Daniel Noble" w:date="2025-04-01T15:59:00Z" w16du:dateUtc="2025-04-01T04:59:00Z"/>
                <w:rFonts w:ascii="Times New Roman" w:eastAsia="Times New Roman" w:hAnsi="Times New Roman" w:cs="Times New Roman"/>
                <w:b/>
                <w:bCs/>
                <w:color w:val="000000"/>
                <w:sz w:val="24"/>
                <w:szCs w:val="24"/>
                <w:lang w:eastAsia="en-AU"/>
              </w:rPr>
            </w:pPr>
            <w:del w:id="33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Juvenile Category</w:delText>
              </w:r>
            </w:del>
          </w:p>
        </w:tc>
      </w:tr>
      <w:tr w:rsidR="0067260A" w:rsidRPr="00FB384C" w:rsidDel="00C2732D" w14:paraId="5CD602BC" w14:textId="43D7221E" w:rsidTr="00150BF6">
        <w:trPr>
          <w:trHeight w:val="288"/>
          <w:jc w:val="center"/>
          <w:del w:id="338"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6F88662F" w14:textId="3C886307" w:rsidR="0067260A" w:rsidRPr="00CD2E4B" w:rsidDel="00C2732D" w:rsidRDefault="0067260A" w:rsidP="00150BF6">
            <w:pPr>
              <w:spacing w:after="0" w:line="276" w:lineRule="auto"/>
              <w:jc w:val="center"/>
              <w:rPr>
                <w:del w:id="339" w:author="Daniel Noble" w:date="2025-04-01T15:59:00Z" w16du:dateUtc="2025-04-01T04:59:00Z"/>
                <w:rFonts w:ascii="Times New Roman" w:eastAsia="Times New Roman" w:hAnsi="Times New Roman" w:cs="Times New Roman"/>
                <w:b/>
                <w:bCs/>
                <w:color w:val="000000"/>
                <w:sz w:val="24"/>
                <w:szCs w:val="24"/>
                <w:lang w:eastAsia="en-AU"/>
              </w:rPr>
            </w:pPr>
            <w:del w:id="34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5EC50831" w14:textId="1530C200" w:rsidR="0067260A" w:rsidRPr="00CD2E4B" w:rsidDel="00C2732D" w:rsidRDefault="0067260A" w:rsidP="00150BF6">
            <w:pPr>
              <w:spacing w:after="0" w:line="276" w:lineRule="auto"/>
              <w:jc w:val="center"/>
              <w:rPr>
                <w:del w:id="341" w:author="Daniel Noble" w:date="2025-04-01T15:59:00Z" w16du:dateUtc="2025-04-01T04:59:00Z"/>
                <w:rFonts w:ascii="Times New Roman" w:eastAsia="Times New Roman" w:hAnsi="Times New Roman" w:cs="Times New Roman"/>
                <w:b/>
                <w:bCs/>
                <w:color w:val="000000"/>
                <w:sz w:val="24"/>
                <w:szCs w:val="24"/>
                <w:lang w:eastAsia="en-AU"/>
              </w:rPr>
            </w:pPr>
            <w:del w:id="34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center"/>
            <w:hideMark/>
          </w:tcPr>
          <w:p w14:paraId="47D82807" w14:textId="32772B7E" w:rsidR="0067260A" w:rsidRPr="00CD2E4B" w:rsidDel="00C2732D" w:rsidRDefault="0067260A" w:rsidP="00150BF6">
            <w:pPr>
              <w:spacing w:after="0" w:line="276" w:lineRule="auto"/>
              <w:jc w:val="center"/>
              <w:rPr>
                <w:del w:id="343" w:author="Daniel Noble" w:date="2025-04-01T15:59:00Z" w16du:dateUtc="2025-04-01T04:59:00Z"/>
                <w:rFonts w:ascii="Times New Roman" w:eastAsia="Times New Roman" w:hAnsi="Times New Roman" w:cs="Times New Roman"/>
                <w:b/>
                <w:bCs/>
                <w:color w:val="000000"/>
                <w:sz w:val="24"/>
                <w:szCs w:val="24"/>
                <w:lang w:eastAsia="en-AU"/>
              </w:rPr>
            </w:pPr>
            <w:del w:id="34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center"/>
            <w:hideMark/>
          </w:tcPr>
          <w:p w14:paraId="4A84616B" w14:textId="59589ABE" w:rsidR="0067260A" w:rsidRPr="00CD2E4B" w:rsidDel="00C2732D" w:rsidRDefault="0067260A" w:rsidP="00150BF6">
            <w:pPr>
              <w:spacing w:after="0" w:line="276" w:lineRule="auto"/>
              <w:jc w:val="center"/>
              <w:rPr>
                <w:del w:id="345" w:author="Daniel Noble" w:date="2025-04-01T15:59:00Z" w16du:dateUtc="2025-04-01T04:59:00Z"/>
                <w:rFonts w:ascii="Times New Roman" w:eastAsia="Times New Roman" w:hAnsi="Times New Roman" w:cs="Times New Roman"/>
                <w:b/>
                <w:bCs/>
                <w:color w:val="000000"/>
                <w:sz w:val="24"/>
                <w:szCs w:val="24"/>
                <w:lang w:eastAsia="en-AU"/>
              </w:rPr>
            </w:pPr>
            <w:del w:id="34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center"/>
            <w:hideMark/>
          </w:tcPr>
          <w:p w14:paraId="539A2DA5" w14:textId="1365CF87" w:rsidR="0067260A" w:rsidRPr="00CD2E4B" w:rsidDel="00C2732D" w:rsidRDefault="0067260A" w:rsidP="00150BF6">
            <w:pPr>
              <w:spacing w:after="0" w:line="276" w:lineRule="auto"/>
              <w:jc w:val="center"/>
              <w:rPr>
                <w:del w:id="347" w:author="Daniel Noble" w:date="2025-04-01T15:59:00Z" w16du:dateUtc="2025-04-01T04:59:00Z"/>
                <w:rFonts w:ascii="Times New Roman" w:eastAsia="Times New Roman" w:hAnsi="Times New Roman" w:cs="Times New Roman"/>
                <w:b/>
                <w:bCs/>
                <w:color w:val="000000"/>
                <w:sz w:val="24"/>
                <w:szCs w:val="24"/>
                <w:lang w:eastAsia="en-AU"/>
              </w:rPr>
            </w:pPr>
            <w:del w:id="34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3E07FEED" w14:textId="0CFE9C7C" w:rsidTr="00150BF6">
        <w:trPr>
          <w:trHeight w:val="288"/>
          <w:jc w:val="center"/>
          <w:del w:id="349" w:author="Daniel Noble" w:date="2025-04-01T15:59:00Z"/>
        </w:trPr>
        <w:tc>
          <w:tcPr>
            <w:tcW w:w="3402" w:type="dxa"/>
            <w:tcBorders>
              <w:top w:val="nil"/>
              <w:left w:val="single" w:sz="4" w:space="0" w:color="auto"/>
              <w:bottom w:val="nil"/>
              <w:right w:val="single" w:sz="4" w:space="0" w:color="auto"/>
            </w:tcBorders>
            <w:shd w:val="clear" w:color="auto" w:fill="auto"/>
            <w:noWrap/>
            <w:vAlign w:val="bottom"/>
            <w:hideMark/>
          </w:tcPr>
          <w:p w14:paraId="1933C070" w14:textId="7AEB5E6C" w:rsidR="0067260A" w:rsidRPr="00CD2E4B" w:rsidDel="00C2732D" w:rsidRDefault="0067260A" w:rsidP="00150BF6">
            <w:pPr>
              <w:spacing w:after="0" w:line="276" w:lineRule="auto"/>
              <w:rPr>
                <w:del w:id="350" w:author="Daniel Noble" w:date="2025-04-01T15:59:00Z" w16du:dateUtc="2025-04-01T04:59:00Z"/>
                <w:rFonts w:ascii="Times New Roman" w:eastAsia="Times New Roman" w:hAnsi="Times New Roman" w:cs="Times New Roman"/>
                <w:color w:val="000000"/>
                <w:sz w:val="24"/>
                <w:szCs w:val="24"/>
                <w:lang w:eastAsia="en-AU"/>
              </w:rPr>
            </w:pPr>
            <w:del w:id="35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Juvenile</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716A4FDE" w14:textId="3199EA3C" w:rsidR="0067260A" w:rsidRPr="00CD2E4B" w:rsidDel="00C2732D" w:rsidRDefault="0067260A" w:rsidP="00150BF6">
            <w:pPr>
              <w:spacing w:after="0" w:line="276" w:lineRule="auto"/>
              <w:rPr>
                <w:del w:id="352" w:author="Daniel Noble" w:date="2025-04-01T15:59:00Z" w16du:dateUtc="2025-04-01T04:59:00Z"/>
                <w:rFonts w:ascii="Times New Roman" w:eastAsia="Times New Roman" w:hAnsi="Times New Roman" w:cs="Times New Roman"/>
                <w:color w:val="000000"/>
                <w:sz w:val="24"/>
                <w:szCs w:val="24"/>
                <w:lang w:eastAsia="en-AU"/>
              </w:rPr>
            </w:pPr>
            <w:del w:id="35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Juvenile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686E6EB" w14:textId="55D05F78" w:rsidR="0067260A" w:rsidRPr="00CD2E4B" w:rsidDel="00C2732D" w:rsidRDefault="0067260A" w:rsidP="00150BF6">
            <w:pPr>
              <w:spacing w:after="0" w:line="276" w:lineRule="auto"/>
              <w:jc w:val="center"/>
              <w:rPr>
                <w:del w:id="354" w:author="Daniel Noble" w:date="2025-04-01T15:59:00Z" w16du:dateUtc="2025-04-01T04:59:00Z"/>
                <w:rFonts w:ascii="Times New Roman" w:eastAsia="Times New Roman" w:hAnsi="Times New Roman" w:cs="Times New Roman"/>
                <w:color w:val="000000"/>
                <w:sz w:val="24"/>
                <w:szCs w:val="24"/>
                <w:lang w:eastAsia="en-AU"/>
              </w:rPr>
            </w:pPr>
            <w:del w:id="35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055952B" w14:textId="21C61F53" w:rsidR="0067260A" w:rsidRPr="00CD2E4B" w:rsidDel="00C2732D" w:rsidRDefault="0067260A" w:rsidP="00150BF6">
            <w:pPr>
              <w:spacing w:after="0" w:line="276" w:lineRule="auto"/>
              <w:jc w:val="center"/>
              <w:rPr>
                <w:del w:id="356" w:author="Daniel Noble" w:date="2025-04-01T15:59:00Z" w16du:dateUtc="2025-04-01T04:59:00Z"/>
                <w:rFonts w:ascii="Times New Roman" w:eastAsia="Times New Roman" w:hAnsi="Times New Roman" w:cs="Times New Roman"/>
                <w:color w:val="000000"/>
                <w:sz w:val="24"/>
                <w:szCs w:val="24"/>
                <w:lang w:eastAsia="en-AU"/>
              </w:rPr>
            </w:pPr>
            <w:del w:id="35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E487D9D" w14:textId="1B9061A4" w:rsidR="0067260A" w:rsidRPr="00CD2E4B" w:rsidDel="00C2732D" w:rsidRDefault="0067260A" w:rsidP="00150BF6">
            <w:pPr>
              <w:spacing w:after="0" w:line="276" w:lineRule="auto"/>
              <w:jc w:val="center"/>
              <w:rPr>
                <w:del w:id="358" w:author="Daniel Noble" w:date="2025-04-01T15:59:00Z" w16du:dateUtc="2025-04-01T04:59:00Z"/>
                <w:rFonts w:ascii="Times New Roman" w:eastAsia="Times New Roman" w:hAnsi="Times New Roman" w:cs="Times New Roman"/>
                <w:color w:val="000000"/>
                <w:sz w:val="24"/>
                <w:szCs w:val="24"/>
                <w:lang w:eastAsia="en-AU"/>
              </w:rPr>
            </w:pPr>
            <w:del w:id="35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14</w:delText>
              </w:r>
            </w:del>
          </w:p>
        </w:tc>
      </w:tr>
      <w:tr w:rsidR="0067260A" w:rsidRPr="00FB384C" w:rsidDel="00C2732D" w14:paraId="1DC56F76" w14:textId="03B320CF" w:rsidTr="00150BF6">
        <w:trPr>
          <w:trHeight w:val="288"/>
          <w:jc w:val="center"/>
          <w:del w:id="360" w:author="Daniel Noble" w:date="2025-04-01T15:59:00Z"/>
        </w:trPr>
        <w:tc>
          <w:tcPr>
            <w:tcW w:w="3402" w:type="dxa"/>
            <w:tcBorders>
              <w:top w:val="nil"/>
              <w:left w:val="single" w:sz="4" w:space="0" w:color="auto"/>
              <w:bottom w:val="nil"/>
              <w:right w:val="single" w:sz="4" w:space="0" w:color="auto"/>
            </w:tcBorders>
            <w:shd w:val="clear" w:color="auto" w:fill="auto"/>
            <w:noWrap/>
            <w:vAlign w:val="bottom"/>
            <w:hideMark/>
          </w:tcPr>
          <w:p w14:paraId="53CB8C8F" w14:textId="2B456A39" w:rsidR="0067260A" w:rsidRPr="00CD2E4B" w:rsidDel="00C2732D" w:rsidRDefault="0067260A" w:rsidP="00150BF6">
            <w:pPr>
              <w:spacing w:after="0" w:line="276" w:lineRule="auto"/>
              <w:rPr>
                <w:del w:id="361" w:author="Daniel Noble" w:date="2025-04-01T15:59:00Z" w16du:dateUtc="2025-04-01T04:59:00Z"/>
                <w:rFonts w:ascii="Times New Roman" w:eastAsia="Times New Roman" w:hAnsi="Times New Roman" w:cs="Times New Roman"/>
                <w:color w:val="000000"/>
                <w:sz w:val="24"/>
                <w:szCs w:val="24"/>
                <w:lang w:eastAsia="en-AU"/>
              </w:rPr>
            </w:pPr>
            <w:del w:id="36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42DC2836" w14:textId="6CD2026B" w:rsidR="0067260A" w:rsidRPr="00CD2E4B" w:rsidDel="00C2732D" w:rsidRDefault="0067260A" w:rsidP="00150BF6">
            <w:pPr>
              <w:spacing w:after="0" w:line="276" w:lineRule="auto"/>
              <w:rPr>
                <w:del w:id="363" w:author="Daniel Noble" w:date="2025-04-01T15:59:00Z" w16du:dateUtc="2025-04-01T04:59:00Z"/>
                <w:rFonts w:ascii="Times New Roman" w:eastAsia="Times New Roman" w:hAnsi="Times New Roman" w:cs="Times New Roman"/>
                <w:color w:val="000000"/>
                <w:sz w:val="24"/>
                <w:szCs w:val="24"/>
                <w:lang w:eastAsia="en-AU"/>
              </w:rPr>
            </w:pPr>
            <w:del w:id="36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Juveniles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2FF666D" w14:textId="3BABFFF7" w:rsidR="0067260A" w:rsidRPr="00CD2E4B" w:rsidDel="00C2732D" w:rsidRDefault="0067260A" w:rsidP="00150BF6">
            <w:pPr>
              <w:spacing w:after="0" w:line="276" w:lineRule="auto"/>
              <w:jc w:val="center"/>
              <w:rPr>
                <w:del w:id="365" w:author="Daniel Noble" w:date="2025-04-01T15:59:00Z" w16du:dateUtc="2025-04-01T04:59:00Z"/>
                <w:rFonts w:ascii="Times New Roman" w:eastAsia="Times New Roman" w:hAnsi="Times New Roman" w:cs="Times New Roman"/>
                <w:color w:val="000000"/>
                <w:sz w:val="24"/>
                <w:szCs w:val="24"/>
                <w:lang w:eastAsia="en-AU"/>
              </w:rPr>
            </w:pPr>
            <w:del w:id="36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B093006" w14:textId="7AB24351" w:rsidR="0067260A" w:rsidRPr="00CD2E4B" w:rsidDel="00C2732D" w:rsidRDefault="0067260A" w:rsidP="00150BF6">
            <w:pPr>
              <w:spacing w:after="0" w:line="276" w:lineRule="auto"/>
              <w:jc w:val="center"/>
              <w:rPr>
                <w:del w:id="367" w:author="Daniel Noble" w:date="2025-04-01T15:59:00Z" w16du:dateUtc="2025-04-01T04:59:00Z"/>
                <w:rFonts w:ascii="Times New Roman" w:eastAsia="Times New Roman" w:hAnsi="Times New Roman" w:cs="Times New Roman"/>
                <w:color w:val="000000"/>
                <w:sz w:val="24"/>
                <w:szCs w:val="24"/>
                <w:lang w:eastAsia="en-AU"/>
              </w:rPr>
            </w:pPr>
            <w:del w:id="36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A843A82" w14:textId="1E141695" w:rsidR="0067260A" w:rsidRPr="00CD2E4B" w:rsidDel="00C2732D" w:rsidRDefault="0067260A" w:rsidP="00150BF6">
            <w:pPr>
              <w:spacing w:after="0" w:line="276" w:lineRule="auto"/>
              <w:jc w:val="center"/>
              <w:rPr>
                <w:del w:id="369" w:author="Daniel Noble" w:date="2025-04-01T15:59:00Z" w16du:dateUtc="2025-04-01T04:59:00Z"/>
                <w:rFonts w:ascii="Times New Roman" w:eastAsia="Times New Roman" w:hAnsi="Times New Roman" w:cs="Times New Roman"/>
                <w:color w:val="000000"/>
                <w:sz w:val="24"/>
                <w:szCs w:val="24"/>
                <w:lang w:eastAsia="en-AU"/>
              </w:rPr>
            </w:pPr>
            <w:del w:id="37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68C0FA34" w14:textId="30B498BD" w:rsidTr="00150BF6">
        <w:trPr>
          <w:trHeight w:val="288"/>
          <w:jc w:val="center"/>
          <w:del w:id="371"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A51BA5D" w14:textId="7C0488E1" w:rsidR="0067260A" w:rsidRPr="00CD2E4B" w:rsidDel="00C2732D" w:rsidRDefault="0067260A" w:rsidP="00150BF6">
            <w:pPr>
              <w:spacing w:after="0" w:line="276" w:lineRule="auto"/>
              <w:rPr>
                <w:del w:id="372" w:author="Daniel Noble" w:date="2025-04-01T15:59:00Z" w16du:dateUtc="2025-04-01T04:59:00Z"/>
                <w:rFonts w:ascii="Times New Roman" w:eastAsia="Times New Roman" w:hAnsi="Times New Roman" w:cs="Times New Roman"/>
                <w:color w:val="000000"/>
                <w:sz w:val="24"/>
                <w:szCs w:val="24"/>
                <w:lang w:eastAsia="en-AU"/>
              </w:rPr>
            </w:pPr>
            <w:del w:id="37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6C6759F9" w14:textId="1BAEA244" w:rsidR="0067260A" w:rsidRPr="00CD2E4B" w:rsidDel="00C2732D" w:rsidRDefault="0067260A" w:rsidP="00150BF6">
            <w:pPr>
              <w:spacing w:after="0" w:line="276" w:lineRule="auto"/>
              <w:rPr>
                <w:del w:id="374" w:author="Daniel Noble" w:date="2025-04-01T15:59:00Z" w16du:dateUtc="2025-04-01T04:59:00Z"/>
                <w:rFonts w:ascii="Times New Roman" w:eastAsia="Times New Roman" w:hAnsi="Times New Roman" w:cs="Times New Roman"/>
                <w:b/>
                <w:bCs/>
                <w:color w:val="000000"/>
                <w:sz w:val="24"/>
                <w:szCs w:val="24"/>
                <w:lang w:eastAsia="en-AU"/>
              </w:rPr>
            </w:pPr>
            <w:del w:id="37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3F39DA4" w14:textId="5F166657" w:rsidR="0067260A" w:rsidRPr="00CD2E4B" w:rsidDel="00C2732D" w:rsidRDefault="0067260A" w:rsidP="00150BF6">
            <w:pPr>
              <w:spacing w:after="0" w:line="276" w:lineRule="auto"/>
              <w:jc w:val="center"/>
              <w:rPr>
                <w:del w:id="376" w:author="Daniel Noble" w:date="2025-04-01T15:59:00Z" w16du:dateUtc="2025-04-01T04:59:00Z"/>
                <w:rFonts w:ascii="Times New Roman" w:eastAsia="Times New Roman" w:hAnsi="Times New Roman" w:cs="Times New Roman"/>
                <w:b/>
                <w:bCs/>
                <w:color w:val="000000"/>
                <w:sz w:val="24"/>
                <w:szCs w:val="24"/>
                <w:lang w:eastAsia="en-AU"/>
              </w:rPr>
            </w:pPr>
            <w:del w:id="37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3F383E8" w14:textId="1899C2E3" w:rsidR="0067260A" w:rsidRPr="00CD2E4B" w:rsidDel="00C2732D" w:rsidRDefault="0067260A" w:rsidP="00150BF6">
            <w:pPr>
              <w:spacing w:after="0" w:line="276" w:lineRule="auto"/>
              <w:jc w:val="center"/>
              <w:rPr>
                <w:del w:id="378" w:author="Daniel Noble" w:date="2025-04-01T15:59:00Z" w16du:dateUtc="2025-04-01T04:59:00Z"/>
                <w:rFonts w:ascii="Times New Roman" w:eastAsia="Times New Roman" w:hAnsi="Times New Roman" w:cs="Times New Roman"/>
                <w:b/>
                <w:bCs/>
                <w:color w:val="000000"/>
                <w:sz w:val="24"/>
                <w:szCs w:val="24"/>
                <w:lang w:eastAsia="en-AU"/>
              </w:rPr>
            </w:pPr>
            <w:del w:id="37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0182143" w14:textId="01518DAB" w:rsidR="0067260A" w:rsidRPr="00CD2E4B" w:rsidDel="00C2732D" w:rsidRDefault="0067260A" w:rsidP="00150BF6">
            <w:pPr>
              <w:spacing w:after="0" w:line="276" w:lineRule="auto"/>
              <w:jc w:val="center"/>
              <w:rPr>
                <w:del w:id="380" w:author="Daniel Noble" w:date="2025-04-01T15:59:00Z" w16du:dateUtc="2025-04-01T04:59:00Z"/>
                <w:rFonts w:ascii="Times New Roman" w:eastAsia="Times New Roman" w:hAnsi="Times New Roman" w:cs="Times New Roman"/>
                <w:b/>
                <w:bCs/>
                <w:color w:val="000000"/>
                <w:sz w:val="24"/>
                <w:szCs w:val="24"/>
                <w:lang w:eastAsia="en-AU"/>
              </w:rPr>
            </w:pPr>
            <w:del w:id="38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15</w:delText>
              </w:r>
            </w:del>
          </w:p>
        </w:tc>
      </w:tr>
      <w:tr w:rsidR="0067260A" w:rsidRPr="00FB384C" w:rsidDel="00C2732D" w14:paraId="1FFD5C4F" w14:textId="464395FD" w:rsidTr="00150BF6">
        <w:trPr>
          <w:trHeight w:val="288"/>
          <w:jc w:val="center"/>
          <w:del w:id="382" w:author="Daniel Noble" w:date="2025-04-01T15:59:00Z"/>
        </w:trPr>
        <w:tc>
          <w:tcPr>
            <w:tcW w:w="3402" w:type="dxa"/>
            <w:tcBorders>
              <w:top w:val="nil"/>
              <w:left w:val="nil"/>
              <w:bottom w:val="nil"/>
              <w:right w:val="nil"/>
            </w:tcBorders>
            <w:shd w:val="clear" w:color="auto" w:fill="auto"/>
            <w:noWrap/>
            <w:vAlign w:val="bottom"/>
            <w:hideMark/>
          </w:tcPr>
          <w:p w14:paraId="4E4B8843" w14:textId="1B54464F" w:rsidR="0067260A" w:rsidRPr="00CD2E4B" w:rsidDel="00C2732D" w:rsidRDefault="0067260A" w:rsidP="00150BF6">
            <w:pPr>
              <w:spacing w:after="0" w:line="276" w:lineRule="auto"/>
              <w:jc w:val="center"/>
              <w:rPr>
                <w:del w:id="383" w:author="Daniel Noble" w:date="2025-04-01T15:59:00Z" w16du:dateUtc="2025-04-01T04:59:00Z"/>
                <w:rFonts w:ascii="Times New Roman" w:eastAsia="Times New Roman" w:hAnsi="Times New Roman" w:cs="Times New Roman"/>
                <w:b/>
                <w:bCs/>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42B75758" w14:textId="7DAA7F95" w:rsidR="0067260A" w:rsidRPr="00CD2E4B" w:rsidDel="00C2732D" w:rsidRDefault="0067260A" w:rsidP="00150BF6">
            <w:pPr>
              <w:spacing w:after="0" w:line="276" w:lineRule="auto"/>
              <w:rPr>
                <w:del w:id="384" w:author="Daniel Noble" w:date="2025-04-01T15:59:00Z" w16du:dateUtc="2025-04-01T04:59:00Z"/>
                <w:rFonts w:ascii="Times New Roman" w:eastAsia="Times New Roman" w:hAnsi="Times New Roman" w:cs="Times New Roman"/>
                <w:b/>
                <w:bCs/>
                <w:color w:val="000000"/>
                <w:sz w:val="24"/>
                <w:szCs w:val="24"/>
                <w:lang w:eastAsia="en-AU"/>
              </w:rPr>
            </w:pPr>
            <w:del w:id="38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0E9E9F1E" w14:textId="7FB8E894" w:rsidR="0067260A" w:rsidRPr="00CD2E4B" w:rsidDel="00C2732D" w:rsidRDefault="0067260A" w:rsidP="00150BF6">
            <w:pPr>
              <w:spacing w:after="0" w:line="276" w:lineRule="auto"/>
              <w:jc w:val="center"/>
              <w:rPr>
                <w:del w:id="386" w:author="Daniel Noble" w:date="2025-04-01T15:59:00Z" w16du:dateUtc="2025-04-01T04:59:00Z"/>
                <w:rFonts w:ascii="Times New Roman" w:eastAsia="Times New Roman" w:hAnsi="Times New Roman" w:cs="Times New Roman"/>
                <w:b/>
                <w:bCs/>
                <w:color w:val="000000"/>
                <w:sz w:val="24"/>
                <w:szCs w:val="24"/>
                <w:lang w:eastAsia="en-AU"/>
              </w:rPr>
            </w:pPr>
            <w:del w:id="38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764AF4B2" w14:textId="0FBC43B2" w:rsidR="0067260A" w:rsidRPr="00CD2E4B" w:rsidDel="00C2732D" w:rsidRDefault="0067260A" w:rsidP="00150BF6">
            <w:pPr>
              <w:spacing w:after="0" w:line="276" w:lineRule="auto"/>
              <w:jc w:val="center"/>
              <w:rPr>
                <w:del w:id="388" w:author="Daniel Noble" w:date="2025-04-01T15:59:00Z" w16du:dateUtc="2025-04-01T04:59:00Z"/>
                <w:rFonts w:ascii="Times New Roman" w:eastAsia="Times New Roman" w:hAnsi="Times New Roman" w:cs="Times New Roman"/>
                <w:b/>
                <w:bCs/>
                <w:color w:val="000000"/>
                <w:sz w:val="24"/>
                <w:szCs w:val="24"/>
                <w:lang w:eastAsia="en-AU"/>
              </w:rPr>
            </w:pPr>
            <w:del w:id="38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349A56B6" w14:textId="27C4DC49" w:rsidR="0067260A" w:rsidRPr="00CD2E4B" w:rsidDel="00C2732D" w:rsidRDefault="0067260A" w:rsidP="00150BF6">
            <w:pPr>
              <w:spacing w:after="0" w:line="276" w:lineRule="auto"/>
              <w:jc w:val="center"/>
              <w:rPr>
                <w:del w:id="390" w:author="Daniel Noble" w:date="2025-04-01T15:59:00Z" w16du:dateUtc="2025-04-01T04:59:00Z"/>
                <w:rFonts w:ascii="Times New Roman" w:eastAsia="Times New Roman" w:hAnsi="Times New Roman" w:cs="Times New Roman"/>
                <w:b/>
                <w:bCs/>
                <w:color w:val="000000"/>
                <w:sz w:val="24"/>
                <w:szCs w:val="24"/>
                <w:lang w:eastAsia="en-AU"/>
              </w:rPr>
            </w:pPr>
            <w:del w:id="39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15</w:delText>
              </w:r>
            </w:del>
          </w:p>
        </w:tc>
      </w:tr>
    </w:tbl>
    <w:p w14:paraId="55CB1485" w14:textId="29DDF0F7" w:rsidR="0067260A" w:rsidDel="00C2732D" w:rsidRDefault="0067260A" w:rsidP="0067260A">
      <w:pPr>
        <w:rPr>
          <w:del w:id="392" w:author="Daniel Noble" w:date="2025-04-01T15:59:00Z" w16du:dateUtc="2025-04-01T04:59:00Z"/>
          <w:b/>
          <w:bCs/>
        </w:rPr>
      </w:pPr>
    </w:p>
    <w:p w14:paraId="6ADF19A4" w14:textId="260FC467" w:rsidR="0067260A" w:rsidRPr="00CD2E4B" w:rsidDel="00C2732D" w:rsidRDefault="0067260A" w:rsidP="0067260A">
      <w:pPr>
        <w:spacing w:line="480" w:lineRule="auto"/>
        <w:rPr>
          <w:del w:id="393" w:author="Daniel Noble" w:date="2025-04-01T15:59:00Z" w16du:dateUtc="2025-04-01T04:59:00Z"/>
          <w:rFonts w:ascii="Times New Roman" w:hAnsi="Times New Roman" w:cs="Times New Roman"/>
          <w:sz w:val="24"/>
          <w:szCs w:val="24"/>
        </w:rPr>
      </w:pPr>
      <w:del w:id="394" w:author="Daniel Noble" w:date="2025-04-01T15:59:00Z" w16du:dateUtc="2025-04-01T04:59:00Z">
        <w:r w:rsidRPr="00CD2E4B" w:rsidDel="00C2732D">
          <w:rPr>
            <w:rFonts w:ascii="Times New Roman" w:hAnsi="Times New Roman" w:cs="Times New Roman"/>
            <w:b/>
            <w:bCs/>
            <w:sz w:val="24"/>
            <w:szCs w:val="24"/>
          </w:rPr>
          <w:delText xml:space="preserve">Table S8 Adult stage. </w:delText>
        </w:r>
        <w:r w:rsidRPr="00CD2E4B" w:rsidDel="00C2732D">
          <w:rPr>
            <w:rFonts w:ascii="Times New Roman" w:hAnsi="Times New Roman" w:cs="Times New Roman"/>
            <w:sz w:val="24"/>
            <w:szCs w:val="24"/>
          </w:rPr>
          <w:delText>The consistency adjustments (if any) for the life-history stages of individuals that were categorised as experiencing the acclimation treatments during the Adult stage. These records were used for the meta-regression analysis of the acclimation subset with life-history stage as a moderator. Number of studies, species and effect sizes are totals from the subset of data with acclimation treatments.</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4E4914C0" w14:textId="4250B82C" w:rsidTr="00150BF6">
        <w:trPr>
          <w:trHeight w:val="288"/>
          <w:jc w:val="center"/>
          <w:del w:id="395" w:author="Daniel Noble" w:date="2025-04-01T15:59:00Z"/>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BE794EE" w14:textId="67625481" w:rsidR="0067260A" w:rsidRPr="00CD2E4B" w:rsidDel="00C2732D" w:rsidRDefault="0067260A" w:rsidP="00150BF6">
            <w:pPr>
              <w:spacing w:after="0" w:line="276" w:lineRule="auto"/>
              <w:jc w:val="center"/>
              <w:rPr>
                <w:del w:id="396" w:author="Daniel Noble" w:date="2025-04-01T15:59:00Z" w16du:dateUtc="2025-04-01T04:59:00Z"/>
                <w:rFonts w:ascii="Times New Roman" w:eastAsia="Times New Roman" w:hAnsi="Times New Roman" w:cs="Times New Roman"/>
                <w:b/>
                <w:bCs/>
                <w:color w:val="000000"/>
                <w:sz w:val="24"/>
                <w:szCs w:val="24"/>
                <w:lang w:eastAsia="en-AU"/>
              </w:rPr>
            </w:pPr>
            <w:del w:id="39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Adult Category</w:delText>
              </w:r>
            </w:del>
          </w:p>
        </w:tc>
      </w:tr>
      <w:tr w:rsidR="0067260A" w:rsidRPr="00FB384C" w:rsidDel="00C2732D" w14:paraId="7FF91D5E" w14:textId="7B933386" w:rsidTr="00150BF6">
        <w:trPr>
          <w:trHeight w:val="288"/>
          <w:jc w:val="center"/>
          <w:del w:id="398"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64ADDC9E" w14:textId="457FF238" w:rsidR="0067260A" w:rsidRPr="00CD2E4B" w:rsidDel="00C2732D" w:rsidRDefault="0067260A" w:rsidP="00150BF6">
            <w:pPr>
              <w:spacing w:after="0" w:line="276" w:lineRule="auto"/>
              <w:jc w:val="center"/>
              <w:rPr>
                <w:del w:id="399" w:author="Daniel Noble" w:date="2025-04-01T15:59:00Z" w16du:dateUtc="2025-04-01T04:59:00Z"/>
                <w:rFonts w:ascii="Times New Roman" w:eastAsia="Times New Roman" w:hAnsi="Times New Roman" w:cs="Times New Roman"/>
                <w:b/>
                <w:bCs/>
                <w:color w:val="000000"/>
                <w:sz w:val="24"/>
                <w:szCs w:val="24"/>
                <w:lang w:eastAsia="en-AU"/>
              </w:rPr>
            </w:pPr>
            <w:del w:id="40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7CF5958D" w14:textId="307A0997" w:rsidR="0067260A" w:rsidRPr="00CD2E4B" w:rsidDel="00C2732D" w:rsidRDefault="0067260A" w:rsidP="00150BF6">
            <w:pPr>
              <w:spacing w:after="0" w:line="276" w:lineRule="auto"/>
              <w:jc w:val="center"/>
              <w:rPr>
                <w:del w:id="401" w:author="Daniel Noble" w:date="2025-04-01T15:59:00Z" w16du:dateUtc="2025-04-01T04:59:00Z"/>
                <w:rFonts w:ascii="Times New Roman" w:eastAsia="Times New Roman" w:hAnsi="Times New Roman" w:cs="Times New Roman"/>
                <w:b/>
                <w:bCs/>
                <w:color w:val="000000"/>
                <w:sz w:val="24"/>
                <w:szCs w:val="24"/>
                <w:lang w:eastAsia="en-AU"/>
              </w:rPr>
            </w:pPr>
            <w:del w:id="40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center"/>
            <w:hideMark/>
          </w:tcPr>
          <w:p w14:paraId="74774199" w14:textId="1755871A" w:rsidR="0067260A" w:rsidRPr="00CD2E4B" w:rsidDel="00C2732D" w:rsidRDefault="0067260A" w:rsidP="00150BF6">
            <w:pPr>
              <w:spacing w:after="0" w:line="276" w:lineRule="auto"/>
              <w:jc w:val="center"/>
              <w:rPr>
                <w:del w:id="403" w:author="Daniel Noble" w:date="2025-04-01T15:59:00Z" w16du:dateUtc="2025-04-01T04:59:00Z"/>
                <w:rFonts w:ascii="Times New Roman" w:eastAsia="Times New Roman" w:hAnsi="Times New Roman" w:cs="Times New Roman"/>
                <w:b/>
                <w:bCs/>
                <w:color w:val="000000"/>
                <w:sz w:val="24"/>
                <w:szCs w:val="24"/>
                <w:lang w:eastAsia="en-AU"/>
              </w:rPr>
            </w:pPr>
            <w:del w:id="40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center"/>
            <w:hideMark/>
          </w:tcPr>
          <w:p w14:paraId="1E1C82B2" w14:textId="18A48EDF" w:rsidR="0067260A" w:rsidRPr="00CD2E4B" w:rsidDel="00C2732D" w:rsidRDefault="0067260A" w:rsidP="00150BF6">
            <w:pPr>
              <w:spacing w:after="0" w:line="276" w:lineRule="auto"/>
              <w:jc w:val="center"/>
              <w:rPr>
                <w:del w:id="405" w:author="Daniel Noble" w:date="2025-04-01T15:59:00Z" w16du:dateUtc="2025-04-01T04:59:00Z"/>
                <w:rFonts w:ascii="Times New Roman" w:eastAsia="Times New Roman" w:hAnsi="Times New Roman" w:cs="Times New Roman"/>
                <w:b/>
                <w:bCs/>
                <w:color w:val="000000"/>
                <w:sz w:val="24"/>
                <w:szCs w:val="24"/>
                <w:lang w:eastAsia="en-AU"/>
              </w:rPr>
            </w:pPr>
            <w:del w:id="40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center"/>
            <w:hideMark/>
          </w:tcPr>
          <w:p w14:paraId="46CEA0BC" w14:textId="1DE1D41E" w:rsidR="0067260A" w:rsidRPr="00CD2E4B" w:rsidDel="00C2732D" w:rsidRDefault="0067260A" w:rsidP="00150BF6">
            <w:pPr>
              <w:spacing w:after="0" w:line="276" w:lineRule="auto"/>
              <w:jc w:val="center"/>
              <w:rPr>
                <w:del w:id="407" w:author="Daniel Noble" w:date="2025-04-01T15:59:00Z" w16du:dateUtc="2025-04-01T04:59:00Z"/>
                <w:rFonts w:ascii="Times New Roman" w:eastAsia="Times New Roman" w:hAnsi="Times New Roman" w:cs="Times New Roman"/>
                <w:b/>
                <w:bCs/>
                <w:color w:val="000000"/>
                <w:sz w:val="24"/>
                <w:szCs w:val="24"/>
                <w:lang w:eastAsia="en-AU"/>
              </w:rPr>
            </w:pPr>
            <w:del w:id="40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147836F7" w14:textId="61E21489" w:rsidTr="00150BF6">
        <w:trPr>
          <w:trHeight w:val="288"/>
          <w:jc w:val="center"/>
          <w:del w:id="409" w:author="Daniel Noble" w:date="2025-04-01T15:59:00Z"/>
        </w:trPr>
        <w:tc>
          <w:tcPr>
            <w:tcW w:w="3402" w:type="dxa"/>
            <w:tcBorders>
              <w:top w:val="nil"/>
              <w:left w:val="single" w:sz="4" w:space="0" w:color="auto"/>
              <w:bottom w:val="nil"/>
              <w:right w:val="single" w:sz="4" w:space="0" w:color="auto"/>
            </w:tcBorders>
            <w:shd w:val="clear" w:color="auto" w:fill="auto"/>
            <w:noWrap/>
            <w:vAlign w:val="bottom"/>
            <w:hideMark/>
          </w:tcPr>
          <w:p w14:paraId="12E88D85" w14:textId="1EBB6668" w:rsidR="0067260A" w:rsidRPr="00CD2E4B" w:rsidDel="00C2732D" w:rsidRDefault="0067260A" w:rsidP="00150BF6">
            <w:pPr>
              <w:spacing w:after="0" w:line="276" w:lineRule="auto"/>
              <w:rPr>
                <w:del w:id="410" w:author="Daniel Noble" w:date="2025-04-01T15:59:00Z" w16du:dateUtc="2025-04-01T04:59:00Z"/>
                <w:rFonts w:ascii="Times New Roman" w:eastAsia="Times New Roman" w:hAnsi="Times New Roman" w:cs="Times New Roman"/>
                <w:color w:val="000000"/>
                <w:sz w:val="24"/>
                <w:szCs w:val="24"/>
                <w:lang w:eastAsia="en-AU"/>
              </w:rPr>
            </w:pPr>
            <w:del w:id="41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Adult</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7E89F038" w14:textId="3E845B0D" w:rsidR="0067260A" w:rsidRPr="00CD2E4B" w:rsidDel="00C2732D" w:rsidRDefault="0067260A" w:rsidP="00150BF6">
            <w:pPr>
              <w:spacing w:after="0" w:line="276" w:lineRule="auto"/>
              <w:rPr>
                <w:del w:id="412" w:author="Daniel Noble" w:date="2025-04-01T15:59:00Z" w16du:dateUtc="2025-04-01T04:59:00Z"/>
                <w:rFonts w:ascii="Times New Roman" w:eastAsia="Times New Roman" w:hAnsi="Times New Roman" w:cs="Times New Roman"/>
                <w:color w:val="000000"/>
                <w:sz w:val="24"/>
                <w:szCs w:val="24"/>
                <w:lang w:eastAsia="en-AU"/>
              </w:rPr>
            </w:pPr>
            <w:del w:id="4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Adult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CD18A6F" w14:textId="542CD1C0" w:rsidR="0067260A" w:rsidRPr="00CD2E4B" w:rsidDel="00C2732D" w:rsidRDefault="0067260A" w:rsidP="00150BF6">
            <w:pPr>
              <w:spacing w:after="0" w:line="276" w:lineRule="auto"/>
              <w:jc w:val="center"/>
              <w:rPr>
                <w:del w:id="414" w:author="Daniel Noble" w:date="2025-04-01T15:59:00Z" w16du:dateUtc="2025-04-01T04:59:00Z"/>
                <w:rFonts w:ascii="Times New Roman" w:eastAsia="Times New Roman" w:hAnsi="Times New Roman" w:cs="Times New Roman"/>
                <w:color w:val="000000"/>
                <w:sz w:val="24"/>
                <w:szCs w:val="24"/>
                <w:lang w:eastAsia="en-AU"/>
              </w:rPr>
            </w:pPr>
            <w:del w:id="4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DB881FD" w14:textId="4519BA5A" w:rsidR="0067260A" w:rsidRPr="00CD2E4B" w:rsidDel="00C2732D" w:rsidRDefault="0067260A" w:rsidP="00150BF6">
            <w:pPr>
              <w:spacing w:after="0" w:line="276" w:lineRule="auto"/>
              <w:jc w:val="center"/>
              <w:rPr>
                <w:del w:id="416" w:author="Daniel Noble" w:date="2025-04-01T15:59:00Z" w16du:dateUtc="2025-04-01T04:59:00Z"/>
                <w:rFonts w:ascii="Times New Roman" w:eastAsia="Times New Roman" w:hAnsi="Times New Roman" w:cs="Times New Roman"/>
                <w:color w:val="000000"/>
                <w:sz w:val="24"/>
                <w:szCs w:val="24"/>
                <w:lang w:eastAsia="en-AU"/>
              </w:rPr>
            </w:pPr>
            <w:del w:id="41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A5FB38F" w14:textId="634ED22E" w:rsidR="0067260A" w:rsidRPr="00CD2E4B" w:rsidDel="00C2732D" w:rsidRDefault="0067260A" w:rsidP="00150BF6">
            <w:pPr>
              <w:spacing w:after="0" w:line="276" w:lineRule="auto"/>
              <w:jc w:val="center"/>
              <w:rPr>
                <w:del w:id="418" w:author="Daniel Noble" w:date="2025-04-01T15:59:00Z" w16du:dateUtc="2025-04-01T04:59:00Z"/>
                <w:rFonts w:ascii="Times New Roman" w:eastAsia="Times New Roman" w:hAnsi="Times New Roman" w:cs="Times New Roman"/>
                <w:color w:val="000000"/>
                <w:sz w:val="24"/>
                <w:szCs w:val="24"/>
                <w:lang w:eastAsia="en-AU"/>
              </w:rPr>
            </w:pPr>
            <w:del w:id="41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9</w:delText>
              </w:r>
            </w:del>
          </w:p>
        </w:tc>
      </w:tr>
      <w:tr w:rsidR="0067260A" w:rsidRPr="00FB384C" w:rsidDel="00C2732D" w14:paraId="4B4EFCA3" w14:textId="75C4897D" w:rsidTr="00150BF6">
        <w:trPr>
          <w:trHeight w:val="288"/>
          <w:jc w:val="center"/>
          <w:del w:id="420" w:author="Daniel Noble" w:date="2025-04-01T15:59:00Z"/>
        </w:trPr>
        <w:tc>
          <w:tcPr>
            <w:tcW w:w="3402" w:type="dxa"/>
            <w:tcBorders>
              <w:top w:val="nil"/>
              <w:left w:val="single" w:sz="4" w:space="0" w:color="auto"/>
              <w:bottom w:val="nil"/>
              <w:right w:val="single" w:sz="4" w:space="0" w:color="auto"/>
            </w:tcBorders>
            <w:shd w:val="clear" w:color="auto" w:fill="auto"/>
            <w:noWrap/>
            <w:vAlign w:val="bottom"/>
            <w:hideMark/>
          </w:tcPr>
          <w:p w14:paraId="62E1562E" w14:textId="1ED28B17" w:rsidR="0067260A" w:rsidRPr="00CD2E4B" w:rsidDel="00C2732D" w:rsidRDefault="0067260A" w:rsidP="00150BF6">
            <w:pPr>
              <w:spacing w:after="0" w:line="276" w:lineRule="auto"/>
              <w:rPr>
                <w:del w:id="421" w:author="Daniel Noble" w:date="2025-04-01T15:59:00Z" w16du:dateUtc="2025-04-01T04:59:00Z"/>
                <w:rFonts w:ascii="Times New Roman" w:eastAsia="Times New Roman" w:hAnsi="Times New Roman" w:cs="Times New Roman"/>
                <w:color w:val="000000"/>
                <w:sz w:val="24"/>
                <w:szCs w:val="24"/>
                <w:lang w:eastAsia="en-AU"/>
              </w:rPr>
            </w:pPr>
            <w:del w:id="42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79B4023E" w14:textId="2FF49FDA" w:rsidR="0067260A" w:rsidRPr="00CD2E4B" w:rsidDel="00C2732D" w:rsidRDefault="0067260A" w:rsidP="00150BF6">
            <w:pPr>
              <w:spacing w:after="0" w:line="276" w:lineRule="auto"/>
              <w:rPr>
                <w:del w:id="423" w:author="Daniel Noble" w:date="2025-04-01T15:59:00Z" w16du:dateUtc="2025-04-01T04:59:00Z"/>
                <w:rFonts w:ascii="Times New Roman" w:eastAsia="Times New Roman" w:hAnsi="Times New Roman" w:cs="Times New Roman"/>
                <w:color w:val="000000"/>
                <w:sz w:val="24"/>
                <w:szCs w:val="24"/>
                <w:lang w:eastAsia="en-AU"/>
              </w:rPr>
            </w:pPr>
            <w:del w:id="42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Adults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9C6F512" w14:textId="1C1186BB" w:rsidR="0067260A" w:rsidRPr="00CD2E4B" w:rsidDel="00C2732D" w:rsidRDefault="0067260A" w:rsidP="00150BF6">
            <w:pPr>
              <w:spacing w:after="0" w:line="276" w:lineRule="auto"/>
              <w:jc w:val="center"/>
              <w:rPr>
                <w:del w:id="425" w:author="Daniel Noble" w:date="2025-04-01T15:59:00Z" w16du:dateUtc="2025-04-01T04:59:00Z"/>
                <w:rFonts w:ascii="Times New Roman" w:eastAsia="Times New Roman" w:hAnsi="Times New Roman" w:cs="Times New Roman"/>
                <w:color w:val="000000"/>
                <w:sz w:val="24"/>
                <w:szCs w:val="24"/>
                <w:lang w:eastAsia="en-AU"/>
              </w:rPr>
            </w:pPr>
            <w:del w:id="4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0B4606C" w14:textId="7A7DBCC0" w:rsidR="0067260A" w:rsidRPr="00CD2E4B" w:rsidDel="00C2732D" w:rsidRDefault="0067260A" w:rsidP="00150BF6">
            <w:pPr>
              <w:spacing w:after="0" w:line="276" w:lineRule="auto"/>
              <w:jc w:val="center"/>
              <w:rPr>
                <w:del w:id="427" w:author="Daniel Noble" w:date="2025-04-01T15:59:00Z" w16du:dateUtc="2025-04-01T04:59:00Z"/>
                <w:rFonts w:ascii="Times New Roman" w:eastAsia="Times New Roman" w:hAnsi="Times New Roman" w:cs="Times New Roman"/>
                <w:color w:val="000000"/>
                <w:sz w:val="24"/>
                <w:szCs w:val="24"/>
                <w:lang w:eastAsia="en-AU"/>
              </w:rPr>
            </w:pPr>
            <w:del w:id="42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2E3E182" w14:textId="6F4644A6" w:rsidR="0067260A" w:rsidRPr="00CD2E4B" w:rsidDel="00C2732D" w:rsidRDefault="0067260A" w:rsidP="00150BF6">
            <w:pPr>
              <w:spacing w:after="0" w:line="276" w:lineRule="auto"/>
              <w:jc w:val="center"/>
              <w:rPr>
                <w:del w:id="429" w:author="Daniel Noble" w:date="2025-04-01T15:59:00Z" w16du:dateUtc="2025-04-01T04:59:00Z"/>
                <w:rFonts w:ascii="Times New Roman" w:eastAsia="Times New Roman" w:hAnsi="Times New Roman" w:cs="Times New Roman"/>
                <w:color w:val="000000"/>
                <w:sz w:val="24"/>
                <w:szCs w:val="24"/>
                <w:lang w:eastAsia="en-AU"/>
              </w:rPr>
            </w:pPr>
            <w:del w:id="43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7</w:delText>
              </w:r>
            </w:del>
          </w:p>
        </w:tc>
      </w:tr>
      <w:tr w:rsidR="0067260A" w:rsidRPr="00FB384C" w:rsidDel="00C2732D" w14:paraId="0F6CC384" w14:textId="1FED94DF" w:rsidTr="00150BF6">
        <w:trPr>
          <w:trHeight w:val="288"/>
          <w:jc w:val="center"/>
          <w:del w:id="431"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03ECCD6" w14:textId="73605317" w:rsidR="0067260A" w:rsidRPr="00CD2E4B" w:rsidDel="00C2732D" w:rsidRDefault="0067260A" w:rsidP="00150BF6">
            <w:pPr>
              <w:spacing w:after="0" w:line="276" w:lineRule="auto"/>
              <w:rPr>
                <w:del w:id="432" w:author="Daniel Noble" w:date="2025-04-01T15:59:00Z" w16du:dateUtc="2025-04-01T04:59:00Z"/>
                <w:rFonts w:ascii="Times New Roman" w:eastAsia="Times New Roman" w:hAnsi="Times New Roman" w:cs="Times New Roman"/>
                <w:color w:val="000000"/>
                <w:sz w:val="24"/>
                <w:szCs w:val="24"/>
                <w:lang w:eastAsia="en-AU"/>
              </w:rPr>
            </w:pPr>
            <w:del w:id="43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7444FC7D" w14:textId="7EBC997A" w:rsidR="0067260A" w:rsidRPr="00CD2E4B" w:rsidDel="00C2732D" w:rsidRDefault="0067260A" w:rsidP="00150BF6">
            <w:pPr>
              <w:spacing w:after="0" w:line="276" w:lineRule="auto"/>
              <w:rPr>
                <w:del w:id="434" w:author="Daniel Noble" w:date="2025-04-01T15:59:00Z" w16du:dateUtc="2025-04-01T04:59:00Z"/>
                <w:rFonts w:ascii="Times New Roman" w:eastAsia="Times New Roman" w:hAnsi="Times New Roman" w:cs="Times New Roman"/>
                <w:b/>
                <w:bCs/>
                <w:color w:val="000000"/>
                <w:sz w:val="24"/>
                <w:szCs w:val="24"/>
                <w:lang w:eastAsia="en-AU"/>
              </w:rPr>
            </w:pPr>
            <w:del w:id="43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59743F2" w14:textId="7DEFA99A" w:rsidR="0067260A" w:rsidRPr="00CD2E4B" w:rsidDel="00C2732D" w:rsidRDefault="0067260A" w:rsidP="00150BF6">
            <w:pPr>
              <w:spacing w:after="0" w:line="276" w:lineRule="auto"/>
              <w:jc w:val="center"/>
              <w:rPr>
                <w:del w:id="436" w:author="Daniel Noble" w:date="2025-04-01T15:59:00Z" w16du:dateUtc="2025-04-01T04:59:00Z"/>
                <w:rFonts w:ascii="Times New Roman" w:eastAsia="Times New Roman" w:hAnsi="Times New Roman" w:cs="Times New Roman"/>
                <w:b/>
                <w:bCs/>
                <w:color w:val="000000"/>
                <w:sz w:val="24"/>
                <w:szCs w:val="24"/>
                <w:lang w:eastAsia="en-AU"/>
              </w:rPr>
            </w:pPr>
            <w:del w:id="43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7164A31" w14:textId="38E8A60E" w:rsidR="0067260A" w:rsidRPr="00CD2E4B" w:rsidDel="00C2732D" w:rsidRDefault="0067260A" w:rsidP="00150BF6">
            <w:pPr>
              <w:spacing w:after="0" w:line="276" w:lineRule="auto"/>
              <w:jc w:val="center"/>
              <w:rPr>
                <w:del w:id="438" w:author="Daniel Noble" w:date="2025-04-01T15:59:00Z" w16du:dateUtc="2025-04-01T04:59:00Z"/>
                <w:rFonts w:ascii="Times New Roman" w:eastAsia="Times New Roman" w:hAnsi="Times New Roman" w:cs="Times New Roman"/>
                <w:b/>
                <w:bCs/>
                <w:color w:val="000000"/>
                <w:sz w:val="24"/>
                <w:szCs w:val="24"/>
                <w:lang w:eastAsia="en-AU"/>
              </w:rPr>
            </w:pPr>
            <w:del w:id="43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5</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D292B3E" w14:textId="744F43EB" w:rsidR="0067260A" w:rsidRPr="00CD2E4B" w:rsidDel="00C2732D" w:rsidRDefault="0067260A" w:rsidP="00150BF6">
            <w:pPr>
              <w:spacing w:after="0" w:line="276" w:lineRule="auto"/>
              <w:jc w:val="center"/>
              <w:rPr>
                <w:del w:id="440" w:author="Daniel Noble" w:date="2025-04-01T15:59:00Z" w16du:dateUtc="2025-04-01T04:59:00Z"/>
                <w:rFonts w:ascii="Times New Roman" w:eastAsia="Times New Roman" w:hAnsi="Times New Roman" w:cs="Times New Roman"/>
                <w:b/>
                <w:bCs/>
                <w:color w:val="000000"/>
                <w:sz w:val="24"/>
                <w:szCs w:val="24"/>
                <w:lang w:eastAsia="en-AU"/>
              </w:rPr>
            </w:pPr>
            <w:del w:id="44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16</w:delText>
              </w:r>
            </w:del>
          </w:p>
        </w:tc>
      </w:tr>
      <w:tr w:rsidR="0067260A" w:rsidRPr="00FB384C" w:rsidDel="00C2732D" w14:paraId="1DA82CA4" w14:textId="30654F1F" w:rsidTr="00150BF6">
        <w:trPr>
          <w:trHeight w:val="288"/>
          <w:jc w:val="center"/>
          <w:del w:id="442" w:author="Daniel Noble" w:date="2025-04-01T15:59:00Z"/>
        </w:trPr>
        <w:tc>
          <w:tcPr>
            <w:tcW w:w="3402" w:type="dxa"/>
            <w:tcBorders>
              <w:top w:val="nil"/>
              <w:left w:val="nil"/>
              <w:bottom w:val="nil"/>
              <w:right w:val="nil"/>
            </w:tcBorders>
            <w:shd w:val="clear" w:color="auto" w:fill="auto"/>
            <w:noWrap/>
            <w:vAlign w:val="bottom"/>
            <w:hideMark/>
          </w:tcPr>
          <w:p w14:paraId="5A955832" w14:textId="7874E448" w:rsidR="0067260A" w:rsidRPr="00CD2E4B" w:rsidDel="00C2732D" w:rsidRDefault="0067260A" w:rsidP="00150BF6">
            <w:pPr>
              <w:spacing w:after="0" w:line="276" w:lineRule="auto"/>
              <w:jc w:val="center"/>
              <w:rPr>
                <w:del w:id="443" w:author="Daniel Noble" w:date="2025-04-01T15:59:00Z" w16du:dateUtc="2025-04-01T04:59:00Z"/>
                <w:rFonts w:ascii="Times New Roman" w:eastAsia="Times New Roman" w:hAnsi="Times New Roman" w:cs="Times New Roman"/>
                <w:b/>
                <w:bCs/>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2E656DAD" w14:textId="77AD9764" w:rsidR="0067260A" w:rsidRPr="00CD2E4B" w:rsidDel="00C2732D" w:rsidRDefault="0067260A" w:rsidP="00150BF6">
            <w:pPr>
              <w:spacing w:after="0" w:line="276" w:lineRule="auto"/>
              <w:rPr>
                <w:del w:id="444" w:author="Daniel Noble" w:date="2025-04-01T15:59:00Z" w16du:dateUtc="2025-04-01T04:59:00Z"/>
                <w:rFonts w:ascii="Times New Roman" w:eastAsia="Times New Roman" w:hAnsi="Times New Roman" w:cs="Times New Roman"/>
                <w:b/>
                <w:bCs/>
                <w:color w:val="000000"/>
                <w:sz w:val="24"/>
                <w:szCs w:val="24"/>
                <w:lang w:eastAsia="en-AU"/>
              </w:rPr>
            </w:pPr>
            <w:del w:id="44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042D54D3" w14:textId="6415B29A" w:rsidR="0067260A" w:rsidRPr="00CD2E4B" w:rsidDel="00C2732D" w:rsidRDefault="0067260A" w:rsidP="00150BF6">
            <w:pPr>
              <w:spacing w:after="0" w:line="276" w:lineRule="auto"/>
              <w:jc w:val="center"/>
              <w:rPr>
                <w:del w:id="446" w:author="Daniel Noble" w:date="2025-04-01T15:59:00Z" w16du:dateUtc="2025-04-01T04:59:00Z"/>
                <w:rFonts w:ascii="Times New Roman" w:eastAsia="Times New Roman" w:hAnsi="Times New Roman" w:cs="Times New Roman"/>
                <w:b/>
                <w:bCs/>
                <w:color w:val="000000"/>
                <w:sz w:val="24"/>
                <w:szCs w:val="24"/>
                <w:lang w:eastAsia="en-AU"/>
              </w:rPr>
            </w:pPr>
            <w:del w:id="44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5A1BE75C" w14:textId="3825BA29" w:rsidR="0067260A" w:rsidRPr="00CD2E4B" w:rsidDel="00C2732D" w:rsidRDefault="0067260A" w:rsidP="00150BF6">
            <w:pPr>
              <w:spacing w:after="0" w:line="276" w:lineRule="auto"/>
              <w:jc w:val="center"/>
              <w:rPr>
                <w:del w:id="448" w:author="Daniel Noble" w:date="2025-04-01T15:59:00Z" w16du:dateUtc="2025-04-01T04:59:00Z"/>
                <w:rFonts w:ascii="Times New Roman" w:eastAsia="Times New Roman" w:hAnsi="Times New Roman" w:cs="Times New Roman"/>
                <w:b/>
                <w:bCs/>
                <w:color w:val="000000"/>
                <w:sz w:val="24"/>
                <w:szCs w:val="24"/>
                <w:lang w:eastAsia="en-AU"/>
              </w:rPr>
            </w:pPr>
            <w:del w:id="44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5</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7B87A3E9" w14:textId="77D1382F" w:rsidR="0067260A" w:rsidRPr="00CD2E4B" w:rsidDel="00C2732D" w:rsidRDefault="0067260A" w:rsidP="00150BF6">
            <w:pPr>
              <w:spacing w:after="0" w:line="276" w:lineRule="auto"/>
              <w:jc w:val="center"/>
              <w:rPr>
                <w:del w:id="450" w:author="Daniel Noble" w:date="2025-04-01T15:59:00Z" w16du:dateUtc="2025-04-01T04:59:00Z"/>
                <w:rFonts w:ascii="Times New Roman" w:eastAsia="Times New Roman" w:hAnsi="Times New Roman" w:cs="Times New Roman"/>
                <w:b/>
                <w:bCs/>
                <w:color w:val="000000"/>
                <w:sz w:val="24"/>
                <w:szCs w:val="24"/>
                <w:lang w:eastAsia="en-AU"/>
              </w:rPr>
            </w:pPr>
            <w:del w:id="45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16</w:delText>
              </w:r>
            </w:del>
          </w:p>
        </w:tc>
      </w:tr>
    </w:tbl>
    <w:p w14:paraId="57C540F4" w14:textId="39992F41" w:rsidR="0067260A" w:rsidDel="00C2732D" w:rsidRDefault="0067260A" w:rsidP="0067260A">
      <w:pPr>
        <w:rPr>
          <w:del w:id="452" w:author="Daniel Noble" w:date="2025-04-01T15:59:00Z" w16du:dateUtc="2025-04-01T04:59:00Z"/>
        </w:rPr>
      </w:pPr>
    </w:p>
    <w:p w14:paraId="4559C561" w14:textId="44B6A608" w:rsidR="0067260A" w:rsidDel="00C2732D" w:rsidRDefault="0067260A" w:rsidP="0067260A">
      <w:pPr>
        <w:rPr>
          <w:del w:id="453" w:author="Daniel Noble" w:date="2025-04-01T15:59:00Z" w16du:dateUtc="2025-04-01T04:59:00Z"/>
        </w:rPr>
      </w:pPr>
    </w:p>
    <w:p w14:paraId="1FF5F3EE" w14:textId="2B699E68" w:rsidR="0067260A" w:rsidRPr="00CD2E4B" w:rsidDel="00C2732D" w:rsidRDefault="0067260A" w:rsidP="0067260A">
      <w:pPr>
        <w:spacing w:line="480" w:lineRule="auto"/>
        <w:rPr>
          <w:del w:id="454" w:author="Daniel Noble" w:date="2025-04-01T15:59:00Z" w16du:dateUtc="2025-04-01T04:59:00Z"/>
          <w:rFonts w:ascii="Times New Roman" w:hAnsi="Times New Roman" w:cs="Times New Roman"/>
          <w:b/>
          <w:bCs/>
          <w:sz w:val="24"/>
          <w:szCs w:val="24"/>
        </w:rPr>
      </w:pPr>
      <w:del w:id="455" w:author="Daniel Noble" w:date="2025-04-01T15:59:00Z" w16du:dateUtc="2025-04-01T04:59:00Z">
        <w:r w:rsidRPr="00CD2E4B" w:rsidDel="00C2732D">
          <w:rPr>
            <w:rFonts w:ascii="Times New Roman" w:hAnsi="Times New Roman" w:cs="Times New Roman"/>
            <w:b/>
            <w:bCs/>
            <w:sz w:val="24"/>
            <w:szCs w:val="24"/>
          </w:rPr>
          <w:delText>7.8 | Phenotypic Trait Measurements Adjustments and Categorisation</w:delText>
        </w:r>
      </w:del>
    </w:p>
    <w:p w14:paraId="399BB532" w14:textId="3EEB86EA" w:rsidR="0067260A" w:rsidRPr="00CD2E4B" w:rsidDel="00C2732D" w:rsidRDefault="0067260A" w:rsidP="0067260A">
      <w:pPr>
        <w:spacing w:line="480" w:lineRule="auto"/>
        <w:rPr>
          <w:del w:id="456" w:author="Daniel Noble" w:date="2025-04-01T15:59:00Z" w16du:dateUtc="2025-04-01T04:59:00Z"/>
          <w:rFonts w:ascii="Times New Roman" w:hAnsi="Times New Roman" w:cs="Times New Roman"/>
          <w:sz w:val="24"/>
          <w:szCs w:val="24"/>
        </w:rPr>
      </w:pPr>
      <w:del w:id="457" w:author="Daniel Noble" w:date="2025-04-01T15:59:00Z" w16du:dateUtc="2025-04-01T04:59:00Z">
        <w:r w:rsidRPr="00CD2E4B" w:rsidDel="00C2732D">
          <w:rPr>
            <w:rFonts w:ascii="Times New Roman" w:hAnsi="Times New Roman" w:cs="Times New Roman"/>
            <w:b/>
            <w:bCs/>
            <w:sz w:val="24"/>
            <w:szCs w:val="24"/>
          </w:rPr>
          <w:delText xml:space="preserve">Table S9 Behavioural traits. </w:delText>
        </w:r>
        <w:r w:rsidRPr="00CD2E4B" w:rsidDel="00C2732D">
          <w:rPr>
            <w:rFonts w:ascii="Times New Roman" w:hAnsi="Times New Roman" w:cs="Times New Roman"/>
            <w:sz w:val="24"/>
            <w:szCs w:val="24"/>
          </w:rPr>
          <w:delText xml:space="preserve">The consistency adjustments (if any) for the phenotypic trait measurements that were categorised as Behavioural traits. These records were used in all MLMAs and meta-regressions as either a part of the trait random effect, phenotypic trait category moderator and/or the specific phenotypic trait moderator. Number of studies, species and effects sizes are totals from the overall data set. </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328DFF96" w14:textId="75A8E161" w:rsidTr="00150BF6">
        <w:trPr>
          <w:trHeight w:val="288"/>
          <w:jc w:val="center"/>
          <w:del w:id="458" w:author="Daniel Noble" w:date="2025-04-01T15:59:00Z"/>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258320CC" w14:textId="5CE91A75" w:rsidR="0067260A" w:rsidRPr="00CD2E4B" w:rsidDel="00C2732D" w:rsidRDefault="0067260A" w:rsidP="00150BF6">
            <w:pPr>
              <w:spacing w:after="0" w:line="276" w:lineRule="auto"/>
              <w:jc w:val="center"/>
              <w:rPr>
                <w:del w:id="459" w:author="Daniel Noble" w:date="2025-04-01T15:59:00Z" w16du:dateUtc="2025-04-01T04:59:00Z"/>
                <w:rFonts w:ascii="Times New Roman" w:eastAsia="Times New Roman" w:hAnsi="Times New Roman" w:cs="Times New Roman"/>
                <w:b/>
                <w:bCs/>
                <w:color w:val="000000"/>
                <w:sz w:val="24"/>
                <w:szCs w:val="24"/>
                <w:lang w:eastAsia="en-AU"/>
              </w:rPr>
            </w:pPr>
            <w:del w:id="46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Behavioural Category</w:delText>
              </w:r>
            </w:del>
          </w:p>
        </w:tc>
      </w:tr>
      <w:tr w:rsidR="0067260A" w:rsidRPr="00FB384C" w:rsidDel="00C2732D" w14:paraId="788D3361" w14:textId="2DA8A427" w:rsidTr="00150BF6">
        <w:trPr>
          <w:trHeight w:val="288"/>
          <w:jc w:val="center"/>
          <w:del w:id="461"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0C92F04B" w14:textId="75AC36F1" w:rsidR="0067260A" w:rsidRPr="00CD2E4B" w:rsidDel="00C2732D" w:rsidRDefault="0067260A" w:rsidP="00150BF6">
            <w:pPr>
              <w:spacing w:after="0" w:line="276" w:lineRule="auto"/>
              <w:jc w:val="center"/>
              <w:rPr>
                <w:del w:id="462" w:author="Daniel Noble" w:date="2025-04-01T15:59:00Z" w16du:dateUtc="2025-04-01T04:59:00Z"/>
                <w:rFonts w:ascii="Times New Roman" w:eastAsia="Times New Roman" w:hAnsi="Times New Roman" w:cs="Times New Roman"/>
                <w:b/>
                <w:bCs/>
                <w:color w:val="000000"/>
                <w:sz w:val="24"/>
                <w:szCs w:val="24"/>
                <w:lang w:eastAsia="en-AU"/>
              </w:rPr>
            </w:pPr>
            <w:del w:id="46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7C1915B4" w14:textId="14EE54B2" w:rsidR="0067260A" w:rsidRPr="00CD2E4B" w:rsidDel="00C2732D" w:rsidRDefault="0067260A" w:rsidP="00150BF6">
            <w:pPr>
              <w:spacing w:after="0" w:line="276" w:lineRule="auto"/>
              <w:jc w:val="center"/>
              <w:rPr>
                <w:del w:id="464" w:author="Daniel Noble" w:date="2025-04-01T15:59:00Z" w16du:dateUtc="2025-04-01T04:59:00Z"/>
                <w:rFonts w:ascii="Times New Roman" w:eastAsia="Times New Roman" w:hAnsi="Times New Roman" w:cs="Times New Roman"/>
                <w:b/>
                <w:bCs/>
                <w:color w:val="000000"/>
                <w:sz w:val="24"/>
                <w:szCs w:val="24"/>
                <w:lang w:eastAsia="en-AU"/>
              </w:rPr>
            </w:pPr>
            <w:del w:id="46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9629DE3" w14:textId="613F79AD" w:rsidR="0067260A" w:rsidRPr="00CD2E4B" w:rsidDel="00C2732D" w:rsidRDefault="0067260A" w:rsidP="00150BF6">
            <w:pPr>
              <w:spacing w:after="0" w:line="276" w:lineRule="auto"/>
              <w:jc w:val="center"/>
              <w:rPr>
                <w:del w:id="466" w:author="Daniel Noble" w:date="2025-04-01T15:59:00Z" w16du:dateUtc="2025-04-01T04:59:00Z"/>
                <w:rFonts w:ascii="Times New Roman" w:eastAsia="Times New Roman" w:hAnsi="Times New Roman" w:cs="Times New Roman"/>
                <w:b/>
                <w:bCs/>
                <w:color w:val="000000"/>
                <w:sz w:val="24"/>
                <w:szCs w:val="24"/>
                <w:lang w:eastAsia="en-AU"/>
              </w:rPr>
            </w:pPr>
            <w:del w:id="46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07500547" w14:textId="3C722B12" w:rsidR="0067260A" w:rsidRPr="00CD2E4B" w:rsidDel="00C2732D" w:rsidRDefault="0067260A" w:rsidP="00150BF6">
            <w:pPr>
              <w:spacing w:after="0" w:line="276" w:lineRule="auto"/>
              <w:jc w:val="center"/>
              <w:rPr>
                <w:del w:id="468" w:author="Daniel Noble" w:date="2025-04-01T15:59:00Z" w16du:dateUtc="2025-04-01T04:59:00Z"/>
                <w:rFonts w:ascii="Times New Roman" w:eastAsia="Times New Roman" w:hAnsi="Times New Roman" w:cs="Times New Roman"/>
                <w:b/>
                <w:bCs/>
                <w:color w:val="000000"/>
                <w:sz w:val="24"/>
                <w:szCs w:val="24"/>
                <w:lang w:eastAsia="en-AU"/>
              </w:rPr>
            </w:pPr>
            <w:del w:id="46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23E73948" w14:textId="102319FC" w:rsidR="0067260A" w:rsidRPr="00CD2E4B" w:rsidDel="00C2732D" w:rsidRDefault="0067260A" w:rsidP="00150BF6">
            <w:pPr>
              <w:spacing w:after="0" w:line="276" w:lineRule="auto"/>
              <w:jc w:val="center"/>
              <w:rPr>
                <w:del w:id="470" w:author="Daniel Noble" w:date="2025-04-01T15:59:00Z" w16du:dateUtc="2025-04-01T04:59:00Z"/>
                <w:rFonts w:ascii="Times New Roman" w:eastAsia="Times New Roman" w:hAnsi="Times New Roman" w:cs="Times New Roman"/>
                <w:b/>
                <w:bCs/>
                <w:color w:val="000000"/>
                <w:sz w:val="24"/>
                <w:szCs w:val="24"/>
                <w:lang w:eastAsia="en-AU"/>
              </w:rPr>
            </w:pPr>
            <w:del w:id="47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3C49CF57" w14:textId="6A12F436" w:rsidTr="00150BF6">
        <w:trPr>
          <w:trHeight w:val="288"/>
          <w:jc w:val="center"/>
          <w:del w:id="472" w:author="Daniel Noble" w:date="2025-04-01T15:59:00Z"/>
        </w:trPr>
        <w:tc>
          <w:tcPr>
            <w:tcW w:w="3402" w:type="dxa"/>
            <w:tcBorders>
              <w:top w:val="nil"/>
              <w:left w:val="single" w:sz="4" w:space="0" w:color="auto"/>
              <w:bottom w:val="nil"/>
              <w:right w:val="nil"/>
            </w:tcBorders>
            <w:shd w:val="clear" w:color="auto" w:fill="auto"/>
            <w:noWrap/>
            <w:vAlign w:val="bottom"/>
            <w:hideMark/>
          </w:tcPr>
          <w:p w14:paraId="5BF9013B" w14:textId="6D0894AC" w:rsidR="0067260A" w:rsidRPr="00CD2E4B" w:rsidDel="00C2732D" w:rsidRDefault="0067260A" w:rsidP="00150BF6">
            <w:pPr>
              <w:spacing w:after="0" w:line="276" w:lineRule="auto"/>
              <w:rPr>
                <w:del w:id="473" w:author="Daniel Noble" w:date="2025-04-01T15:59:00Z" w16du:dateUtc="2025-04-01T04:59:00Z"/>
                <w:rFonts w:ascii="Times New Roman" w:eastAsia="Times New Roman" w:hAnsi="Times New Roman" w:cs="Times New Roman"/>
                <w:color w:val="000000"/>
                <w:sz w:val="24"/>
                <w:szCs w:val="24"/>
                <w:lang w:eastAsia="en-AU"/>
              </w:rPr>
            </w:pPr>
            <w:del w:id="47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Food Consumption</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AB10AF9" w14:textId="15D81CBD" w:rsidR="0067260A" w:rsidRPr="00CD2E4B" w:rsidDel="00C2732D" w:rsidRDefault="0067260A" w:rsidP="00150BF6">
            <w:pPr>
              <w:spacing w:after="0" w:line="276" w:lineRule="auto"/>
              <w:rPr>
                <w:del w:id="475" w:author="Daniel Noble" w:date="2025-04-01T15:59:00Z" w16du:dateUtc="2025-04-01T04:59:00Z"/>
                <w:rFonts w:ascii="Times New Roman" w:eastAsia="Times New Roman" w:hAnsi="Times New Roman" w:cs="Times New Roman"/>
                <w:color w:val="000000"/>
                <w:sz w:val="24"/>
                <w:szCs w:val="24"/>
                <w:lang w:eastAsia="en-AU"/>
              </w:rPr>
            </w:pPr>
            <w:del w:id="47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Feeding Rate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4FEEACA" w14:textId="2B30CC9B" w:rsidR="0067260A" w:rsidRPr="00CD2E4B" w:rsidDel="00C2732D" w:rsidRDefault="0067260A" w:rsidP="00150BF6">
            <w:pPr>
              <w:spacing w:after="0" w:line="276" w:lineRule="auto"/>
              <w:jc w:val="center"/>
              <w:rPr>
                <w:del w:id="477" w:author="Daniel Noble" w:date="2025-04-01T15:59:00Z" w16du:dateUtc="2025-04-01T04:59:00Z"/>
                <w:rFonts w:ascii="Times New Roman" w:eastAsia="Times New Roman" w:hAnsi="Times New Roman" w:cs="Times New Roman"/>
                <w:color w:val="000000"/>
                <w:sz w:val="24"/>
                <w:szCs w:val="24"/>
                <w:lang w:eastAsia="en-AU"/>
              </w:rPr>
            </w:pPr>
            <w:del w:id="47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2823CCB" w14:textId="75D8760F" w:rsidR="0067260A" w:rsidRPr="00CD2E4B" w:rsidDel="00C2732D" w:rsidRDefault="0067260A" w:rsidP="00150BF6">
            <w:pPr>
              <w:spacing w:after="0" w:line="276" w:lineRule="auto"/>
              <w:jc w:val="center"/>
              <w:rPr>
                <w:del w:id="479" w:author="Daniel Noble" w:date="2025-04-01T15:59:00Z" w16du:dateUtc="2025-04-01T04:59:00Z"/>
                <w:rFonts w:ascii="Times New Roman" w:eastAsia="Times New Roman" w:hAnsi="Times New Roman" w:cs="Times New Roman"/>
                <w:color w:val="000000"/>
                <w:sz w:val="24"/>
                <w:szCs w:val="24"/>
                <w:lang w:eastAsia="en-AU"/>
              </w:rPr>
            </w:pPr>
            <w:del w:id="48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96329DE" w14:textId="13E5985D" w:rsidR="0067260A" w:rsidRPr="00CD2E4B" w:rsidDel="00C2732D" w:rsidRDefault="0067260A" w:rsidP="00150BF6">
            <w:pPr>
              <w:spacing w:after="0" w:line="276" w:lineRule="auto"/>
              <w:jc w:val="center"/>
              <w:rPr>
                <w:del w:id="481" w:author="Daniel Noble" w:date="2025-04-01T15:59:00Z" w16du:dateUtc="2025-04-01T04:59:00Z"/>
                <w:rFonts w:ascii="Times New Roman" w:eastAsia="Times New Roman" w:hAnsi="Times New Roman" w:cs="Times New Roman"/>
                <w:color w:val="000000"/>
                <w:sz w:val="24"/>
                <w:szCs w:val="24"/>
                <w:lang w:eastAsia="en-AU"/>
              </w:rPr>
            </w:pPr>
            <w:del w:id="48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00B5D429" w14:textId="7F9253AE" w:rsidTr="00150BF6">
        <w:trPr>
          <w:trHeight w:val="288"/>
          <w:jc w:val="center"/>
          <w:del w:id="483" w:author="Daniel Noble" w:date="2025-04-01T15:59:00Z"/>
        </w:trPr>
        <w:tc>
          <w:tcPr>
            <w:tcW w:w="3402" w:type="dxa"/>
            <w:tcBorders>
              <w:top w:val="nil"/>
              <w:left w:val="single" w:sz="4" w:space="0" w:color="auto"/>
              <w:bottom w:val="nil"/>
              <w:right w:val="nil"/>
            </w:tcBorders>
            <w:shd w:val="clear" w:color="auto" w:fill="auto"/>
            <w:noWrap/>
            <w:vAlign w:val="bottom"/>
            <w:hideMark/>
          </w:tcPr>
          <w:p w14:paraId="76A3FE17" w14:textId="6217E912" w:rsidR="0067260A" w:rsidRPr="00CD2E4B" w:rsidDel="00C2732D" w:rsidRDefault="0067260A" w:rsidP="00150BF6">
            <w:pPr>
              <w:spacing w:after="0" w:line="276" w:lineRule="auto"/>
              <w:rPr>
                <w:del w:id="484" w:author="Daniel Noble" w:date="2025-04-01T15:59:00Z" w16du:dateUtc="2025-04-01T04:59:00Z"/>
                <w:rFonts w:ascii="Times New Roman" w:eastAsia="Times New Roman" w:hAnsi="Times New Roman" w:cs="Times New Roman"/>
                <w:color w:val="000000"/>
                <w:sz w:val="24"/>
                <w:szCs w:val="24"/>
                <w:lang w:eastAsia="en-AU"/>
              </w:rPr>
            </w:pPr>
            <w:del w:id="48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C57AF1F" w14:textId="41096B46" w:rsidR="0067260A" w:rsidRPr="00CD2E4B" w:rsidDel="00C2732D" w:rsidRDefault="0067260A" w:rsidP="00150BF6">
            <w:pPr>
              <w:spacing w:after="0" w:line="276" w:lineRule="auto"/>
              <w:rPr>
                <w:del w:id="486" w:author="Daniel Noble" w:date="2025-04-01T15:59:00Z" w16du:dateUtc="2025-04-01T04:59:00Z"/>
                <w:rFonts w:ascii="Times New Roman" w:eastAsia="Times New Roman" w:hAnsi="Times New Roman" w:cs="Times New Roman"/>
                <w:color w:val="000000"/>
                <w:sz w:val="24"/>
                <w:szCs w:val="24"/>
                <w:lang w:eastAsia="en-AU"/>
              </w:rPr>
            </w:pPr>
            <w:del w:id="48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Food Consumption</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AE5E7FE" w14:textId="419DD539" w:rsidR="0067260A" w:rsidRPr="00CD2E4B" w:rsidDel="00C2732D" w:rsidRDefault="0067260A" w:rsidP="00150BF6">
            <w:pPr>
              <w:spacing w:after="0" w:line="276" w:lineRule="auto"/>
              <w:jc w:val="center"/>
              <w:rPr>
                <w:del w:id="488" w:author="Daniel Noble" w:date="2025-04-01T15:59:00Z" w16du:dateUtc="2025-04-01T04:59:00Z"/>
                <w:rFonts w:ascii="Times New Roman" w:eastAsia="Times New Roman" w:hAnsi="Times New Roman" w:cs="Times New Roman"/>
                <w:color w:val="000000"/>
                <w:sz w:val="24"/>
                <w:szCs w:val="24"/>
                <w:lang w:eastAsia="en-AU"/>
              </w:rPr>
            </w:pPr>
            <w:del w:id="48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101C9CD" w14:textId="15091C3E" w:rsidR="0067260A" w:rsidRPr="00CD2E4B" w:rsidDel="00C2732D" w:rsidRDefault="0067260A" w:rsidP="00150BF6">
            <w:pPr>
              <w:spacing w:after="0" w:line="276" w:lineRule="auto"/>
              <w:jc w:val="center"/>
              <w:rPr>
                <w:del w:id="490" w:author="Daniel Noble" w:date="2025-04-01T15:59:00Z" w16du:dateUtc="2025-04-01T04:59:00Z"/>
                <w:rFonts w:ascii="Times New Roman" w:eastAsia="Times New Roman" w:hAnsi="Times New Roman" w:cs="Times New Roman"/>
                <w:color w:val="000000"/>
                <w:sz w:val="24"/>
                <w:szCs w:val="24"/>
                <w:lang w:eastAsia="en-AU"/>
              </w:rPr>
            </w:pPr>
            <w:del w:id="49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CA77EBC" w14:textId="5712995C" w:rsidR="0067260A" w:rsidRPr="00CD2E4B" w:rsidDel="00C2732D" w:rsidRDefault="0067260A" w:rsidP="00150BF6">
            <w:pPr>
              <w:spacing w:after="0" w:line="276" w:lineRule="auto"/>
              <w:jc w:val="center"/>
              <w:rPr>
                <w:del w:id="492" w:author="Daniel Noble" w:date="2025-04-01T15:59:00Z" w16du:dateUtc="2025-04-01T04:59:00Z"/>
                <w:rFonts w:ascii="Times New Roman" w:eastAsia="Times New Roman" w:hAnsi="Times New Roman" w:cs="Times New Roman"/>
                <w:color w:val="000000"/>
                <w:sz w:val="24"/>
                <w:szCs w:val="24"/>
                <w:lang w:eastAsia="en-AU"/>
              </w:rPr>
            </w:pPr>
            <w:del w:id="4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384C" w:rsidDel="00C2732D" w14:paraId="1505A3FA" w14:textId="3BA18028" w:rsidTr="00150BF6">
        <w:trPr>
          <w:trHeight w:val="288"/>
          <w:jc w:val="center"/>
          <w:del w:id="494"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5A98CA03" w14:textId="64D49476" w:rsidR="0067260A" w:rsidRPr="00CD2E4B" w:rsidDel="00C2732D" w:rsidRDefault="0067260A" w:rsidP="00150BF6">
            <w:pPr>
              <w:spacing w:after="0" w:line="276" w:lineRule="auto"/>
              <w:rPr>
                <w:del w:id="495" w:author="Daniel Noble" w:date="2025-04-01T15:59:00Z" w16du:dateUtc="2025-04-01T04:59:00Z"/>
                <w:rFonts w:ascii="Times New Roman" w:eastAsia="Times New Roman" w:hAnsi="Times New Roman" w:cs="Times New Roman"/>
                <w:color w:val="000000"/>
                <w:sz w:val="24"/>
                <w:szCs w:val="24"/>
                <w:lang w:eastAsia="en-AU"/>
              </w:rPr>
            </w:pPr>
            <w:del w:id="49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28AB9DF" w14:textId="072B1B74" w:rsidR="0067260A" w:rsidRPr="00CD2E4B" w:rsidDel="00C2732D" w:rsidRDefault="0067260A" w:rsidP="00150BF6">
            <w:pPr>
              <w:spacing w:after="0" w:line="276" w:lineRule="auto"/>
              <w:rPr>
                <w:del w:id="497" w:author="Daniel Noble" w:date="2025-04-01T15:59:00Z" w16du:dateUtc="2025-04-01T04:59:00Z"/>
                <w:rFonts w:ascii="Times New Roman" w:eastAsia="Times New Roman" w:hAnsi="Times New Roman" w:cs="Times New Roman"/>
                <w:b/>
                <w:bCs/>
                <w:color w:val="000000"/>
                <w:sz w:val="24"/>
                <w:szCs w:val="24"/>
                <w:lang w:eastAsia="en-AU"/>
              </w:rPr>
            </w:pPr>
            <w:del w:id="49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F096AB8" w14:textId="054AAF53" w:rsidR="0067260A" w:rsidRPr="00CD2E4B" w:rsidDel="00C2732D" w:rsidRDefault="0067260A" w:rsidP="00150BF6">
            <w:pPr>
              <w:spacing w:after="0" w:line="276" w:lineRule="auto"/>
              <w:jc w:val="center"/>
              <w:rPr>
                <w:del w:id="499" w:author="Daniel Noble" w:date="2025-04-01T15:59:00Z" w16du:dateUtc="2025-04-01T04:59:00Z"/>
                <w:rFonts w:ascii="Times New Roman" w:eastAsia="Times New Roman" w:hAnsi="Times New Roman" w:cs="Times New Roman"/>
                <w:b/>
                <w:bCs/>
                <w:color w:val="000000"/>
                <w:sz w:val="24"/>
                <w:szCs w:val="24"/>
                <w:lang w:eastAsia="en-AU"/>
              </w:rPr>
            </w:pPr>
            <w:del w:id="50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74FCBFD" w14:textId="09943892" w:rsidR="0067260A" w:rsidRPr="00CD2E4B" w:rsidDel="00C2732D" w:rsidRDefault="0067260A" w:rsidP="00150BF6">
            <w:pPr>
              <w:spacing w:after="0" w:line="276" w:lineRule="auto"/>
              <w:jc w:val="center"/>
              <w:rPr>
                <w:del w:id="501" w:author="Daniel Noble" w:date="2025-04-01T15:59:00Z" w16du:dateUtc="2025-04-01T04:59:00Z"/>
                <w:rFonts w:ascii="Times New Roman" w:eastAsia="Times New Roman" w:hAnsi="Times New Roman" w:cs="Times New Roman"/>
                <w:b/>
                <w:bCs/>
                <w:color w:val="000000"/>
                <w:sz w:val="24"/>
                <w:szCs w:val="24"/>
                <w:lang w:eastAsia="en-AU"/>
              </w:rPr>
            </w:pPr>
            <w:del w:id="50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B519D20" w14:textId="53353790" w:rsidR="0067260A" w:rsidRPr="00CD2E4B" w:rsidDel="00C2732D" w:rsidRDefault="0067260A" w:rsidP="00150BF6">
            <w:pPr>
              <w:spacing w:after="0" w:line="276" w:lineRule="auto"/>
              <w:jc w:val="center"/>
              <w:rPr>
                <w:del w:id="503" w:author="Daniel Noble" w:date="2025-04-01T15:59:00Z" w16du:dateUtc="2025-04-01T04:59:00Z"/>
                <w:rFonts w:ascii="Times New Roman" w:eastAsia="Times New Roman" w:hAnsi="Times New Roman" w:cs="Times New Roman"/>
                <w:b/>
                <w:bCs/>
                <w:color w:val="000000"/>
                <w:sz w:val="24"/>
                <w:szCs w:val="24"/>
                <w:lang w:eastAsia="en-AU"/>
              </w:rPr>
            </w:pPr>
            <w:del w:id="50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r>
      <w:tr w:rsidR="0067260A" w:rsidRPr="00FB384C" w:rsidDel="00C2732D" w14:paraId="7F9BAC3D" w14:textId="0A2A0F98" w:rsidTr="00150BF6">
        <w:trPr>
          <w:trHeight w:val="288"/>
          <w:jc w:val="center"/>
          <w:del w:id="505"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4706F03" w14:textId="47BBE3EE" w:rsidR="0067260A" w:rsidRPr="00CD2E4B" w:rsidDel="00C2732D" w:rsidRDefault="0067260A" w:rsidP="00150BF6">
            <w:pPr>
              <w:spacing w:after="0" w:line="276" w:lineRule="auto"/>
              <w:rPr>
                <w:del w:id="506" w:author="Daniel Noble" w:date="2025-04-01T15:59:00Z" w16du:dateUtc="2025-04-01T04:59:00Z"/>
                <w:rFonts w:ascii="Times New Roman" w:eastAsia="Times New Roman" w:hAnsi="Times New Roman" w:cs="Times New Roman"/>
                <w:color w:val="000000"/>
                <w:sz w:val="24"/>
                <w:szCs w:val="24"/>
                <w:lang w:eastAsia="en-AU"/>
              </w:rPr>
            </w:pPr>
            <w:del w:id="50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Righting Time</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385F7A9E" w14:textId="13AC1ED3" w:rsidR="0067260A" w:rsidRPr="00CD2E4B" w:rsidDel="00C2732D" w:rsidRDefault="0067260A" w:rsidP="00150BF6">
            <w:pPr>
              <w:spacing w:after="0" w:line="276" w:lineRule="auto"/>
              <w:rPr>
                <w:del w:id="508" w:author="Daniel Noble" w:date="2025-04-01T15:59:00Z" w16du:dateUtc="2025-04-01T04:59:00Z"/>
                <w:rFonts w:ascii="Times New Roman" w:eastAsia="Times New Roman" w:hAnsi="Times New Roman" w:cs="Times New Roman"/>
                <w:color w:val="000000"/>
                <w:sz w:val="24"/>
                <w:szCs w:val="24"/>
                <w:lang w:eastAsia="en-AU"/>
              </w:rPr>
            </w:pPr>
            <w:del w:id="50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Righting Time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1EFBF8A" w14:textId="732B6C78" w:rsidR="0067260A" w:rsidRPr="00CD2E4B" w:rsidDel="00C2732D" w:rsidRDefault="0067260A" w:rsidP="00150BF6">
            <w:pPr>
              <w:spacing w:after="0" w:line="276" w:lineRule="auto"/>
              <w:jc w:val="center"/>
              <w:rPr>
                <w:del w:id="510" w:author="Daniel Noble" w:date="2025-04-01T15:59:00Z" w16du:dateUtc="2025-04-01T04:59:00Z"/>
                <w:rFonts w:ascii="Times New Roman" w:eastAsia="Times New Roman" w:hAnsi="Times New Roman" w:cs="Times New Roman"/>
                <w:color w:val="000000"/>
                <w:sz w:val="24"/>
                <w:szCs w:val="24"/>
                <w:lang w:eastAsia="en-AU"/>
              </w:rPr>
            </w:pPr>
            <w:del w:id="51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593D731" w14:textId="1E3D61F6" w:rsidR="0067260A" w:rsidRPr="00CD2E4B" w:rsidDel="00C2732D" w:rsidRDefault="0067260A" w:rsidP="00150BF6">
            <w:pPr>
              <w:spacing w:after="0" w:line="276" w:lineRule="auto"/>
              <w:jc w:val="center"/>
              <w:rPr>
                <w:del w:id="512" w:author="Daniel Noble" w:date="2025-04-01T15:59:00Z" w16du:dateUtc="2025-04-01T04:59:00Z"/>
                <w:rFonts w:ascii="Times New Roman" w:eastAsia="Times New Roman" w:hAnsi="Times New Roman" w:cs="Times New Roman"/>
                <w:color w:val="000000"/>
                <w:sz w:val="24"/>
                <w:szCs w:val="24"/>
                <w:lang w:eastAsia="en-AU"/>
              </w:rPr>
            </w:pPr>
            <w:del w:id="5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3B34646" w14:textId="49A9979C" w:rsidR="0067260A" w:rsidRPr="00CD2E4B" w:rsidDel="00C2732D" w:rsidRDefault="0067260A" w:rsidP="00150BF6">
            <w:pPr>
              <w:spacing w:after="0" w:line="276" w:lineRule="auto"/>
              <w:jc w:val="center"/>
              <w:rPr>
                <w:del w:id="514" w:author="Daniel Noble" w:date="2025-04-01T15:59:00Z" w16du:dateUtc="2025-04-01T04:59:00Z"/>
                <w:rFonts w:ascii="Times New Roman" w:eastAsia="Times New Roman" w:hAnsi="Times New Roman" w:cs="Times New Roman"/>
                <w:color w:val="000000"/>
                <w:sz w:val="24"/>
                <w:szCs w:val="24"/>
                <w:lang w:eastAsia="en-AU"/>
              </w:rPr>
            </w:pPr>
            <w:del w:id="5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1617A866" w14:textId="4755BF3C" w:rsidTr="00150BF6">
        <w:trPr>
          <w:trHeight w:val="288"/>
          <w:jc w:val="center"/>
          <w:del w:id="516" w:author="Daniel Noble" w:date="2025-04-01T15:59:00Z"/>
        </w:trPr>
        <w:tc>
          <w:tcPr>
            <w:tcW w:w="3402" w:type="dxa"/>
            <w:tcBorders>
              <w:top w:val="nil"/>
              <w:left w:val="nil"/>
              <w:bottom w:val="nil"/>
              <w:right w:val="nil"/>
            </w:tcBorders>
            <w:shd w:val="clear" w:color="auto" w:fill="auto"/>
            <w:noWrap/>
            <w:vAlign w:val="bottom"/>
            <w:hideMark/>
          </w:tcPr>
          <w:p w14:paraId="122BA4F0" w14:textId="0AA4FE7B" w:rsidR="0067260A" w:rsidRPr="00CD2E4B" w:rsidDel="00C2732D" w:rsidRDefault="0067260A" w:rsidP="00150BF6">
            <w:pPr>
              <w:spacing w:after="0" w:line="276" w:lineRule="auto"/>
              <w:jc w:val="center"/>
              <w:rPr>
                <w:del w:id="517"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2F633992" w14:textId="443A3F24" w:rsidR="0067260A" w:rsidRPr="00CD2E4B" w:rsidDel="00C2732D" w:rsidRDefault="0067260A" w:rsidP="00150BF6">
            <w:pPr>
              <w:spacing w:after="0" w:line="276" w:lineRule="auto"/>
              <w:rPr>
                <w:del w:id="518" w:author="Daniel Noble" w:date="2025-04-01T15:59:00Z" w16du:dateUtc="2025-04-01T04:59:00Z"/>
                <w:rFonts w:ascii="Times New Roman" w:eastAsia="Times New Roman" w:hAnsi="Times New Roman" w:cs="Times New Roman"/>
                <w:b/>
                <w:bCs/>
                <w:color w:val="000000"/>
                <w:sz w:val="24"/>
                <w:szCs w:val="24"/>
                <w:lang w:eastAsia="en-AU"/>
              </w:rPr>
            </w:pPr>
            <w:del w:id="51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0CA45A3A" w14:textId="389C4D8B" w:rsidR="0067260A" w:rsidRPr="00CD2E4B" w:rsidDel="00C2732D" w:rsidRDefault="0067260A" w:rsidP="00150BF6">
            <w:pPr>
              <w:spacing w:after="0" w:line="276" w:lineRule="auto"/>
              <w:jc w:val="center"/>
              <w:rPr>
                <w:del w:id="520" w:author="Daniel Noble" w:date="2025-04-01T15:59:00Z" w16du:dateUtc="2025-04-01T04:59:00Z"/>
                <w:rFonts w:ascii="Times New Roman" w:eastAsia="Times New Roman" w:hAnsi="Times New Roman" w:cs="Times New Roman"/>
                <w:b/>
                <w:bCs/>
                <w:color w:val="000000"/>
                <w:sz w:val="24"/>
                <w:szCs w:val="24"/>
                <w:lang w:eastAsia="en-AU"/>
              </w:rPr>
            </w:pPr>
            <w:del w:id="52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182621CA" w14:textId="41FD516E" w:rsidR="0067260A" w:rsidRPr="00CD2E4B" w:rsidDel="00C2732D" w:rsidRDefault="0067260A" w:rsidP="00150BF6">
            <w:pPr>
              <w:spacing w:after="0" w:line="276" w:lineRule="auto"/>
              <w:jc w:val="center"/>
              <w:rPr>
                <w:del w:id="522" w:author="Daniel Noble" w:date="2025-04-01T15:59:00Z" w16du:dateUtc="2025-04-01T04:59:00Z"/>
                <w:rFonts w:ascii="Times New Roman" w:eastAsia="Times New Roman" w:hAnsi="Times New Roman" w:cs="Times New Roman"/>
                <w:b/>
                <w:bCs/>
                <w:color w:val="000000"/>
                <w:sz w:val="24"/>
                <w:szCs w:val="24"/>
                <w:lang w:eastAsia="en-AU"/>
              </w:rPr>
            </w:pPr>
            <w:del w:id="52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09EAF723" w14:textId="12E3C6FE" w:rsidR="0067260A" w:rsidRPr="00CD2E4B" w:rsidDel="00C2732D" w:rsidRDefault="0067260A" w:rsidP="00150BF6">
            <w:pPr>
              <w:spacing w:after="0" w:line="276" w:lineRule="auto"/>
              <w:jc w:val="center"/>
              <w:rPr>
                <w:del w:id="524" w:author="Daniel Noble" w:date="2025-04-01T15:59:00Z" w16du:dateUtc="2025-04-01T04:59:00Z"/>
                <w:rFonts w:ascii="Times New Roman" w:eastAsia="Times New Roman" w:hAnsi="Times New Roman" w:cs="Times New Roman"/>
                <w:b/>
                <w:bCs/>
                <w:color w:val="000000"/>
                <w:sz w:val="24"/>
                <w:szCs w:val="24"/>
                <w:lang w:eastAsia="en-AU"/>
              </w:rPr>
            </w:pPr>
            <w:del w:id="52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r>
    </w:tbl>
    <w:p w14:paraId="24A40AC0" w14:textId="3F964D25" w:rsidR="0067260A" w:rsidDel="00C2732D" w:rsidRDefault="0067260A" w:rsidP="0067260A">
      <w:pPr>
        <w:rPr>
          <w:del w:id="526" w:author="Daniel Noble" w:date="2025-04-01T15:59:00Z" w16du:dateUtc="2025-04-01T04:59:00Z"/>
        </w:rPr>
      </w:pPr>
    </w:p>
    <w:p w14:paraId="443D3C58" w14:textId="041A50F2" w:rsidR="0067260A" w:rsidDel="00C2732D" w:rsidRDefault="0067260A" w:rsidP="0067260A">
      <w:pPr>
        <w:rPr>
          <w:del w:id="527" w:author="Daniel Noble" w:date="2025-04-01T15:59:00Z" w16du:dateUtc="2025-04-01T04:59:00Z"/>
          <w:b/>
          <w:bCs/>
        </w:rPr>
      </w:pPr>
    </w:p>
    <w:p w14:paraId="7C40D894" w14:textId="00A018DA" w:rsidR="0067260A" w:rsidDel="00C2732D" w:rsidRDefault="0067260A" w:rsidP="0067260A">
      <w:pPr>
        <w:rPr>
          <w:del w:id="528" w:author="Daniel Noble" w:date="2025-04-01T15:59:00Z" w16du:dateUtc="2025-04-01T04:59:00Z"/>
          <w:b/>
          <w:bCs/>
        </w:rPr>
      </w:pPr>
    </w:p>
    <w:p w14:paraId="5EC19316" w14:textId="18E61ADF" w:rsidR="0067260A" w:rsidDel="00C2732D" w:rsidRDefault="0067260A" w:rsidP="0067260A">
      <w:pPr>
        <w:rPr>
          <w:del w:id="529" w:author="Daniel Noble" w:date="2025-04-01T15:59:00Z" w16du:dateUtc="2025-04-01T04:59:00Z"/>
          <w:b/>
          <w:bCs/>
        </w:rPr>
      </w:pPr>
    </w:p>
    <w:p w14:paraId="43348D6E" w14:textId="4EA18EEA" w:rsidR="0067260A" w:rsidDel="00C2732D" w:rsidRDefault="0067260A" w:rsidP="0067260A">
      <w:pPr>
        <w:rPr>
          <w:del w:id="530" w:author="Daniel Noble" w:date="2025-04-01T15:59:00Z" w16du:dateUtc="2025-04-01T04:59:00Z"/>
          <w:b/>
          <w:bCs/>
        </w:rPr>
      </w:pPr>
    </w:p>
    <w:p w14:paraId="52229804" w14:textId="26F48B4D" w:rsidR="0067260A" w:rsidDel="00C2732D" w:rsidRDefault="0067260A" w:rsidP="0067260A">
      <w:pPr>
        <w:rPr>
          <w:del w:id="531" w:author="Daniel Noble" w:date="2025-04-01T15:59:00Z" w16du:dateUtc="2025-04-01T04:59:00Z"/>
          <w:b/>
          <w:bCs/>
        </w:rPr>
      </w:pPr>
    </w:p>
    <w:p w14:paraId="142EB03E" w14:textId="0E90D481" w:rsidR="0067260A" w:rsidDel="00C2732D" w:rsidRDefault="0067260A" w:rsidP="0067260A">
      <w:pPr>
        <w:rPr>
          <w:del w:id="532" w:author="Daniel Noble" w:date="2025-04-01T15:59:00Z" w16du:dateUtc="2025-04-01T04:59:00Z"/>
          <w:b/>
          <w:bCs/>
        </w:rPr>
      </w:pPr>
    </w:p>
    <w:p w14:paraId="5E2BE562" w14:textId="65350FEF" w:rsidR="0067260A" w:rsidDel="00C2732D" w:rsidRDefault="0067260A" w:rsidP="0067260A">
      <w:pPr>
        <w:rPr>
          <w:del w:id="533" w:author="Daniel Noble" w:date="2025-04-01T15:59:00Z" w16du:dateUtc="2025-04-01T04:59:00Z"/>
          <w:b/>
          <w:bCs/>
        </w:rPr>
      </w:pPr>
    </w:p>
    <w:p w14:paraId="550BB68B" w14:textId="1FDE7B09" w:rsidR="0067260A" w:rsidRPr="00CD2E4B" w:rsidDel="00C2732D" w:rsidRDefault="0067260A" w:rsidP="0067260A">
      <w:pPr>
        <w:spacing w:line="480" w:lineRule="auto"/>
        <w:rPr>
          <w:del w:id="534" w:author="Daniel Noble" w:date="2025-04-01T15:59:00Z" w16du:dateUtc="2025-04-01T04:59:00Z"/>
          <w:rFonts w:ascii="Times New Roman" w:hAnsi="Times New Roman" w:cs="Times New Roman"/>
          <w:sz w:val="24"/>
          <w:szCs w:val="24"/>
        </w:rPr>
      </w:pPr>
      <w:del w:id="535" w:author="Daniel Noble" w:date="2025-04-01T15:59:00Z" w16du:dateUtc="2025-04-01T04:59:00Z">
        <w:r w:rsidRPr="00CD2E4B" w:rsidDel="00C2732D">
          <w:rPr>
            <w:rFonts w:ascii="Times New Roman" w:hAnsi="Times New Roman" w:cs="Times New Roman"/>
            <w:b/>
            <w:bCs/>
            <w:sz w:val="24"/>
            <w:szCs w:val="24"/>
          </w:rPr>
          <w:delText xml:space="preserve">Table S10 Biochemical traits. </w:delText>
        </w:r>
        <w:r w:rsidRPr="00CD2E4B" w:rsidDel="00C2732D">
          <w:rPr>
            <w:rFonts w:ascii="Times New Roman" w:hAnsi="Times New Roman" w:cs="Times New Roman"/>
            <w:sz w:val="24"/>
            <w:szCs w:val="24"/>
          </w:rPr>
          <w:delText xml:space="preserve">The consistency adjustments (if any) for the phenotypic trait measurements that were categorised as Biochemical Assay traits. These records were used in all MLMAs and meta-regressions as either a part of the trait random effect, phenotypic trait category moderator and/or the specific phenotypic trait moderator. Number of studies, species and effects sizes are totals from the overall data set. </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2DB0DA49" w14:textId="791EF427" w:rsidTr="00150BF6">
        <w:trPr>
          <w:trHeight w:val="288"/>
          <w:jc w:val="center"/>
          <w:del w:id="536" w:author="Daniel Noble" w:date="2025-04-01T15:59:00Z"/>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3D66D973" w14:textId="11D6D10F" w:rsidR="0067260A" w:rsidRPr="00CD2E4B" w:rsidDel="00C2732D" w:rsidRDefault="0067260A" w:rsidP="00150BF6">
            <w:pPr>
              <w:spacing w:after="0" w:line="276" w:lineRule="auto"/>
              <w:jc w:val="center"/>
              <w:rPr>
                <w:del w:id="537" w:author="Daniel Noble" w:date="2025-04-01T15:59:00Z" w16du:dateUtc="2025-04-01T04:59:00Z"/>
                <w:rFonts w:ascii="Times New Roman" w:eastAsia="Times New Roman" w:hAnsi="Times New Roman" w:cs="Times New Roman"/>
                <w:b/>
                <w:bCs/>
                <w:color w:val="000000"/>
                <w:sz w:val="24"/>
                <w:szCs w:val="24"/>
                <w:lang w:eastAsia="en-AU"/>
              </w:rPr>
            </w:pPr>
            <w:del w:id="53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Biochemical Assay</w:delText>
              </w:r>
            </w:del>
          </w:p>
        </w:tc>
      </w:tr>
      <w:tr w:rsidR="0067260A" w:rsidRPr="00FB384C" w:rsidDel="00C2732D" w14:paraId="6076BFF2" w14:textId="6B1EFB6B" w:rsidTr="00150BF6">
        <w:trPr>
          <w:trHeight w:val="288"/>
          <w:jc w:val="center"/>
          <w:del w:id="539"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74B2DD43" w14:textId="3B7B056F" w:rsidR="0067260A" w:rsidRPr="00CD2E4B" w:rsidDel="00C2732D" w:rsidRDefault="0067260A" w:rsidP="00150BF6">
            <w:pPr>
              <w:spacing w:after="0" w:line="276" w:lineRule="auto"/>
              <w:jc w:val="center"/>
              <w:rPr>
                <w:del w:id="540" w:author="Daniel Noble" w:date="2025-04-01T15:59:00Z" w16du:dateUtc="2025-04-01T04:59:00Z"/>
                <w:rFonts w:ascii="Times New Roman" w:eastAsia="Times New Roman" w:hAnsi="Times New Roman" w:cs="Times New Roman"/>
                <w:b/>
                <w:bCs/>
                <w:color w:val="000000"/>
                <w:sz w:val="24"/>
                <w:szCs w:val="24"/>
                <w:lang w:eastAsia="en-AU"/>
              </w:rPr>
            </w:pPr>
            <w:del w:id="54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0CDF3CC4" w14:textId="18649FD1" w:rsidR="0067260A" w:rsidRPr="00CD2E4B" w:rsidDel="00C2732D" w:rsidRDefault="0067260A" w:rsidP="00150BF6">
            <w:pPr>
              <w:spacing w:after="0" w:line="276" w:lineRule="auto"/>
              <w:jc w:val="center"/>
              <w:rPr>
                <w:del w:id="542" w:author="Daniel Noble" w:date="2025-04-01T15:59:00Z" w16du:dateUtc="2025-04-01T04:59:00Z"/>
                <w:rFonts w:ascii="Times New Roman" w:eastAsia="Times New Roman" w:hAnsi="Times New Roman" w:cs="Times New Roman"/>
                <w:b/>
                <w:bCs/>
                <w:color w:val="000000"/>
                <w:sz w:val="24"/>
                <w:szCs w:val="24"/>
                <w:lang w:eastAsia="en-AU"/>
              </w:rPr>
            </w:pPr>
            <w:del w:id="54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B2AF48E" w14:textId="17CDFFF8" w:rsidR="0067260A" w:rsidRPr="00CD2E4B" w:rsidDel="00C2732D" w:rsidRDefault="0067260A" w:rsidP="00150BF6">
            <w:pPr>
              <w:spacing w:after="0" w:line="276" w:lineRule="auto"/>
              <w:jc w:val="center"/>
              <w:rPr>
                <w:del w:id="544" w:author="Daniel Noble" w:date="2025-04-01T15:59:00Z" w16du:dateUtc="2025-04-01T04:59:00Z"/>
                <w:rFonts w:ascii="Times New Roman" w:eastAsia="Times New Roman" w:hAnsi="Times New Roman" w:cs="Times New Roman"/>
                <w:b/>
                <w:bCs/>
                <w:color w:val="000000"/>
                <w:sz w:val="24"/>
                <w:szCs w:val="24"/>
                <w:lang w:eastAsia="en-AU"/>
              </w:rPr>
            </w:pPr>
            <w:del w:id="54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9F4E51E" w14:textId="69113E17" w:rsidR="0067260A" w:rsidRPr="00CD2E4B" w:rsidDel="00C2732D" w:rsidRDefault="0067260A" w:rsidP="00150BF6">
            <w:pPr>
              <w:spacing w:after="0" w:line="276" w:lineRule="auto"/>
              <w:jc w:val="center"/>
              <w:rPr>
                <w:del w:id="546" w:author="Daniel Noble" w:date="2025-04-01T15:59:00Z" w16du:dateUtc="2025-04-01T04:59:00Z"/>
                <w:rFonts w:ascii="Times New Roman" w:eastAsia="Times New Roman" w:hAnsi="Times New Roman" w:cs="Times New Roman"/>
                <w:b/>
                <w:bCs/>
                <w:color w:val="000000"/>
                <w:sz w:val="24"/>
                <w:szCs w:val="24"/>
                <w:lang w:eastAsia="en-AU"/>
              </w:rPr>
            </w:pPr>
            <w:del w:id="54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7306A1B6" w14:textId="59213C9B" w:rsidR="0067260A" w:rsidRPr="00CD2E4B" w:rsidDel="00C2732D" w:rsidRDefault="0067260A" w:rsidP="00150BF6">
            <w:pPr>
              <w:spacing w:after="0" w:line="276" w:lineRule="auto"/>
              <w:jc w:val="center"/>
              <w:rPr>
                <w:del w:id="548" w:author="Daniel Noble" w:date="2025-04-01T15:59:00Z" w16du:dateUtc="2025-04-01T04:59:00Z"/>
                <w:rFonts w:ascii="Times New Roman" w:eastAsia="Times New Roman" w:hAnsi="Times New Roman" w:cs="Times New Roman"/>
                <w:b/>
                <w:bCs/>
                <w:color w:val="000000"/>
                <w:sz w:val="24"/>
                <w:szCs w:val="24"/>
                <w:lang w:eastAsia="en-AU"/>
              </w:rPr>
            </w:pPr>
            <w:del w:id="54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55DF7A1D" w14:textId="7E370A05" w:rsidTr="00150BF6">
        <w:trPr>
          <w:trHeight w:val="288"/>
          <w:jc w:val="center"/>
          <w:del w:id="550"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6AE986E" w14:textId="030728EA" w:rsidR="0067260A" w:rsidRPr="00CD2E4B" w:rsidDel="00C2732D" w:rsidRDefault="0067260A" w:rsidP="00150BF6">
            <w:pPr>
              <w:spacing w:after="0" w:line="276" w:lineRule="auto"/>
              <w:rPr>
                <w:del w:id="551" w:author="Daniel Noble" w:date="2025-04-01T15:59:00Z" w16du:dateUtc="2025-04-01T04:59:00Z"/>
                <w:rFonts w:ascii="Times New Roman" w:eastAsia="Times New Roman" w:hAnsi="Times New Roman" w:cs="Times New Roman"/>
                <w:color w:val="000000"/>
                <w:sz w:val="24"/>
                <w:szCs w:val="24"/>
                <w:lang w:eastAsia="en-AU"/>
              </w:rPr>
            </w:pPr>
            <w:del w:id="55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Ash Content</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331A94EB" w14:textId="152AD20A" w:rsidR="0067260A" w:rsidRPr="00CD2E4B" w:rsidDel="00C2732D" w:rsidRDefault="0067260A" w:rsidP="00150BF6">
            <w:pPr>
              <w:spacing w:after="0" w:line="276" w:lineRule="auto"/>
              <w:rPr>
                <w:del w:id="553" w:author="Daniel Noble" w:date="2025-04-01T15:59:00Z" w16du:dateUtc="2025-04-01T04:59:00Z"/>
                <w:rFonts w:ascii="Times New Roman" w:eastAsia="Times New Roman" w:hAnsi="Times New Roman" w:cs="Times New Roman"/>
                <w:color w:val="000000"/>
                <w:sz w:val="24"/>
                <w:szCs w:val="24"/>
                <w:lang w:eastAsia="en-AU"/>
              </w:rPr>
            </w:pPr>
            <w:del w:id="55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Ash Content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DCFD6DC" w14:textId="78A77C79" w:rsidR="0067260A" w:rsidRPr="00CD2E4B" w:rsidDel="00C2732D" w:rsidRDefault="0067260A" w:rsidP="00150BF6">
            <w:pPr>
              <w:spacing w:after="0" w:line="276" w:lineRule="auto"/>
              <w:jc w:val="center"/>
              <w:rPr>
                <w:del w:id="555" w:author="Daniel Noble" w:date="2025-04-01T15:59:00Z" w16du:dateUtc="2025-04-01T04:59:00Z"/>
                <w:rFonts w:ascii="Times New Roman" w:eastAsia="Times New Roman" w:hAnsi="Times New Roman" w:cs="Times New Roman"/>
                <w:color w:val="000000"/>
                <w:sz w:val="24"/>
                <w:szCs w:val="24"/>
                <w:lang w:eastAsia="en-AU"/>
              </w:rPr>
            </w:pPr>
            <w:del w:id="55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9728772" w14:textId="7966B90E" w:rsidR="0067260A" w:rsidRPr="00CD2E4B" w:rsidDel="00C2732D" w:rsidRDefault="0067260A" w:rsidP="00150BF6">
            <w:pPr>
              <w:spacing w:after="0" w:line="276" w:lineRule="auto"/>
              <w:jc w:val="center"/>
              <w:rPr>
                <w:del w:id="557" w:author="Daniel Noble" w:date="2025-04-01T15:59:00Z" w16du:dateUtc="2025-04-01T04:59:00Z"/>
                <w:rFonts w:ascii="Times New Roman" w:eastAsia="Times New Roman" w:hAnsi="Times New Roman" w:cs="Times New Roman"/>
                <w:color w:val="000000"/>
                <w:sz w:val="24"/>
                <w:szCs w:val="24"/>
                <w:lang w:eastAsia="en-AU"/>
              </w:rPr>
            </w:pPr>
            <w:del w:id="55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9C2EBDE" w14:textId="598C80D3" w:rsidR="0067260A" w:rsidRPr="00CD2E4B" w:rsidDel="00C2732D" w:rsidRDefault="0067260A" w:rsidP="00150BF6">
            <w:pPr>
              <w:spacing w:after="0" w:line="276" w:lineRule="auto"/>
              <w:jc w:val="center"/>
              <w:rPr>
                <w:del w:id="559" w:author="Daniel Noble" w:date="2025-04-01T15:59:00Z" w16du:dateUtc="2025-04-01T04:59:00Z"/>
                <w:rFonts w:ascii="Times New Roman" w:eastAsia="Times New Roman" w:hAnsi="Times New Roman" w:cs="Times New Roman"/>
                <w:color w:val="000000"/>
                <w:sz w:val="24"/>
                <w:szCs w:val="24"/>
                <w:lang w:eastAsia="en-AU"/>
              </w:rPr>
            </w:pPr>
            <w:del w:id="56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3E2D7C65" w14:textId="03F40EDE" w:rsidTr="00150BF6">
        <w:trPr>
          <w:trHeight w:val="288"/>
          <w:jc w:val="center"/>
          <w:del w:id="561"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95C9BE6" w14:textId="2CD17838" w:rsidR="0067260A" w:rsidRPr="00CD2E4B" w:rsidDel="00C2732D" w:rsidRDefault="0067260A" w:rsidP="00150BF6">
            <w:pPr>
              <w:spacing w:after="0" w:line="276" w:lineRule="auto"/>
              <w:rPr>
                <w:del w:id="562" w:author="Daniel Noble" w:date="2025-04-01T15:59:00Z" w16du:dateUtc="2025-04-01T04:59:00Z"/>
                <w:rFonts w:ascii="Times New Roman" w:eastAsia="Times New Roman" w:hAnsi="Times New Roman" w:cs="Times New Roman"/>
                <w:color w:val="000000"/>
                <w:sz w:val="24"/>
                <w:szCs w:val="24"/>
                <w:lang w:eastAsia="en-AU"/>
              </w:rPr>
            </w:pPr>
            <w:del w:id="56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Bleaching Index</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70D5BFF0" w14:textId="76F4BBE8" w:rsidR="0067260A" w:rsidRPr="00CD2E4B" w:rsidDel="00C2732D" w:rsidRDefault="0067260A" w:rsidP="00150BF6">
            <w:pPr>
              <w:spacing w:after="0" w:line="276" w:lineRule="auto"/>
              <w:rPr>
                <w:del w:id="564" w:author="Daniel Noble" w:date="2025-04-01T15:59:00Z" w16du:dateUtc="2025-04-01T04:59:00Z"/>
                <w:rFonts w:ascii="Times New Roman" w:eastAsia="Times New Roman" w:hAnsi="Times New Roman" w:cs="Times New Roman"/>
                <w:color w:val="000000"/>
                <w:sz w:val="24"/>
                <w:szCs w:val="24"/>
                <w:lang w:eastAsia="en-AU"/>
              </w:rPr>
            </w:pPr>
            <w:del w:id="56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Bleaching Index</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3313DEB" w14:textId="2B8830A4" w:rsidR="0067260A" w:rsidRPr="00CD2E4B" w:rsidDel="00C2732D" w:rsidRDefault="0067260A" w:rsidP="00150BF6">
            <w:pPr>
              <w:spacing w:after="0" w:line="276" w:lineRule="auto"/>
              <w:jc w:val="center"/>
              <w:rPr>
                <w:del w:id="566" w:author="Daniel Noble" w:date="2025-04-01T15:59:00Z" w16du:dateUtc="2025-04-01T04:59:00Z"/>
                <w:rFonts w:ascii="Times New Roman" w:eastAsia="Times New Roman" w:hAnsi="Times New Roman" w:cs="Times New Roman"/>
                <w:color w:val="000000"/>
                <w:sz w:val="24"/>
                <w:szCs w:val="24"/>
                <w:lang w:eastAsia="en-AU"/>
              </w:rPr>
            </w:pPr>
            <w:del w:id="56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3213139" w14:textId="0C922275" w:rsidR="0067260A" w:rsidRPr="00CD2E4B" w:rsidDel="00C2732D" w:rsidRDefault="0067260A" w:rsidP="00150BF6">
            <w:pPr>
              <w:spacing w:after="0" w:line="276" w:lineRule="auto"/>
              <w:jc w:val="center"/>
              <w:rPr>
                <w:del w:id="568" w:author="Daniel Noble" w:date="2025-04-01T15:59:00Z" w16du:dateUtc="2025-04-01T04:59:00Z"/>
                <w:rFonts w:ascii="Times New Roman" w:eastAsia="Times New Roman" w:hAnsi="Times New Roman" w:cs="Times New Roman"/>
                <w:color w:val="000000"/>
                <w:sz w:val="24"/>
                <w:szCs w:val="24"/>
                <w:lang w:eastAsia="en-AU"/>
              </w:rPr>
            </w:pPr>
            <w:del w:id="56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B6A0ACF" w14:textId="0FD5463B" w:rsidR="0067260A" w:rsidRPr="00CD2E4B" w:rsidDel="00C2732D" w:rsidRDefault="0067260A" w:rsidP="00150BF6">
            <w:pPr>
              <w:spacing w:after="0" w:line="276" w:lineRule="auto"/>
              <w:jc w:val="center"/>
              <w:rPr>
                <w:del w:id="570" w:author="Daniel Noble" w:date="2025-04-01T15:59:00Z" w16du:dateUtc="2025-04-01T04:59:00Z"/>
                <w:rFonts w:ascii="Times New Roman" w:eastAsia="Times New Roman" w:hAnsi="Times New Roman" w:cs="Times New Roman"/>
                <w:color w:val="000000"/>
                <w:sz w:val="24"/>
                <w:szCs w:val="24"/>
                <w:lang w:eastAsia="en-AU"/>
              </w:rPr>
            </w:pPr>
            <w:del w:id="57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71070125" w14:textId="1F41D9FD" w:rsidTr="00150BF6">
        <w:trPr>
          <w:trHeight w:val="288"/>
          <w:jc w:val="center"/>
          <w:del w:id="572" w:author="Daniel Noble" w:date="2025-04-01T15:59:00Z"/>
        </w:trPr>
        <w:tc>
          <w:tcPr>
            <w:tcW w:w="3402" w:type="dxa"/>
            <w:tcBorders>
              <w:top w:val="nil"/>
              <w:left w:val="single" w:sz="4" w:space="0" w:color="auto"/>
              <w:bottom w:val="nil"/>
              <w:right w:val="nil"/>
            </w:tcBorders>
            <w:shd w:val="clear" w:color="auto" w:fill="auto"/>
            <w:noWrap/>
            <w:vAlign w:val="bottom"/>
            <w:hideMark/>
          </w:tcPr>
          <w:p w14:paraId="7209F652" w14:textId="089532C9" w:rsidR="0067260A" w:rsidRPr="00CD2E4B" w:rsidDel="00C2732D" w:rsidRDefault="0067260A" w:rsidP="00150BF6">
            <w:pPr>
              <w:spacing w:after="0" w:line="276" w:lineRule="auto"/>
              <w:rPr>
                <w:del w:id="573" w:author="Daniel Noble" w:date="2025-04-01T15:59:00Z" w16du:dateUtc="2025-04-01T04:59:00Z"/>
                <w:rFonts w:ascii="Times New Roman" w:eastAsia="Times New Roman" w:hAnsi="Times New Roman" w:cs="Times New Roman"/>
                <w:color w:val="000000"/>
                <w:sz w:val="24"/>
                <w:szCs w:val="24"/>
                <w:lang w:eastAsia="en-AU"/>
              </w:rPr>
            </w:pPr>
            <w:del w:id="57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Catalase Activity</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33B9A82" w14:textId="035EC30A" w:rsidR="0067260A" w:rsidRPr="00CD2E4B" w:rsidDel="00C2732D" w:rsidRDefault="0067260A" w:rsidP="00150BF6">
            <w:pPr>
              <w:spacing w:after="0" w:line="276" w:lineRule="auto"/>
              <w:rPr>
                <w:del w:id="575" w:author="Daniel Noble" w:date="2025-04-01T15:59:00Z" w16du:dateUtc="2025-04-01T04:59:00Z"/>
                <w:rFonts w:ascii="Times New Roman" w:eastAsia="Times New Roman" w:hAnsi="Times New Roman" w:cs="Times New Roman"/>
                <w:color w:val="000000"/>
                <w:sz w:val="24"/>
                <w:szCs w:val="24"/>
                <w:lang w:eastAsia="en-AU"/>
              </w:rPr>
            </w:pPr>
            <w:del w:id="57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CAT Activity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0A3244D" w14:textId="24B09442" w:rsidR="0067260A" w:rsidRPr="00CD2E4B" w:rsidDel="00C2732D" w:rsidRDefault="0067260A" w:rsidP="00150BF6">
            <w:pPr>
              <w:spacing w:after="0" w:line="276" w:lineRule="auto"/>
              <w:jc w:val="center"/>
              <w:rPr>
                <w:del w:id="577" w:author="Daniel Noble" w:date="2025-04-01T15:59:00Z" w16du:dateUtc="2025-04-01T04:59:00Z"/>
                <w:rFonts w:ascii="Times New Roman" w:eastAsia="Times New Roman" w:hAnsi="Times New Roman" w:cs="Times New Roman"/>
                <w:color w:val="000000"/>
                <w:sz w:val="24"/>
                <w:szCs w:val="24"/>
                <w:lang w:eastAsia="en-AU"/>
              </w:rPr>
            </w:pPr>
            <w:del w:id="57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DB464DC" w14:textId="66D2E9B9" w:rsidR="0067260A" w:rsidRPr="00CD2E4B" w:rsidDel="00C2732D" w:rsidRDefault="0067260A" w:rsidP="00150BF6">
            <w:pPr>
              <w:spacing w:after="0" w:line="276" w:lineRule="auto"/>
              <w:jc w:val="center"/>
              <w:rPr>
                <w:del w:id="579" w:author="Daniel Noble" w:date="2025-04-01T15:59:00Z" w16du:dateUtc="2025-04-01T04:59:00Z"/>
                <w:rFonts w:ascii="Times New Roman" w:eastAsia="Times New Roman" w:hAnsi="Times New Roman" w:cs="Times New Roman"/>
                <w:color w:val="000000"/>
                <w:sz w:val="24"/>
                <w:szCs w:val="24"/>
                <w:lang w:eastAsia="en-AU"/>
              </w:rPr>
            </w:pPr>
            <w:del w:id="58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C8E0FF4" w14:textId="48166C34" w:rsidR="0067260A" w:rsidRPr="00CD2E4B" w:rsidDel="00C2732D" w:rsidRDefault="0067260A" w:rsidP="00150BF6">
            <w:pPr>
              <w:spacing w:after="0" w:line="276" w:lineRule="auto"/>
              <w:jc w:val="center"/>
              <w:rPr>
                <w:del w:id="581" w:author="Daniel Noble" w:date="2025-04-01T15:59:00Z" w16du:dateUtc="2025-04-01T04:59:00Z"/>
                <w:rFonts w:ascii="Times New Roman" w:eastAsia="Times New Roman" w:hAnsi="Times New Roman" w:cs="Times New Roman"/>
                <w:color w:val="000000"/>
                <w:sz w:val="24"/>
                <w:szCs w:val="24"/>
                <w:lang w:eastAsia="en-AU"/>
              </w:rPr>
            </w:pPr>
            <w:del w:id="58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FB384C" w:rsidDel="00C2732D" w14:paraId="07F5FD0F" w14:textId="6E644031" w:rsidTr="00150BF6">
        <w:trPr>
          <w:trHeight w:val="288"/>
          <w:jc w:val="center"/>
          <w:del w:id="583" w:author="Daniel Noble" w:date="2025-04-01T15:59:00Z"/>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3CBDF" w14:textId="113BD48B" w:rsidR="0067260A" w:rsidRPr="00CD2E4B" w:rsidDel="00C2732D" w:rsidRDefault="0067260A" w:rsidP="00150BF6">
            <w:pPr>
              <w:spacing w:after="0" w:line="276" w:lineRule="auto"/>
              <w:rPr>
                <w:del w:id="584" w:author="Daniel Noble" w:date="2025-04-01T15:59:00Z" w16du:dateUtc="2025-04-01T04:59:00Z"/>
                <w:rFonts w:ascii="Times New Roman" w:eastAsia="Times New Roman" w:hAnsi="Times New Roman" w:cs="Times New Roman"/>
                <w:color w:val="000000"/>
                <w:sz w:val="24"/>
                <w:szCs w:val="24"/>
                <w:lang w:eastAsia="en-AU"/>
              </w:rPr>
            </w:pPr>
            <w:del w:id="58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ETS Activity</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56710559" w14:textId="4EDC4D28" w:rsidR="0067260A" w:rsidRPr="00CD2E4B" w:rsidDel="00C2732D" w:rsidRDefault="0067260A" w:rsidP="00150BF6">
            <w:pPr>
              <w:spacing w:after="0" w:line="276" w:lineRule="auto"/>
              <w:rPr>
                <w:del w:id="586" w:author="Daniel Noble" w:date="2025-04-01T15:59:00Z" w16du:dateUtc="2025-04-01T04:59:00Z"/>
                <w:rFonts w:ascii="Times New Roman" w:eastAsia="Times New Roman" w:hAnsi="Times New Roman" w:cs="Times New Roman"/>
                <w:color w:val="000000"/>
                <w:sz w:val="24"/>
                <w:szCs w:val="24"/>
                <w:lang w:eastAsia="en-AU"/>
              </w:rPr>
            </w:pPr>
            <w:del w:id="58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ETS Activity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8E71148" w14:textId="3FB55C9B" w:rsidR="0067260A" w:rsidRPr="00CD2E4B" w:rsidDel="00C2732D" w:rsidRDefault="0067260A" w:rsidP="00150BF6">
            <w:pPr>
              <w:spacing w:after="0" w:line="276" w:lineRule="auto"/>
              <w:jc w:val="center"/>
              <w:rPr>
                <w:del w:id="588" w:author="Daniel Noble" w:date="2025-04-01T15:59:00Z" w16du:dateUtc="2025-04-01T04:59:00Z"/>
                <w:rFonts w:ascii="Times New Roman" w:eastAsia="Times New Roman" w:hAnsi="Times New Roman" w:cs="Times New Roman"/>
                <w:color w:val="000000"/>
                <w:sz w:val="24"/>
                <w:szCs w:val="24"/>
                <w:lang w:eastAsia="en-AU"/>
              </w:rPr>
            </w:pPr>
            <w:del w:id="58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38ECAD9" w14:textId="6173F818" w:rsidR="0067260A" w:rsidRPr="00CD2E4B" w:rsidDel="00C2732D" w:rsidRDefault="0067260A" w:rsidP="00150BF6">
            <w:pPr>
              <w:spacing w:after="0" w:line="276" w:lineRule="auto"/>
              <w:jc w:val="center"/>
              <w:rPr>
                <w:del w:id="590" w:author="Daniel Noble" w:date="2025-04-01T15:59:00Z" w16du:dateUtc="2025-04-01T04:59:00Z"/>
                <w:rFonts w:ascii="Times New Roman" w:eastAsia="Times New Roman" w:hAnsi="Times New Roman" w:cs="Times New Roman"/>
                <w:color w:val="000000"/>
                <w:sz w:val="24"/>
                <w:szCs w:val="24"/>
                <w:lang w:eastAsia="en-AU"/>
              </w:rPr>
            </w:pPr>
            <w:del w:id="59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808E2E9" w14:textId="0E40FE30" w:rsidR="0067260A" w:rsidRPr="00CD2E4B" w:rsidDel="00C2732D" w:rsidRDefault="0067260A" w:rsidP="00150BF6">
            <w:pPr>
              <w:spacing w:after="0" w:line="276" w:lineRule="auto"/>
              <w:jc w:val="center"/>
              <w:rPr>
                <w:del w:id="592" w:author="Daniel Noble" w:date="2025-04-01T15:59:00Z" w16du:dateUtc="2025-04-01T04:59:00Z"/>
                <w:rFonts w:ascii="Times New Roman" w:eastAsia="Times New Roman" w:hAnsi="Times New Roman" w:cs="Times New Roman"/>
                <w:color w:val="000000"/>
                <w:sz w:val="24"/>
                <w:szCs w:val="24"/>
                <w:lang w:eastAsia="en-AU"/>
              </w:rPr>
            </w:pPr>
            <w:del w:id="5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FB384C" w:rsidDel="00C2732D" w14:paraId="4DF2E095" w14:textId="38F6FB5A" w:rsidTr="00150BF6">
        <w:trPr>
          <w:trHeight w:val="288"/>
          <w:jc w:val="center"/>
          <w:del w:id="594" w:author="Daniel Noble" w:date="2025-04-01T15:59:00Z"/>
        </w:trPr>
        <w:tc>
          <w:tcPr>
            <w:tcW w:w="3402" w:type="dxa"/>
            <w:tcBorders>
              <w:top w:val="nil"/>
              <w:left w:val="single" w:sz="4" w:space="0" w:color="auto"/>
              <w:bottom w:val="nil"/>
              <w:right w:val="nil"/>
            </w:tcBorders>
            <w:shd w:val="clear" w:color="auto" w:fill="auto"/>
            <w:noWrap/>
            <w:vAlign w:val="bottom"/>
            <w:hideMark/>
          </w:tcPr>
          <w:p w14:paraId="02F9D808" w14:textId="62DC798C" w:rsidR="0067260A" w:rsidRPr="00CD2E4B" w:rsidDel="00C2732D" w:rsidRDefault="0067260A" w:rsidP="00150BF6">
            <w:pPr>
              <w:spacing w:after="0" w:line="276" w:lineRule="auto"/>
              <w:rPr>
                <w:del w:id="595" w:author="Daniel Noble" w:date="2025-04-01T15:59:00Z" w16du:dateUtc="2025-04-01T04:59:00Z"/>
                <w:rFonts w:ascii="Times New Roman" w:eastAsia="Times New Roman" w:hAnsi="Times New Roman" w:cs="Times New Roman"/>
                <w:color w:val="000000"/>
                <w:sz w:val="24"/>
                <w:szCs w:val="24"/>
                <w:lang w:eastAsia="en-AU"/>
              </w:rPr>
            </w:pPr>
            <w:del w:id="59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Fat Content</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5E16B7F" w14:textId="2A0E6A89" w:rsidR="0067260A" w:rsidRPr="00CD2E4B" w:rsidDel="00C2732D" w:rsidRDefault="0067260A" w:rsidP="00150BF6">
            <w:pPr>
              <w:spacing w:after="0" w:line="276" w:lineRule="auto"/>
              <w:rPr>
                <w:del w:id="597" w:author="Daniel Noble" w:date="2025-04-01T15:59:00Z" w16du:dateUtc="2025-04-01T04:59:00Z"/>
                <w:rFonts w:ascii="Times New Roman" w:eastAsia="Times New Roman" w:hAnsi="Times New Roman" w:cs="Times New Roman"/>
                <w:color w:val="000000"/>
                <w:sz w:val="24"/>
                <w:szCs w:val="24"/>
                <w:lang w:eastAsia="en-AU"/>
              </w:rPr>
            </w:pPr>
            <w:del w:id="59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Fat Content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3E5B0A4" w14:textId="251084F7" w:rsidR="0067260A" w:rsidRPr="00CD2E4B" w:rsidDel="00C2732D" w:rsidRDefault="0067260A" w:rsidP="00150BF6">
            <w:pPr>
              <w:spacing w:after="0" w:line="276" w:lineRule="auto"/>
              <w:jc w:val="center"/>
              <w:rPr>
                <w:del w:id="599" w:author="Daniel Noble" w:date="2025-04-01T15:59:00Z" w16du:dateUtc="2025-04-01T04:59:00Z"/>
                <w:rFonts w:ascii="Times New Roman" w:eastAsia="Times New Roman" w:hAnsi="Times New Roman" w:cs="Times New Roman"/>
                <w:color w:val="000000"/>
                <w:sz w:val="24"/>
                <w:szCs w:val="24"/>
                <w:lang w:eastAsia="en-AU"/>
              </w:rPr>
            </w:pPr>
            <w:del w:id="60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DB67BB0" w14:textId="27A8202C" w:rsidR="0067260A" w:rsidRPr="00CD2E4B" w:rsidDel="00C2732D" w:rsidRDefault="0067260A" w:rsidP="00150BF6">
            <w:pPr>
              <w:spacing w:after="0" w:line="276" w:lineRule="auto"/>
              <w:jc w:val="center"/>
              <w:rPr>
                <w:del w:id="601" w:author="Daniel Noble" w:date="2025-04-01T15:59:00Z" w16du:dateUtc="2025-04-01T04:59:00Z"/>
                <w:rFonts w:ascii="Times New Roman" w:eastAsia="Times New Roman" w:hAnsi="Times New Roman" w:cs="Times New Roman"/>
                <w:color w:val="000000"/>
                <w:sz w:val="24"/>
                <w:szCs w:val="24"/>
                <w:lang w:eastAsia="en-AU"/>
              </w:rPr>
            </w:pPr>
            <w:del w:id="60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6CB3EF5E" w14:textId="765BC08E" w:rsidR="0067260A" w:rsidRPr="00CD2E4B" w:rsidDel="00C2732D" w:rsidRDefault="0067260A" w:rsidP="00150BF6">
            <w:pPr>
              <w:spacing w:after="0" w:line="276" w:lineRule="auto"/>
              <w:jc w:val="center"/>
              <w:rPr>
                <w:del w:id="603" w:author="Daniel Noble" w:date="2025-04-01T15:59:00Z" w16du:dateUtc="2025-04-01T04:59:00Z"/>
                <w:rFonts w:ascii="Times New Roman" w:eastAsia="Times New Roman" w:hAnsi="Times New Roman" w:cs="Times New Roman"/>
                <w:color w:val="000000"/>
                <w:sz w:val="24"/>
                <w:szCs w:val="24"/>
                <w:lang w:eastAsia="en-AU"/>
              </w:rPr>
            </w:pPr>
            <w:del w:id="6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FB384C" w:rsidDel="00C2732D" w14:paraId="70D0462E" w14:textId="798DC016" w:rsidTr="00150BF6">
        <w:trPr>
          <w:trHeight w:val="288"/>
          <w:jc w:val="center"/>
          <w:del w:id="605" w:author="Daniel Noble" w:date="2025-04-01T15:59:00Z"/>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EA2A5" w14:textId="309A027F" w:rsidR="0067260A" w:rsidRPr="00CD2E4B" w:rsidDel="00C2732D" w:rsidRDefault="0067260A" w:rsidP="00150BF6">
            <w:pPr>
              <w:spacing w:after="0" w:line="276" w:lineRule="auto"/>
              <w:rPr>
                <w:del w:id="606" w:author="Daniel Noble" w:date="2025-04-01T15:59:00Z" w16du:dateUtc="2025-04-01T04:59:00Z"/>
                <w:rFonts w:ascii="Times New Roman" w:eastAsia="Times New Roman" w:hAnsi="Times New Roman" w:cs="Times New Roman"/>
                <w:color w:val="000000"/>
                <w:sz w:val="24"/>
                <w:szCs w:val="24"/>
                <w:lang w:eastAsia="en-AU"/>
              </w:rPr>
            </w:pPr>
            <w:del w:id="60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Haemocytes</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55D29112" w14:textId="0B649991" w:rsidR="0067260A" w:rsidRPr="00CD2E4B" w:rsidDel="00C2732D" w:rsidRDefault="0067260A" w:rsidP="00150BF6">
            <w:pPr>
              <w:spacing w:after="0" w:line="276" w:lineRule="auto"/>
              <w:rPr>
                <w:del w:id="608" w:author="Daniel Noble" w:date="2025-04-01T15:59:00Z" w16du:dateUtc="2025-04-01T04:59:00Z"/>
                <w:rFonts w:ascii="Times New Roman" w:eastAsia="Times New Roman" w:hAnsi="Times New Roman" w:cs="Times New Roman"/>
                <w:color w:val="000000"/>
                <w:sz w:val="24"/>
                <w:szCs w:val="24"/>
                <w:lang w:eastAsia="en-AU"/>
              </w:rPr>
            </w:pPr>
            <w:del w:id="60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Number of Haemocytes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A144692" w14:textId="6F2A943C" w:rsidR="0067260A" w:rsidRPr="00CD2E4B" w:rsidDel="00C2732D" w:rsidRDefault="0067260A" w:rsidP="00150BF6">
            <w:pPr>
              <w:spacing w:after="0" w:line="276" w:lineRule="auto"/>
              <w:jc w:val="center"/>
              <w:rPr>
                <w:del w:id="610" w:author="Daniel Noble" w:date="2025-04-01T15:59:00Z" w16du:dateUtc="2025-04-01T04:59:00Z"/>
                <w:rFonts w:ascii="Times New Roman" w:eastAsia="Times New Roman" w:hAnsi="Times New Roman" w:cs="Times New Roman"/>
                <w:color w:val="000000"/>
                <w:sz w:val="24"/>
                <w:szCs w:val="24"/>
                <w:lang w:eastAsia="en-AU"/>
              </w:rPr>
            </w:pPr>
            <w:del w:id="61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6E3F926" w14:textId="5A05C505" w:rsidR="0067260A" w:rsidRPr="00CD2E4B" w:rsidDel="00C2732D" w:rsidRDefault="0067260A" w:rsidP="00150BF6">
            <w:pPr>
              <w:spacing w:after="0" w:line="276" w:lineRule="auto"/>
              <w:jc w:val="center"/>
              <w:rPr>
                <w:del w:id="612" w:author="Daniel Noble" w:date="2025-04-01T15:59:00Z" w16du:dateUtc="2025-04-01T04:59:00Z"/>
                <w:rFonts w:ascii="Times New Roman" w:eastAsia="Times New Roman" w:hAnsi="Times New Roman" w:cs="Times New Roman"/>
                <w:color w:val="000000"/>
                <w:sz w:val="24"/>
                <w:szCs w:val="24"/>
                <w:lang w:eastAsia="en-AU"/>
              </w:rPr>
            </w:pPr>
            <w:del w:id="6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2DA03CB" w14:textId="6320BA08" w:rsidR="0067260A" w:rsidRPr="00CD2E4B" w:rsidDel="00C2732D" w:rsidRDefault="0067260A" w:rsidP="00150BF6">
            <w:pPr>
              <w:spacing w:after="0" w:line="276" w:lineRule="auto"/>
              <w:jc w:val="center"/>
              <w:rPr>
                <w:del w:id="614" w:author="Daniel Noble" w:date="2025-04-01T15:59:00Z" w16du:dateUtc="2025-04-01T04:59:00Z"/>
                <w:rFonts w:ascii="Times New Roman" w:eastAsia="Times New Roman" w:hAnsi="Times New Roman" w:cs="Times New Roman"/>
                <w:color w:val="000000"/>
                <w:sz w:val="24"/>
                <w:szCs w:val="24"/>
                <w:lang w:eastAsia="en-AU"/>
              </w:rPr>
            </w:pPr>
            <w:del w:id="6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384C" w:rsidDel="00C2732D" w14:paraId="39140F3E" w14:textId="459E689E" w:rsidTr="00150BF6">
        <w:trPr>
          <w:trHeight w:val="288"/>
          <w:jc w:val="center"/>
          <w:del w:id="616" w:author="Daniel Noble" w:date="2025-04-01T15:59:00Z"/>
        </w:trPr>
        <w:tc>
          <w:tcPr>
            <w:tcW w:w="3402" w:type="dxa"/>
            <w:tcBorders>
              <w:top w:val="nil"/>
              <w:left w:val="single" w:sz="4" w:space="0" w:color="auto"/>
              <w:bottom w:val="nil"/>
              <w:right w:val="nil"/>
            </w:tcBorders>
            <w:shd w:val="clear" w:color="auto" w:fill="auto"/>
            <w:noWrap/>
            <w:vAlign w:val="bottom"/>
            <w:hideMark/>
          </w:tcPr>
          <w:p w14:paraId="01213ED6" w14:textId="30204543" w:rsidR="0067260A" w:rsidRPr="00CD2E4B" w:rsidDel="00C2732D" w:rsidRDefault="0067260A" w:rsidP="00150BF6">
            <w:pPr>
              <w:spacing w:after="0" w:line="276" w:lineRule="auto"/>
              <w:rPr>
                <w:del w:id="617" w:author="Daniel Noble" w:date="2025-04-01T15:59:00Z" w16du:dateUtc="2025-04-01T04:59:00Z"/>
                <w:rFonts w:ascii="Times New Roman" w:eastAsia="Times New Roman" w:hAnsi="Times New Roman" w:cs="Times New Roman"/>
                <w:color w:val="000000"/>
                <w:sz w:val="24"/>
                <w:szCs w:val="24"/>
                <w:lang w:eastAsia="en-AU"/>
              </w:rPr>
            </w:pPr>
            <w:del w:id="61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Lipid Content</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3744F69" w14:textId="6B0E8AB9" w:rsidR="0067260A" w:rsidRPr="00CD2E4B" w:rsidDel="00C2732D" w:rsidRDefault="0067260A" w:rsidP="00150BF6">
            <w:pPr>
              <w:spacing w:after="0" w:line="276" w:lineRule="auto"/>
              <w:rPr>
                <w:del w:id="619" w:author="Daniel Noble" w:date="2025-04-01T15:59:00Z" w16du:dateUtc="2025-04-01T04:59:00Z"/>
                <w:rFonts w:ascii="Times New Roman" w:eastAsia="Times New Roman" w:hAnsi="Times New Roman" w:cs="Times New Roman"/>
                <w:color w:val="000000"/>
                <w:sz w:val="24"/>
                <w:szCs w:val="24"/>
                <w:lang w:eastAsia="en-AU"/>
              </w:rPr>
            </w:pPr>
            <w:del w:id="62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Crude Lipid Content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0176DC6" w14:textId="42909500" w:rsidR="0067260A" w:rsidRPr="00CD2E4B" w:rsidDel="00C2732D" w:rsidRDefault="0067260A" w:rsidP="00150BF6">
            <w:pPr>
              <w:spacing w:after="0" w:line="276" w:lineRule="auto"/>
              <w:jc w:val="center"/>
              <w:rPr>
                <w:del w:id="621" w:author="Daniel Noble" w:date="2025-04-01T15:59:00Z" w16du:dateUtc="2025-04-01T04:59:00Z"/>
                <w:rFonts w:ascii="Times New Roman" w:eastAsia="Times New Roman" w:hAnsi="Times New Roman" w:cs="Times New Roman"/>
                <w:color w:val="000000"/>
                <w:sz w:val="24"/>
                <w:szCs w:val="24"/>
                <w:lang w:eastAsia="en-AU"/>
              </w:rPr>
            </w:pPr>
            <w:del w:id="62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DDB2943" w14:textId="0403F6BD" w:rsidR="0067260A" w:rsidRPr="00CD2E4B" w:rsidDel="00C2732D" w:rsidRDefault="0067260A" w:rsidP="00150BF6">
            <w:pPr>
              <w:spacing w:after="0" w:line="276" w:lineRule="auto"/>
              <w:jc w:val="center"/>
              <w:rPr>
                <w:del w:id="623" w:author="Daniel Noble" w:date="2025-04-01T15:59:00Z" w16du:dateUtc="2025-04-01T04:59:00Z"/>
                <w:rFonts w:ascii="Times New Roman" w:eastAsia="Times New Roman" w:hAnsi="Times New Roman" w:cs="Times New Roman"/>
                <w:color w:val="000000"/>
                <w:sz w:val="24"/>
                <w:szCs w:val="24"/>
                <w:lang w:eastAsia="en-AU"/>
              </w:rPr>
            </w:pPr>
            <w:del w:id="62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BCAAB22" w14:textId="2C6F51B5" w:rsidR="0067260A" w:rsidRPr="00CD2E4B" w:rsidDel="00C2732D" w:rsidRDefault="0067260A" w:rsidP="00150BF6">
            <w:pPr>
              <w:spacing w:after="0" w:line="276" w:lineRule="auto"/>
              <w:jc w:val="center"/>
              <w:rPr>
                <w:del w:id="625" w:author="Daniel Noble" w:date="2025-04-01T15:59:00Z" w16du:dateUtc="2025-04-01T04:59:00Z"/>
                <w:rFonts w:ascii="Times New Roman" w:eastAsia="Times New Roman" w:hAnsi="Times New Roman" w:cs="Times New Roman"/>
                <w:color w:val="000000"/>
                <w:sz w:val="24"/>
                <w:szCs w:val="24"/>
                <w:lang w:eastAsia="en-AU"/>
              </w:rPr>
            </w:pPr>
            <w:del w:id="6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071A0205" w14:textId="1DC93714" w:rsidTr="00150BF6">
        <w:trPr>
          <w:trHeight w:val="288"/>
          <w:jc w:val="center"/>
          <w:del w:id="627" w:author="Daniel Noble" w:date="2025-04-01T15:59:00Z"/>
        </w:trPr>
        <w:tc>
          <w:tcPr>
            <w:tcW w:w="3402" w:type="dxa"/>
            <w:tcBorders>
              <w:top w:val="single" w:sz="4" w:space="0" w:color="auto"/>
              <w:left w:val="single" w:sz="4" w:space="0" w:color="auto"/>
              <w:bottom w:val="nil"/>
              <w:right w:val="nil"/>
            </w:tcBorders>
            <w:shd w:val="clear" w:color="auto" w:fill="auto"/>
            <w:noWrap/>
            <w:vAlign w:val="bottom"/>
            <w:hideMark/>
          </w:tcPr>
          <w:p w14:paraId="519999D6" w14:textId="15C67D45" w:rsidR="0067260A" w:rsidRPr="00CD2E4B" w:rsidDel="00C2732D" w:rsidRDefault="0067260A" w:rsidP="00150BF6">
            <w:pPr>
              <w:spacing w:after="0" w:line="276" w:lineRule="auto"/>
              <w:rPr>
                <w:del w:id="628" w:author="Daniel Noble" w:date="2025-04-01T15:59:00Z" w16du:dateUtc="2025-04-01T04:59:00Z"/>
                <w:rFonts w:ascii="Times New Roman" w:eastAsia="Times New Roman" w:hAnsi="Times New Roman" w:cs="Times New Roman"/>
                <w:color w:val="000000"/>
                <w:sz w:val="24"/>
                <w:szCs w:val="24"/>
                <w:lang w:eastAsia="en-AU"/>
              </w:rPr>
            </w:pPr>
            <w:del w:id="62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MDA Levels</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CAF7831" w14:textId="43E3EFC1" w:rsidR="0067260A" w:rsidRPr="00CD2E4B" w:rsidDel="00C2732D" w:rsidRDefault="0067260A" w:rsidP="00150BF6">
            <w:pPr>
              <w:spacing w:after="0" w:line="276" w:lineRule="auto"/>
              <w:rPr>
                <w:del w:id="630" w:author="Daniel Noble" w:date="2025-04-01T15:59:00Z" w16du:dateUtc="2025-04-01T04:59:00Z"/>
                <w:rFonts w:ascii="Times New Roman" w:eastAsia="Times New Roman" w:hAnsi="Times New Roman" w:cs="Times New Roman"/>
                <w:color w:val="000000"/>
                <w:sz w:val="24"/>
                <w:szCs w:val="24"/>
                <w:lang w:eastAsia="en-AU"/>
              </w:rPr>
            </w:pPr>
            <w:del w:id="63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MDA</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2A2B449" w14:textId="13CED143" w:rsidR="0067260A" w:rsidRPr="00CD2E4B" w:rsidDel="00C2732D" w:rsidRDefault="0067260A" w:rsidP="00150BF6">
            <w:pPr>
              <w:spacing w:after="0" w:line="276" w:lineRule="auto"/>
              <w:jc w:val="center"/>
              <w:rPr>
                <w:del w:id="632" w:author="Daniel Noble" w:date="2025-04-01T15:59:00Z" w16du:dateUtc="2025-04-01T04:59:00Z"/>
                <w:rFonts w:ascii="Times New Roman" w:eastAsia="Times New Roman" w:hAnsi="Times New Roman" w:cs="Times New Roman"/>
                <w:color w:val="000000"/>
                <w:sz w:val="24"/>
                <w:szCs w:val="24"/>
                <w:lang w:eastAsia="en-AU"/>
              </w:rPr>
            </w:pPr>
            <w:del w:id="63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6EB2F1B" w14:textId="01DDC690" w:rsidR="0067260A" w:rsidRPr="00CD2E4B" w:rsidDel="00C2732D" w:rsidRDefault="0067260A" w:rsidP="00150BF6">
            <w:pPr>
              <w:spacing w:after="0" w:line="276" w:lineRule="auto"/>
              <w:jc w:val="center"/>
              <w:rPr>
                <w:del w:id="634" w:author="Daniel Noble" w:date="2025-04-01T15:59:00Z" w16du:dateUtc="2025-04-01T04:59:00Z"/>
                <w:rFonts w:ascii="Times New Roman" w:eastAsia="Times New Roman" w:hAnsi="Times New Roman" w:cs="Times New Roman"/>
                <w:color w:val="000000"/>
                <w:sz w:val="24"/>
                <w:szCs w:val="24"/>
                <w:lang w:eastAsia="en-AU"/>
              </w:rPr>
            </w:pPr>
            <w:del w:id="63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77B0FCD" w14:textId="7AA818B8" w:rsidR="0067260A" w:rsidRPr="00CD2E4B" w:rsidDel="00C2732D" w:rsidRDefault="0067260A" w:rsidP="00150BF6">
            <w:pPr>
              <w:spacing w:after="0" w:line="276" w:lineRule="auto"/>
              <w:jc w:val="center"/>
              <w:rPr>
                <w:del w:id="636" w:author="Daniel Noble" w:date="2025-04-01T15:59:00Z" w16du:dateUtc="2025-04-01T04:59:00Z"/>
                <w:rFonts w:ascii="Times New Roman" w:eastAsia="Times New Roman" w:hAnsi="Times New Roman" w:cs="Times New Roman"/>
                <w:color w:val="000000"/>
                <w:sz w:val="24"/>
                <w:szCs w:val="24"/>
                <w:lang w:eastAsia="en-AU"/>
              </w:rPr>
            </w:pPr>
            <w:del w:id="63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FB384C" w:rsidDel="00C2732D" w14:paraId="5CAD8643" w14:textId="1A0C9A96" w:rsidTr="00150BF6">
        <w:trPr>
          <w:trHeight w:val="288"/>
          <w:jc w:val="center"/>
          <w:del w:id="638" w:author="Daniel Noble" w:date="2025-04-01T15:59:00Z"/>
        </w:trPr>
        <w:tc>
          <w:tcPr>
            <w:tcW w:w="3402" w:type="dxa"/>
            <w:tcBorders>
              <w:top w:val="single" w:sz="4" w:space="0" w:color="auto"/>
              <w:left w:val="single" w:sz="4" w:space="0" w:color="auto"/>
              <w:bottom w:val="nil"/>
              <w:right w:val="nil"/>
            </w:tcBorders>
            <w:shd w:val="clear" w:color="auto" w:fill="auto"/>
            <w:noWrap/>
            <w:vAlign w:val="bottom"/>
            <w:hideMark/>
          </w:tcPr>
          <w:p w14:paraId="0BCC256E" w14:textId="328C5FDA" w:rsidR="0067260A" w:rsidRPr="00CD2E4B" w:rsidDel="00C2732D" w:rsidRDefault="0067260A" w:rsidP="00150BF6">
            <w:pPr>
              <w:spacing w:after="0" w:line="276" w:lineRule="auto"/>
              <w:rPr>
                <w:del w:id="639" w:author="Daniel Noble" w:date="2025-04-01T15:59:00Z" w16du:dateUtc="2025-04-01T04:59:00Z"/>
                <w:rFonts w:ascii="Times New Roman" w:eastAsia="Times New Roman" w:hAnsi="Times New Roman" w:cs="Times New Roman"/>
                <w:color w:val="000000"/>
                <w:sz w:val="24"/>
                <w:szCs w:val="24"/>
                <w:lang w:eastAsia="en-AU"/>
              </w:rPr>
            </w:pPr>
            <w:del w:id="64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PO Activity</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1C49580" w14:textId="70362CDC" w:rsidR="0067260A" w:rsidRPr="00CD2E4B" w:rsidDel="00C2732D" w:rsidRDefault="0067260A" w:rsidP="00150BF6">
            <w:pPr>
              <w:spacing w:after="0" w:line="276" w:lineRule="auto"/>
              <w:rPr>
                <w:del w:id="641" w:author="Daniel Noble" w:date="2025-04-01T15:59:00Z" w16du:dateUtc="2025-04-01T04:59:00Z"/>
                <w:rFonts w:ascii="Times New Roman" w:eastAsia="Times New Roman" w:hAnsi="Times New Roman" w:cs="Times New Roman"/>
                <w:color w:val="000000"/>
                <w:sz w:val="24"/>
                <w:szCs w:val="24"/>
                <w:lang w:eastAsia="en-AU"/>
              </w:rPr>
            </w:pPr>
            <w:del w:id="64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PO Activity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DA80D3D" w14:textId="3A40254E" w:rsidR="0067260A" w:rsidRPr="00CD2E4B" w:rsidDel="00C2732D" w:rsidRDefault="0067260A" w:rsidP="00150BF6">
            <w:pPr>
              <w:spacing w:after="0" w:line="276" w:lineRule="auto"/>
              <w:jc w:val="center"/>
              <w:rPr>
                <w:del w:id="643" w:author="Daniel Noble" w:date="2025-04-01T15:59:00Z" w16du:dateUtc="2025-04-01T04:59:00Z"/>
                <w:rFonts w:ascii="Times New Roman" w:eastAsia="Times New Roman" w:hAnsi="Times New Roman" w:cs="Times New Roman"/>
                <w:color w:val="000000"/>
                <w:sz w:val="24"/>
                <w:szCs w:val="24"/>
                <w:lang w:eastAsia="en-AU"/>
              </w:rPr>
            </w:pPr>
            <w:del w:id="64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310D0C7" w14:textId="4BFC49F0" w:rsidR="0067260A" w:rsidRPr="00CD2E4B" w:rsidDel="00C2732D" w:rsidRDefault="0067260A" w:rsidP="00150BF6">
            <w:pPr>
              <w:spacing w:after="0" w:line="276" w:lineRule="auto"/>
              <w:jc w:val="center"/>
              <w:rPr>
                <w:del w:id="645" w:author="Daniel Noble" w:date="2025-04-01T15:59:00Z" w16du:dateUtc="2025-04-01T04:59:00Z"/>
                <w:rFonts w:ascii="Times New Roman" w:eastAsia="Times New Roman" w:hAnsi="Times New Roman" w:cs="Times New Roman"/>
                <w:color w:val="000000"/>
                <w:sz w:val="24"/>
                <w:szCs w:val="24"/>
                <w:lang w:eastAsia="en-AU"/>
              </w:rPr>
            </w:pPr>
            <w:del w:id="64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7262030" w14:textId="1F8A5C88" w:rsidR="0067260A" w:rsidRPr="00CD2E4B" w:rsidDel="00C2732D" w:rsidRDefault="0067260A" w:rsidP="00150BF6">
            <w:pPr>
              <w:spacing w:after="0" w:line="276" w:lineRule="auto"/>
              <w:jc w:val="center"/>
              <w:rPr>
                <w:del w:id="647" w:author="Daniel Noble" w:date="2025-04-01T15:59:00Z" w16du:dateUtc="2025-04-01T04:59:00Z"/>
                <w:rFonts w:ascii="Times New Roman" w:eastAsia="Times New Roman" w:hAnsi="Times New Roman" w:cs="Times New Roman"/>
                <w:color w:val="000000"/>
                <w:sz w:val="24"/>
                <w:szCs w:val="24"/>
                <w:lang w:eastAsia="en-AU"/>
              </w:rPr>
            </w:pPr>
            <w:del w:id="64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FB384C" w:rsidDel="00C2732D" w14:paraId="61CD85BF" w14:textId="7ECDCDD6" w:rsidTr="00150BF6">
        <w:trPr>
          <w:trHeight w:val="288"/>
          <w:jc w:val="center"/>
          <w:del w:id="649" w:author="Daniel Noble" w:date="2025-04-01T15:59:00Z"/>
        </w:trPr>
        <w:tc>
          <w:tcPr>
            <w:tcW w:w="3402" w:type="dxa"/>
            <w:tcBorders>
              <w:top w:val="nil"/>
              <w:left w:val="single" w:sz="4" w:space="0" w:color="auto"/>
              <w:bottom w:val="nil"/>
              <w:right w:val="nil"/>
            </w:tcBorders>
            <w:shd w:val="clear" w:color="auto" w:fill="auto"/>
            <w:noWrap/>
            <w:vAlign w:val="bottom"/>
            <w:hideMark/>
          </w:tcPr>
          <w:p w14:paraId="0804945B" w14:textId="57C278D1" w:rsidR="0067260A" w:rsidRPr="00CD2E4B" w:rsidDel="00C2732D" w:rsidRDefault="0067260A" w:rsidP="00150BF6">
            <w:pPr>
              <w:spacing w:after="0" w:line="276" w:lineRule="auto"/>
              <w:rPr>
                <w:del w:id="650" w:author="Daniel Noble" w:date="2025-04-01T15:59:00Z" w16du:dateUtc="2025-04-01T04:59:00Z"/>
                <w:rFonts w:ascii="Times New Roman" w:eastAsia="Times New Roman" w:hAnsi="Times New Roman" w:cs="Times New Roman"/>
                <w:color w:val="000000"/>
                <w:sz w:val="24"/>
                <w:szCs w:val="24"/>
                <w:lang w:eastAsia="en-AU"/>
              </w:rPr>
            </w:pPr>
            <w:del w:id="65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2BC1CA2" w14:textId="0B2504C6" w:rsidR="0067260A" w:rsidRPr="00CD2E4B" w:rsidDel="00C2732D" w:rsidRDefault="0067260A" w:rsidP="00150BF6">
            <w:pPr>
              <w:spacing w:after="0" w:line="276" w:lineRule="auto"/>
              <w:rPr>
                <w:del w:id="652" w:author="Daniel Noble" w:date="2025-04-01T15:59:00Z" w16du:dateUtc="2025-04-01T04:59:00Z"/>
                <w:rFonts w:ascii="Times New Roman" w:eastAsia="Times New Roman" w:hAnsi="Times New Roman" w:cs="Times New Roman"/>
                <w:color w:val="000000"/>
                <w:sz w:val="24"/>
                <w:szCs w:val="24"/>
                <w:lang w:eastAsia="en-AU"/>
              </w:rPr>
            </w:pPr>
            <w:del w:id="65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Total PO Activity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5A347D1" w14:textId="55FAB34B" w:rsidR="0067260A" w:rsidRPr="00CD2E4B" w:rsidDel="00C2732D" w:rsidRDefault="0067260A" w:rsidP="00150BF6">
            <w:pPr>
              <w:spacing w:after="0" w:line="276" w:lineRule="auto"/>
              <w:jc w:val="center"/>
              <w:rPr>
                <w:del w:id="654" w:author="Daniel Noble" w:date="2025-04-01T15:59:00Z" w16du:dateUtc="2025-04-01T04:59:00Z"/>
                <w:rFonts w:ascii="Times New Roman" w:eastAsia="Times New Roman" w:hAnsi="Times New Roman" w:cs="Times New Roman"/>
                <w:color w:val="000000"/>
                <w:sz w:val="24"/>
                <w:szCs w:val="24"/>
                <w:lang w:eastAsia="en-AU"/>
              </w:rPr>
            </w:pPr>
            <w:del w:id="65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4071C62" w14:textId="2DB06737" w:rsidR="0067260A" w:rsidRPr="00CD2E4B" w:rsidDel="00C2732D" w:rsidRDefault="0067260A" w:rsidP="00150BF6">
            <w:pPr>
              <w:spacing w:after="0" w:line="276" w:lineRule="auto"/>
              <w:jc w:val="center"/>
              <w:rPr>
                <w:del w:id="656" w:author="Daniel Noble" w:date="2025-04-01T15:59:00Z" w16du:dateUtc="2025-04-01T04:59:00Z"/>
                <w:rFonts w:ascii="Times New Roman" w:eastAsia="Times New Roman" w:hAnsi="Times New Roman" w:cs="Times New Roman"/>
                <w:color w:val="000000"/>
                <w:sz w:val="24"/>
                <w:szCs w:val="24"/>
                <w:lang w:eastAsia="en-AU"/>
              </w:rPr>
            </w:pPr>
            <w:del w:id="65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6FD88E07" w14:textId="0416EEA4" w:rsidR="0067260A" w:rsidRPr="00CD2E4B" w:rsidDel="00C2732D" w:rsidRDefault="0067260A" w:rsidP="00150BF6">
            <w:pPr>
              <w:spacing w:after="0" w:line="276" w:lineRule="auto"/>
              <w:jc w:val="center"/>
              <w:rPr>
                <w:del w:id="658" w:author="Daniel Noble" w:date="2025-04-01T15:59:00Z" w16du:dateUtc="2025-04-01T04:59:00Z"/>
                <w:rFonts w:ascii="Times New Roman" w:eastAsia="Times New Roman" w:hAnsi="Times New Roman" w:cs="Times New Roman"/>
                <w:color w:val="000000"/>
                <w:sz w:val="24"/>
                <w:szCs w:val="24"/>
                <w:lang w:eastAsia="en-AU"/>
              </w:rPr>
            </w:pPr>
            <w:del w:id="65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384C" w:rsidDel="00C2732D" w14:paraId="7DFFAC95" w14:textId="06098E73" w:rsidTr="00150BF6">
        <w:trPr>
          <w:trHeight w:val="288"/>
          <w:jc w:val="center"/>
          <w:del w:id="660"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2490DD1C" w14:textId="1AFFFA61" w:rsidR="0067260A" w:rsidRPr="00CD2E4B" w:rsidDel="00C2732D" w:rsidRDefault="0067260A" w:rsidP="00150BF6">
            <w:pPr>
              <w:spacing w:after="0" w:line="276" w:lineRule="auto"/>
              <w:rPr>
                <w:del w:id="661" w:author="Daniel Noble" w:date="2025-04-01T15:59:00Z" w16du:dateUtc="2025-04-01T04:59:00Z"/>
                <w:rFonts w:ascii="Times New Roman" w:eastAsia="Times New Roman" w:hAnsi="Times New Roman" w:cs="Times New Roman"/>
                <w:color w:val="000000"/>
                <w:sz w:val="24"/>
                <w:szCs w:val="24"/>
                <w:lang w:eastAsia="en-AU"/>
              </w:rPr>
            </w:pPr>
            <w:del w:id="66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47F4426" w14:textId="32D8BBC9" w:rsidR="0067260A" w:rsidRPr="00CD2E4B" w:rsidDel="00C2732D" w:rsidRDefault="0067260A" w:rsidP="00150BF6">
            <w:pPr>
              <w:spacing w:after="0" w:line="276" w:lineRule="auto"/>
              <w:rPr>
                <w:del w:id="663" w:author="Daniel Noble" w:date="2025-04-01T15:59:00Z" w16du:dateUtc="2025-04-01T04:59:00Z"/>
                <w:rFonts w:ascii="Times New Roman" w:eastAsia="Times New Roman" w:hAnsi="Times New Roman" w:cs="Times New Roman"/>
                <w:b/>
                <w:bCs/>
                <w:color w:val="000000"/>
                <w:sz w:val="24"/>
                <w:szCs w:val="24"/>
                <w:lang w:eastAsia="en-AU"/>
              </w:rPr>
            </w:pPr>
            <w:del w:id="66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16662DD" w14:textId="49F40136" w:rsidR="0067260A" w:rsidRPr="00CD2E4B" w:rsidDel="00C2732D" w:rsidRDefault="0067260A" w:rsidP="00150BF6">
            <w:pPr>
              <w:spacing w:after="0" w:line="276" w:lineRule="auto"/>
              <w:jc w:val="center"/>
              <w:rPr>
                <w:del w:id="665" w:author="Daniel Noble" w:date="2025-04-01T15:59:00Z" w16du:dateUtc="2025-04-01T04:59:00Z"/>
                <w:rFonts w:ascii="Times New Roman" w:eastAsia="Times New Roman" w:hAnsi="Times New Roman" w:cs="Times New Roman"/>
                <w:b/>
                <w:bCs/>
                <w:color w:val="000000"/>
                <w:sz w:val="24"/>
                <w:szCs w:val="24"/>
                <w:lang w:eastAsia="en-AU"/>
              </w:rPr>
            </w:pPr>
            <w:del w:id="66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FEB71D4" w14:textId="02198CF2" w:rsidR="0067260A" w:rsidRPr="00CD2E4B" w:rsidDel="00C2732D" w:rsidRDefault="0067260A" w:rsidP="00150BF6">
            <w:pPr>
              <w:spacing w:after="0" w:line="276" w:lineRule="auto"/>
              <w:jc w:val="center"/>
              <w:rPr>
                <w:del w:id="667" w:author="Daniel Noble" w:date="2025-04-01T15:59:00Z" w16du:dateUtc="2025-04-01T04:59:00Z"/>
                <w:rFonts w:ascii="Times New Roman" w:eastAsia="Times New Roman" w:hAnsi="Times New Roman" w:cs="Times New Roman"/>
                <w:b/>
                <w:bCs/>
                <w:color w:val="000000"/>
                <w:sz w:val="24"/>
                <w:szCs w:val="24"/>
                <w:lang w:eastAsia="en-AU"/>
              </w:rPr>
            </w:pPr>
            <w:del w:id="66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67ABF0A" w14:textId="38B800F5" w:rsidR="0067260A" w:rsidRPr="00CD2E4B" w:rsidDel="00C2732D" w:rsidRDefault="0067260A" w:rsidP="00150BF6">
            <w:pPr>
              <w:spacing w:after="0" w:line="276" w:lineRule="auto"/>
              <w:jc w:val="center"/>
              <w:rPr>
                <w:del w:id="669" w:author="Daniel Noble" w:date="2025-04-01T15:59:00Z" w16du:dateUtc="2025-04-01T04:59:00Z"/>
                <w:rFonts w:ascii="Times New Roman" w:eastAsia="Times New Roman" w:hAnsi="Times New Roman" w:cs="Times New Roman"/>
                <w:b/>
                <w:bCs/>
                <w:color w:val="000000"/>
                <w:sz w:val="24"/>
                <w:szCs w:val="24"/>
                <w:lang w:eastAsia="en-AU"/>
              </w:rPr>
            </w:pPr>
            <w:del w:id="67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6</w:delText>
              </w:r>
            </w:del>
          </w:p>
        </w:tc>
      </w:tr>
      <w:tr w:rsidR="0067260A" w:rsidRPr="00FB384C" w:rsidDel="00C2732D" w14:paraId="39DE4E0E" w14:textId="14538A4F" w:rsidTr="00150BF6">
        <w:trPr>
          <w:trHeight w:val="288"/>
          <w:jc w:val="center"/>
          <w:del w:id="671" w:author="Daniel Noble" w:date="2025-04-01T15:59:00Z"/>
        </w:trPr>
        <w:tc>
          <w:tcPr>
            <w:tcW w:w="3402" w:type="dxa"/>
            <w:tcBorders>
              <w:top w:val="nil"/>
              <w:left w:val="single" w:sz="4" w:space="0" w:color="auto"/>
              <w:bottom w:val="nil"/>
              <w:right w:val="nil"/>
            </w:tcBorders>
            <w:shd w:val="clear" w:color="auto" w:fill="auto"/>
            <w:noWrap/>
            <w:vAlign w:val="bottom"/>
            <w:hideMark/>
          </w:tcPr>
          <w:p w14:paraId="548CDB0C" w14:textId="23A181F8" w:rsidR="0067260A" w:rsidRPr="00CD2E4B" w:rsidDel="00C2732D" w:rsidRDefault="0067260A" w:rsidP="00150BF6">
            <w:pPr>
              <w:spacing w:after="0" w:line="276" w:lineRule="auto"/>
              <w:rPr>
                <w:del w:id="672" w:author="Daniel Noble" w:date="2025-04-01T15:59:00Z" w16du:dateUtc="2025-04-01T04:59:00Z"/>
                <w:rFonts w:ascii="Times New Roman" w:eastAsia="Times New Roman" w:hAnsi="Times New Roman" w:cs="Times New Roman"/>
                <w:color w:val="000000"/>
                <w:sz w:val="24"/>
                <w:szCs w:val="24"/>
                <w:lang w:eastAsia="en-AU"/>
              </w:rPr>
            </w:pPr>
            <w:del w:id="67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Protein Content</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ABC2C35" w14:textId="5A4F8B3C" w:rsidR="0067260A" w:rsidRPr="00CD2E4B" w:rsidDel="00C2732D" w:rsidRDefault="0067260A" w:rsidP="00150BF6">
            <w:pPr>
              <w:spacing w:after="0" w:line="276" w:lineRule="auto"/>
              <w:rPr>
                <w:del w:id="674" w:author="Daniel Noble" w:date="2025-04-01T15:59:00Z" w16du:dateUtc="2025-04-01T04:59:00Z"/>
                <w:rFonts w:ascii="Times New Roman" w:eastAsia="Times New Roman" w:hAnsi="Times New Roman" w:cs="Times New Roman"/>
                <w:color w:val="000000"/>
                <w:sz w:val="24"/>
                <w:szCs w:val="24"/>
                <w:lang w:eastAsia="en-AU"/>
              </w:rPr>
            </w:pPr>
            <w:del w:id="67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Crude Protein Content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FF8C6B7" w14:textId="0611A867" w:rsidR="0067260A" w:rsidRPr="00CD2E4B" w:rsidDel="00C2732D" w:rsidRDefault="0067260A" w:rsidP="00150BF6">
            <w:pPr>
              <w:spacing w:after="0" w:line="276" w:lineRule="auto"/>
              <w:jc w:val="center"/>
              <w:rPr>
                <w:del w:id="676" w:author="Daniel Noble" w:date="2025-04-01T15:59:00Z" w16du:dateUtc="2025-04-01T04:59:00Z"/>
                <w:rFonts w:ascii="Times New Roman" w:eastAsia="Times New Roman" w:hAnsi="Times New Roman" w:cs="Times New Roman"/>
                <w:color w:val="000000"/>
                <w:sz w:val="24"/>
                <w:szCs w:val="24"/>
                <w:lang w:eastAsia="en-AU"/>
              </w:rPr>
            </w:pPr>
            <w:del w:id="67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5EC5609" w14:textId="43C062BD" w:rsidR="0067260A" w:rsidRPr="00CD2E4B" w:rsidDel="00C2732D" w:rsidRDefault="0067260A" w:rsidP="00150BF6">
            <w:pPr>
              <w:spacing w:after="0" w:line="276" w:lineRule="auto"/>
              <w:jc w:val="center"/>
              <w:rPr>
                <w:del w:id="678" w:author="Daniel Noble" w:date="2025-04-01T15:59:00Z" w16du:dateUtc="2025-04-01T04:59:00Z"/>
                <w:rFonts w:ascii="Times New Roman" w:eastAsia="Times New Roman" w:hAnsi="Times New Roman" w:cs="Times New Roman"/>
                <w:color w:val="000000"/>
                <w:sz w:val="24"/>
                <w:szCs w:val="24"/>
                <w:lang w:eastAsia="en-AU"/>
              </w:rPr>
            </w:pPr>
            <w:del w:id="67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6AD8544" w14:textId="6CE47B1A" w:rsidR="0067260A" w:rsidRPr="00CD2E4B" w:rsidDel="00C2732D" w:rsidRDefault="0067260A" w:rsidP="00150BF6">
            <w:pPr>
              <w:spacing w:after="0" w:line="276" w:lineRule="auto"/>
              <w:jc w:val="center"/>
              <w:rPr>
                <w:del w:id="680" w:author="Daniel Noble" w:date="2025-04-01T15:59:00Z" w16du:dateUtc="2025-04-01T04:59:00Z"/>
                <w:rFonts w:ascii="Times New Roman" w:eastAsia="Times New Roman" w:hAnsi="Times New Roman" w:cs="Times New Roman"/>
                <w:color w:val="000000"/>
                <w:sz w:val="24"/>
                <w:szCs w:val="24"/>
                <w:lang w:eastAsia="en-AU"/>
              </w:rPr>
            </w:pPr>
            <w:del w:id="68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384C" w:rsidDel="00C2732D" w14:paraId="458ACD2B" w14:textId="3FED4100" w:rsidTr="00150BF6">
        <w:trPr>
          <w:trHeight w:val="288"/>
          <w:jc w:val="center"/>
          <w:del w:id="682" w:author="Daniel Noble" w:date="2025-04-01T15:59:00Z"/>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54C73" w14:textId="341A9C2C" w:rsidR="0067260A" w:rsidRPr="00CD2E4B" w:rsidDel="00C2732D" w:rsidRDefault="0067260A" w:rsidP="00150BF6">
            <w:pPr>
              <w:spacing w:after="0" w:line="276" w:lineRule="auto"/>
              <w:rPr>
                <w:del w:id="683" w:author="Daniel Noble" w:date="2025-04-01T15:59:00Z" w16du:dateUtc="2025-04-01T04:59:00Z"/>
                <w:rFonts w:ascii="Times New Roman" w:eastAsia="Times New Roman" w:hAnsi="Times New Roman" w:cs="Times New Roman"/>
                <w:color w:val="000000"/>
                <w:sz w:val="24"/>
                <w:szCs w:val="24"/>
                <w:lang w:eastAsia="en-AU"/>
              </w:rPr>
            </w:pPr>
            <w:del w:id="68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SOD Activity</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693297B0" w14:textId="41B7AB81" w:rsidR="0067260A" w:rsidRPr="00CD2E4B" w:rsidDel="00C2732D" w:rsidRDefault="0067260A" w:rsidP="00150BF6">
            <w:pPr>
              <w:spacing w:after="0" w:line="276" w:lineRule="auto"/>
              <w:rPr>
                <w:del w:id="685" w:author="Daniel Noble" w:date="2025-04-01T15:59:00Z" w16du:dateUtc="2025-04-01T04:59:00Z"/>
                <w:rFonts w:ascii="Times New Roman" w:eastAsia="Times New Roman" w:hAnsi="Times New Roman" w:cs="Times New Roman"/>
                <w:color w:val="000000"/>
                <w:sz w:val="24"/>
                <w:szCs w:val="24"/>
                <w:lang w:eastAsia="en-AU"/>
              </w:rPr>
            </w:pPr>
            <w:del w:id="68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SOD Activity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4F238D1" w14:textId="02381A0D" w:rsidR="0067260A" w:rsidRPr="00CD2E4B" w:rsidDel="00C2732D" w:rsidRDefault="0067260A" w:rsidP="00150BF6">
            <w:pPr>
              <w:spacing w:after="0" w:line="276" w:lineRule="auto"/>
              <w:jc w:val="center"/>
              <w:rPr>
                <w:del w:id="687" w:author="Daniel Noble" w:date="2025-04-01T15:59:00Z" w16du:dateUtc="2025-04-01T04:59:00Z"/>
                <w:rFonts w:ascii="Times New Roman" w:eastAsia="Times New Roman" w:hAnsi="Times New Roman" w:cs="Times New Roman"/>
                <w:color w:val="000000"/>
                <w:sz w:val="24"/>
                <w:szCs w:val="24"/>
                <w:lang w:eastAsia="en-AU"/>
              </w:rPr>
            </w:pPr>
            <w:del w:id="68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B7A89C2" w14:textId="2CB91DA6" w:rsidR="0067260A" w:rsidRPr="00CD2E4B" w:rsidDel="00C2732D" w:rsidRDefault="0067260A" w:rsidP="00150BF6">
            <w:pPr>
              <w:spacing w:after="0" w:line="276" w:lineRule="auto"/>
              <w:jc w:val="center"/>
              <w:rPr>
                <w:del w:id="689" w:author="Daniel Noble" w:date="2025-04-01T15:59:00Z" w16du:dateUtc="2025-04-01T04:59:00Z"/>
                <w:rFonts w:ascii="Times New Roman" w:eastAsia="Times New Roman" w:hAnsi="Times New Roman" w:cs="Times New Roman"/>
                <w:color w:val="000000"/>
                <w:sz w:val="24"/>
                <w:szCs w:val="24"/>
                <w:lang w:eastAsia="en-AU"/>
              </w:rPr>
            </w:pPr>
            <w:del w:id="69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703BD87" w14:textId="7B351ED8" w:rsidR="0067260A" w:rsidRPr="00CD2E4B" w:rsidDel="00C2732D" w:rsidRDefault="0067260A" w:rsidP="00150BF6">
            <w:pPr>
              <w:spacing w:after="0" w:line="276" w:lineRule="auto"/>
              <w:jc w:val="center"/>
              <w:rPr>
                <w:del w:id="691" w:author="Daniel Noble" w:date="2025-04-01T15:59:00Z" w16du:dateUtc="2025-04-01T04:59:00Z"/>
                <w:rFonts w:ascii="Times New Roman" w:eastAsia="Times New Roman" w:hAnsi="Times New Roman" w:cs="Times New Roman"/>
                <w:color w:val="000000"/>
                <w:sz w:val="24"/>
                <w:szCs w:val="24"/>
                <w:lang w:eastAsia="en-AU"/>
              </w:rPr>
            </w:pPr>
            <w:del w:id="69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FB384C" w:rsidDel="00C2732D" w14:paraId="06E6A308" w14:textId="066FB016" w:rsidTr="00150BF6">
        <w:trPr>
          <w:trHeight w:val="288"/>
          <w:jc w:val="center"/>
          <w:del w:id="693" w:author="Daniel Noble" w:date="2025-04-01T15:59:00Z"/>
        </w:trPr>
        <w:tc>
          <w:tcPr>
            <w:tcW w:w="3402" w:type="dxa"/>
            <w:tcBorders>
              <w:top w:val="nil"/>
              <w:left w:val="nil"/>
              <w:bottom w:val="nil"/>
              <w:right w:val="nil"/>
            </w:tcBorders>
            <w:shd w:val="clear" w:color="auto" w:fill="auto"/>
            <w:noWrap/>
            <w:vAlign w:val="bottom"/>
            <w:hideMark/>
          </w:tcPr>
          <w:p w14:paraId="78EDBE63" w14:textId="0BE3727F" w:rsidR="0067260A" w:rsidRPr="00CD2E4B" w:rsidDel="00C2732D" w:rsidRDefault="0067260A" w:rsidP="00150BF6">
            <w:pPr>
              <w:spacing w:after="0" w:line="276" w:lineRule="auto"/>
              <w:jc w:val="center"/>
              <w:rPr>
                <w:del w:id="694"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53ADDF03" w14:textId="7B9E9905" w:rsidR="0067260A" w:rsidRPr="00CD2E4B" w:rsidDel="00C2732D" w:rsidRDefault="0067260A" w:rsidP="00150BF6">
            <w:pPr>
              <w:spacing w:after="0" w:line="276" w:lineRule="auto"/>
              <w:rPr>
                <w:del w:id="695" w:author="Daniel Noble" w:date="2025-04-01T15:59:00Z" w16du:dateUtc="2025-04-01T04:59:00Z"/>
                <w:rFonts w:ascii="Times New Roman" w:eastAsia="Times New Roman" w:hAnsi="Times New Roman" w:cs="Times New Roman"/>
                <w:b/>
                <w:bCs/>
                <w:color w:val="000000"/>
                <w:sz w:val="24"/>
                <w:szCs w:val="24"/>
                <w:lang w:eastAsia="en-AU"/>
              </w:rPr>
            </w:pPr>
            <w:del w:id="69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50516A74" w14:textId="47C809D3" w:rsidR="0067260A" w:rsidRPr="00CD2E4B" w:rsidDel="00C2732D" w:rsidRDefault="0067260A" w:rsidP="00150BF6">
            <w:pPr>
              <w:spacing w:after="0" w:line="276" w:lineRule="auto"/>
              <w:jc w:val="center"/>
              <w:rPr>
                <w:del w:id="697" w:author="Daniel Noble" w:date="2025-04-01T15:59:00Z" w16du:dateUtc="2025-04-01T04:59:00Z"/>
                <w:rFonts w:ascii="Times New Roman" w:eastAsia="Times New Roman" w:hAnsi="Times New Roman" w:cs="Times New Roman"/>
                <w:b/>
                <w:bCs/>
                <w:color w:val="000000"/>
                <w:sz w:val="24"/>
                <w:szCs w:val="24"/>
                <w:lang w:eastAsia="en-AU"/>
              </w:rPr>
            </w:pPr>
            <w:del w:id="69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5E6DC15A" w14:textId="5497CA48" w:rsidR="0067260A" w:rsidRPr="00CD2E4B" w:rsidDel="00C2732D" w:rsidRDefault="0067260A" w:rsidP="00150BF6">
            <w:pPr>
              <w:spacing w:after="0" w:line="276" w:lineRule="auto"/>
              <w:jc w:val="center"/>
              <w:rPr>
                <w:del w:id="699" w:author="Daniel Noble" w:date="2025-04-01T15:59:00Z" w16du:dateUtc="2025-04-01T04:59:00Z"/>
                <w:rFonts w:ascii="Times New Roman" w:eastAsia="Times New Roman" w:hAnsi="Times New Roman" w:cs="Times New Roman"/>
                <w:b/>
                <w:bCs/>
                <w:color w:val="000000"/>
                <w:sz w:val="24"/>
                <w:szCs w:val="24"/>
                <w:lang w:eastAsia="en-AU"/>
              </w:rPr>
            </w:pPr>
            <w:del w:id="70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339F7209" w14:textId="2910D95E" w:rsidR="0067260A" w:rsidRPr="00CD2E4B" w:rsidDel="00C2732D" w:rsidRDefault="0067260A" w:rsidP="00150BF6">
            <w:pPr>
              <w:spacing w:after="0" w:line="276" w:lineRule="auto"/>
              <w:jc w:val="center"/>
              <w:rPr>
                <w:del w:id="701" w:author="Daniel Noble" w:date="2025-04-01T15:59:00Z" w16du:dateUtc="2025-04-01T04:59:00Z"/>
                <w:rFonts w:ascii="Times New Roman" w:eastAsia="Times New Roman" w:hAnsi="Times New Roman" w:cs="Times New Roman"/>
                <w:b/>
                <w:bCs/>
                <w:color w:val="000000"/>
                <w:sz w:val="24"/>
                <w:szCs w:val="24"/>
                <w:lang w:eastAsia="en-AU"/>
              </w:rPr>
            </w:pPr>
            <w:del w:id="70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32</w:delText>
              </w:r>
            </w:del>
          </w:p>
        </w:tc>
      </w:tr>
    </w:tbl>
    <w:p w14:paraId="590922A0" w14:textId="05C2F3AB" w:rsidR="0067260A" w:rsidDel="00C2732D" w:rsidRDefault="0067260A" w:rsidP="0067260A">
      <w:pPr>
        <w:rPr>
          <w:del w:id="703" w:author="Daniel Noble" w:date="2025-04-01T15:59:00Z" w16du:dateUtc="2025-04-01T04:59:00Z"/>
        </w:rPr>
      </w:pPr>
    </w:p>
    <w:p w14:paraId="4E824138" w14:textId="230A9907" w:rsidR="0067260A" w:rsidDel="00C2732D" w:rsidRDefault="0067260A" w:rsidP="0067260A">
      <w:pPr>
        <w:rPr>
          <w:del w:id="704" w:author="Daniel Noble" w:date="2025-04-01T15:59:00Z" w16du:dateUtc="2025-04-01T04:59:00Z"/>
          <w:b/>
          <w:bCs/>
        </w:rPr>
      </w:pPr>
    </w:p>
    <w:p w14:paraId="760CED2A" w14:textId="689D53F8" w:rsidR="0067260A" w:rsidDel="00C2732D" w:rsidRDefault="0067260A" w:rsidP="0067260A">
      <w:pPr>
        <w:rPr>
          <w:del w:id="705" w:author="Daniel Noble" w:date="2025-04-01T15:59:00Z" w16du:dateUtc="2025-04-01T04:59:00Z"/>
          <w:b/>
          <w:bCs/>
        </w:rPr>
      </w:pPr>
    </w:p>
    <w:p w14:paraId="68F34CB5" w14:textId="488817D5" w:rsidR="0067260A" w:rsidRPr="00CD2E4B" w:rsidDel="00C2732D" w:rsidRDefault="0067260A" w:rsidP="0067260A">
      <w:pPr>
        <w:spacing w:line="480" w:lineRule="auto"/>
        <w:rPr>
          <w:del w:id="706" w:author="Daniel Noble" w:date="2025-04-01T15:59:00Z" w16du:dateUtc="2025-04-01T04:59:00Z"/>
          <w:rFonts w:ascii="Times New Roman" w:hAnsi="Times New Roman" w:cs="Times New Roman"/>
          <w:sz w:val="24"/>
          <w:szCs w:val="24"/>
        </w:rPr>
      </w:pPr>
      <w:del w:id="707" w:author="Daniel Noble" w:date="2025-04-01T15:59:00Z" w16du:dateUtc="2025-04-01T04:59:00Z">
        <w:r w:rsidRPr="00CD2E4B" w:rsidDel="00C2732D">
          <w:rPr>
            <w:rFonts w:ascii="Times New Roman" w:hAnsi="Times New Roman" w:cs="Times New Roman"/>
            <w:b/>
            <w:bCs/>
            <w:sz w:val="24"/>
            <w:szCs w:val="24"/>
          </w:rPr>
          <w:delText xml:space="preserve">Table S11 Gene expression traits. </w:delText>
        </w:r>
        <w:r w:rsidRPr="00CD2E4B" w:rsidDel="00C2732D">
          <w:rPr>
            <w:rFonts w:ascii="Times New Roman" w:hAnsi="Times New Roman" w:cs="Times New Roman"/>
            <w:sz w:val="24"/>
            <w:szCs w:val="24"/>
          </w:rPr>
          <w:delText>The consistency adjustments (if any) for the phenotypic trait measurements that were categorised as Gene Expression traits.</w:delText>
        </w:r>
        <w:r w:rsidRPr="00CD2E4B" w:rsidDel="00C2732D">
          <w:rPr>
            <w:rFonts w:ascii="Times New Roman" w:hAnsi="Times New Roman" w:cs="Times New Roman"/>
            <w:b/>
            <w:bCs/>
            <w:sz w:val="24"/>
            <w:szCs w:val="24"/>
          </w:rPr>
          <w:delText xml:space="preserve"> </w:delText>
        </w:r>
        <w:r w:rsidRPr="00CD2E4B" w:rsidDel="00C2732D">
          <w:rPr>
            <w:rFonts w:ascii="Times New Roman" w:hAnsi="Times New Roman" w:cs="Times New Roman"/>
            <w:sz w:val="24"/>
            <w:szCs w:val="24"/>
          </w:rPr>
          <w:delText>These records were used in all MLMAs and meta-regressions as either a part of the trait random effect, phenotypic trait category moderator and/or the specific phenotypic trait moderator. Number of studies, species and effects sizes are totals from the overall data set.</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384C" w:rsidDel="00C2732D" w14:paraId="22F82BED" w14:textId="15C8264F" w:rsidTr="00150BF6">
        <w:trPr>
          <w:trHeight w:val="288"/>
          <w:jc w:val="center"/>
          <w:del w:id="708" w:author="Daniel Noble" w:date="2025-04-01T15:59:00Z"/>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58D29DAF" w14:textId="375A1443" w:rsidR="0067260A" w:rsidRPr="00CD2E4B" w:rsidDel="00C2732D" w:rsidRDefault="0067260A" w:rsidP="00150BF6">
            <w:pPr>
              <w:spacing w:after="0" w:line="276" w:lineRule="auto"/>
              <w:jc w:val="center"/>
              <w:rPr>
                <w:del w:id="709" w:author="Daniel Noble" w:date="2025-04-01T15:59:00Z" w16du:dateUtc="2025-04-01T04:59:00Z"/>
                <w:rFonts w:ascii="Times New Roman" w:eastAsia="Times New Roman" w:hAnsi="Times New Roman" w:cs="Times New Roman"/>
                <w:b/>
                <w:bCs/>
                <w:color w:val="000000"/>
                <w:sz w:val="24"/>
                <w:szCs w:val="24"/>
                <w:lang w:eastAsia="en-AU"/>
              </w:rPr>
            </w:pPr>
            <w:del w:id="71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Gene Expression Category</w:delText>
              </w:r>
            </w:del>
          </w:p>
        </w:tc>
      </w:tr>
      <w:tr w:rsidR="0067260A" w:rsidRPr="00FB384C" w:rsidDel="00C2732D" w14:paraId="6DFD4E91" w14:textId="33864B45" w:rsidTr="00150BF6">
        <w:trPr>
          <w:trHeight w:val="288"/>
          <w:jc w:val="center"/>
          <w:del w:id="711"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25B9E569" w14:textId="5117B7B9" w:rsidR="0067260A" w:rsidRPr="00CD2E4B" w:rsidDel="00C2732D" w:rsidRDefault="0067260A" w:rsidP="00150BF6">
            <w:pPr>
              <w:spacing w:after="0" w:line="276" w:lineRule="auto"/>
              <w:jc w:val="center"/>
              <w:rPr>
                <w:del w:id="712" w:author="Daniel Noble" w:date="2025-04-01T15:59:00Z" w16du:dateUtc="2025-04-01T04:59:00Z"/>
                <w:rFonts w:ascii="Times New Roman" w:eastAsia="Times New Roman" w:hAnsi="Times New Roman" w:cs="Times New Roman"/>
                <w:b/>
                <w:bCs/>
                <w:color w:val="000000"/>
                <w:sz w:val="24"/>
                <w:szCs w:val="24"/>
                <w:lang w:eastAsia="en-AU"/>
              </w:rPr>
            </w:pPr>
            <w:del w:id="71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67A2BD77" w14:textId="37F29607" w:rsidR="0067260A" w:rsidRPr="00CD2E4B" w:rsidDel="00C2732D" w:rsidRDefault="0067260A" w:rsidP="00150BF6">
            <w:pPr>
              <w:spacing w:after="0" w:line="276" w:lineRule="auto"/>
              <w:jc w:val="center"/>
              <w:rPr>
                <w:del w:id="714" w:author="Daniel Noble" w:date="2025-04-01T15:59:00Z" w16du:dateUtc="2025-04-01T04:59:00Z"/>
                <w:rFonts w:ascii="Times New Roman" w:eastAsia="Times New Roman" w:hAnsi="Times New Roman" w:cs="Times New Roman"/>
                <w:b/>
                <w:bCs/>
                <w:color w:val="000000"/>
                <w:sz w:val="24"/>
                <w:szCs w:val="24"/>
                <w:lang w:eastAsia="en-AU"/>
              </w:rPr>
            </w:pPr>
            <w:del w:id="71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94B73A4" w14:textId="6FE390E0" w:rsidR="0067260A" w:rsidRPr="00CD2E4B" w:rsidDel="00C2732D" w:rsidRDefault="0067260A" w:rsidP="00150BF6">
            <w:pPr>
              <w:spacing w:after="0" w:line="276" w:lineRule="auto"/>
              <w:jc w:val="center"/>
              <w:rPr>
                <w:del w:id="716" w:author="Daniel Noble" w:date="2025-04-01T15:59:00Z" w16du:dateUtc="2025-04-01T04:59:00Z"/>
                <w:rFonts w:ascii="Times New Roman" w:eastAsia="Times New Roman" w:hAnsi="Times New Roman" w:cs="Times New Roman"/>
                <w:b/>
                <w:bCs/>
                <w:color w:val="000000"/>
                <w:sz w:val="24"/>
                <w:szCs w:val="24"/>
                <w:lang w:eastAsia="en-AU"/>
              </w:rPr>
            </w:pPr>
            <w:del w:id="71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0EA04C9F" w14:textId="2BBE687C" w:rsidR="0067260A" w:rsidRPr="00CD2E4B" w:rsidDel="00C2732D" w:rsidRDefault="0067260A" w:rsidP="00150BF6">
            <w:pPr>
              <w:spacing w:after="0" w:line="276" w:lineRule="auto"/>
              <w:jc w:val="center"/>
              <w:rPr>
                <w:del w:id="718" w:author="Daniel Noble" w:date="2025-04-01T15:59:00Z" w16du:dateUtc="2025-04-01T04:59:00Z"/>
                <w:rFonts w:ascii="Times New Roman" w:eastAsia="Times New Roman" w:hAnsi="Times New Roman" w:cs="Times New Roman"/>
                <w:b/>
                <w:bCs/>
                <w:color w:val="000000"/>
                <w:sz w:val="24"/>
                <w:szCs w:val="24"/>
                <w:lang w:eastAsia="en-AU"/>
              </w:rPr>
            </w:pPr>
            <w:del w:id="71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36A834C6" w14:textId="21722871" w:rsidR="0067260A" w:rsidRPr="00CD2E4B" w:rsidDel="00C2732D" w:rsidRDefault="0067260A" w:rsidP="00150BF6">
            <w:pPr>
              <w:spacing w:after="0" w:line="276" w:lineRule="auto"/>
              <w:jc w:val="center"/>
              <w:rPr>
                <w:del w:id="720" w:author="Daniel Noble" w:date="2025-04-01T15:59:00Z" w16du:dateUtc="2025-04-01T04:59:00Z"/>
                <w:rFonts w:ascii="Times New Roman" w:eastAsia="Times New Roman" w:hAnsi="Times New Roman" w:cs="Times New Roman"/>
                <w:b/>
                <w:bCs/>
                <w:color w:val="000000"/>
                <w:sz w:val="24"/>
                <w:szCs w:val="24"/>
                <w:lang w:eastAsia="en-AU"/>
              </w:rPr>
            </w:pPr>
            <w:del w:id="72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384C" w:rsidDel="00C2732D" w14:paraId="3F0FCBC9" w14:textId="34F7C2BB" w:rsidTr="00150BF6">
        <w:trPr>
          <w:trHeight w:val="288"/>
          <w:jc w:val="center"/>
          <w:del w:id="722" w:author="Daniel Noble" w:date="2025-04-01T15:59:00Z"/>
        </w:trPr>
        <w:tc>
          <w:tcPr>
            <w:tcW w:w="3402" w:type="dxa"/>
            <w:tcBorders>
              <w:top w:val="nil"/>
              <w:left w:val="single" w:sz="4" w:space="0" w:color="auto"/>
              <w:bottom w:val="nil"/>
              <w:right w:val="nil"/>
            </w:tcBorders>
            <w:shd w:val="clear" w:color="auto" w:fill="auto"/>
            <w:noWrap/>
            <w:vAlign w:val="bottom"/>
            <w:hideMark/>
          </w:tcPr>
          <w:p w14:paraId="29BC0B2F" w14:textId="737D5E16" w:rsidR="0067260A" w:rsidRPr="00CD2E4B" w:rsidDel="00C2732D" w:rsidRDefault="0067260A" w:rsidP="00150BF6">
            <w:pPr>
              <w:spacing w:after="0" w:line="276" w:lineRule="auto"/>
              <w:rPr>
                <w:del w:id="723" w:author="Daniel Noble" w:date="2025-04-01T15:59:00Z" w16du:dateUtc="2025-04-01T04:59:00Z"/>
                <w:rFonts w:ascii="Times New Roman" w:eastAsia="Times New Roman" w:hAnsi="Times New Roman" w:cs="Times New Roman"/>
                <w:color w:val="000000"/>
                <w:sz w:val="24"/>
                <w:szCs w:val="24"/>
                <w:lang w:eastAsia="en-AU"/>
              </w:rPr>
            </w:pPr>
            <w:del w:id="72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hsp70</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E05E351" w14:textId="38E8FC3D" w:rsidR="0067260A" w:rsidRPr="00CD2E4B" w:rsidDel="00C2732D" w:rsidRDefault="0067260A" w:rsidP="00150BF6">
            <w:pPr>
              <w:spacing w:after="0" w:line="276" w:lineRule="auto"/>
              <w:rPr>
                <w:del w:id="725" w:author="Daniel Noble" w:date="2025-04-01T15:59:00Z" w16du:dateUtc="2025-04-01T04:59:00Z"/>
                <w:rFonts w:ascii="Times New Roman" w:eastAsia="Times New Roman" w:hAnsi="Times New Roman" w:cs="Times New Roman"/>
                <w:color w:val="000000"/>
                <w:sz w:val="24"/>
                <w:szCs w:val="24"/>
                <w:lang w:eastAsia="en-AU"/>
              </w:rPr>
            </w:pPr>
            <w:del w:id="7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hsp70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2EE5AB7" w14:textId="6B504CD1" w:rsidR="0067260A" w:rsidRPr="00CD2E4B" w:rsidDel="00C2732D" w:rsidRDefault="0067260A" w:rsidP="00150BF6">
            <w:pPr>
              <w:spacing w:after="0" w:line="276" w:lineRule="auto"/>
              <w:jc w:val="center"/>
              <w:rPr>
                <w:del w:id="727" w:author="Daniel Noble" w:date="2025-04-01T15:59:00Z" w16du:dateUtc="2025-04-01T04:59:00Z"/>
                <w:rFonts w:ascii="Times New Roman" w:eastAsia="Times New Roman" w:hAnsi="Times New Roman" w:cs="Times New Roman"/>
                <w:color w:val="000000"/>
                <w:sz w:val="24"/>
                <w:szCs w:val="24"/>
                <w:lang w:eastAsia="en-AU"/>
              </w:rPr>
            </w:pPr>
            <w:del w:id="72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D1AF279" w14:textId="48718859" w:rsidR="0067260A" w:rsidRPr="00CD2E4B" w:rsidDel="00C2732D" w:rsidRDefault="0067260A" w:rsidP="00150BF6">
            <w:pPr>
              <w:spacing w:after="0" w:line="276" w:lineRule="auto"/>
              <w:jc w:val="center"/>
              <w:rPr>
                <w:del w:id="729" w:author="Daniel Noble" w:date="2025-04-01T15:59:00Z" w16du:dateUtc="2025-04-01T04:59:00Z"/>
                <w:rFonts w:ascii="Times New Roman" w:eastAsia="Times New Roman" w:hAnsi="Times New Roman" w:cs="Times New Roman"/>
                <w:color w:val="000000"/>
                <w:sz w:val="24"/>
                <w:szCs w:val="24"/>
                <w:lang w:eastAsia="en-AU"/>
              </w:rPr>
            </w:pPr>
            <w:del w:id="73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DD4FD8D" w14:textId="7FECA80C" w:rsidR="0067260A" w:rsidRPr="00CD2E4B" w:rsidDel="00C2732D" w:rsidRDefault="0067260A" w:rsidP="00150BF6">
            <w:pPr>
              <w:spacing w:after="0" w:line="276" w:lineRule="auto"/>
              <w:jc w:val="center"/>
              <w:rPr>
                <w:del w:id="731" w:author="Daniel Noble" w:date="2025-04-01T15:59:00Z" w16du:dateUtc="2025-04-01T04:59:00Z"/>
                <w:rFonts w:ascii="Times New Roman" w:eastAsia="Times New Roman" w:hAnsi="Times New Roman" w:cs="Times New Roman"/>
                <w:color w:val="000000"/>
                <w:sz w:val="24"/>
                <w:szCs w:val="24"/>
                <w:lang w:eastAsia="en-AU"/>
              </w:rPr>
            </w:pPr>
            <w:del w:id="73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384C" w:rsidDel="00C2732D" w14:paraId="33BA1BC4" w14:textId="0C207BAA" w:rsidTr="00150BF6">
        <w:trPr>
          <w:trHeight w:val="288"/>
          <w:jc w:val="center"/>
          <w:del w:id="733" w:author="Daniel Noble" w:date="2025-04-01T15:59:00Z"/>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9B562" w14:textId="46552FD4" w:rsidR="0067260A" w:rsidRPr="00CD2E4B" w:rsidDel="00C2732D" w:rsidRDefault="0067260A" w:rsidP="00150BF6">
            <w:pPr>
              <w:spacing w:after="0" w:line="276" w:lineRule="auto"/>
              <w:rPr>
                <w:del w:id="734" w:author="Daniel Noble" w:date="2025-04-01T15:59:00Z" w16du:dateUtc="2025-04-01T04:59:00Z"/>
                <w:rFonts w:ascii="Times New Roman" w:eastAsia="Times New Roman" w:hAnsi="Times New Roman" w:cs="Times New Roman"/>
                <w:color w:val="000000"/>
                <w:sz w:val="24"/>
                <w:szCs w:val="24"/>
                <w:lang w:eastAsia="en-AU"/>
              </w:rPr>
            </w:pPr>
            <w:del w:id="73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hsp90</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7B8068DC" w14:textId="48F2DEA4" w:rsidR="0067260A" w:rsidRPr="00CD2E4B" w:rsidDel="00C2732D" w:rsidRDefault="0067260A" w:rsidP="00150BF6">
            <w:pPr>
              <w:spacing w:after="0" w:line="276" w:lineRule="auto"/>
              <w:rPr>
                <w:del w:id="736" w:author="Daniel Noble" w:date="2025-04-01T15:59:00Z" w16du:dateUtc="2025-04-01T04:59:00Z"/>
                <w:rFonts w:ascii="Times New Roman" w:eastAsia="Times New Roman" w:hAnsi="Times New Roman" w:cs="Times New Roman"/>
                <w:color w:val="000000"/>
                <w:sz w:val="24"/>
                <w:szCs w:val="24"/>
                <w:lang w:eastAsia="en-AU"/>
              </w:rPr>
            </w:pPr>
            <w:del w:id="73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hsp90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843AE38" w14:textId="3EA76874" w:rsidR="0067260A" w:rsidRPr="00CD2E4B" w:rsidDel="00C2732D" w:rsidRDefault="0067260A" w:rsidP="00150BF6">
            <w:pPr>
              <w:spacing w:after="0" w:line="276" w:lineRule="auto"/>
              <w:jc w:val="center"/>
              <w:rPr>
                <w:del w:id="738" w:author="Daniel Noble" w:date="2025-04-01T15:59:00Z" w16du:dateUtc="2025-04-01T04:59:00Z"/>
                <w:rFonts w:ascii="Times New Roman" w:eastAsia="Times New Roman" w:hAnsi="Times New Roman" w:cs="Times New Roman"/>
                <w:color w:val="000000"/>
                <w:sz w:val="24"/>
                <w:szCs w:val="24"/>
                <w:lang w:eastAsia="en-AU"/>
              </w:rPr>
            </w:pPr>
            <w:del w:id="73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77F5C35" w14:textId="5402FC07" w:rsidR="0067260A" w:rsidRPr="00CD2E4B" w:rsidDel="00C2732D" w:rsidRDefault="0067260A" w:rsidP="00150BF6">
            <w:pPr>
              <w:spacing w:after="0" w:line="276" w:lineRule="auto"/>
              <w:jc w:val="center"/>
              <w:rPr>
                <w:del w:id="740" w:author="Daniel Noble" w:date="2025-04-01T15:59:00Z" w16du:dateUtc="2025-04-01T04:59:00Z"/>
                <w:rFonts w:ascii="Times New Roman" w:eastAsia="Times New Roman" w:hAnsi="Times New Roman" w:cs="Times New Roman"/>
                <w:color w:val="000000"/>
                <w:sz w:val="24"/>
                <w:szCs w:val="24"/>
                <w:lang w:eastAsia="en-AU"/>
              </w:rPr>
            </w:pPr>
            <w:del w:id="74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C012A21" w14:textId="2CAD36EA" w:rsidR="0067260A" w:rsidRPr="00CD2E4B" w:rsidDel="00C2732D" w:rsidRDefault="0067260A" w:rsidP="00150BF6">
            <w:pPr>
              <w:spacing w:after="0" w:line="276" w:lineRule="auto"/>
              <w:jc w:val="center"/>
              <w:rPr>
                <w:del w:id="742" w:author="Daniel Noble" w:date="2025-04-01T15:59:00Z" w16du:dateUtc="2025-04-01T04:59:00Z"/>
                <w:rFonts w:ascii="Times New Roman" w:eastAsia="Times New Roman" w:hAnsi="Times New Roman" w:cs="Times New Roman"/>
                <w:color w:val="000000"/>
                <w:sz w:val="24"/>
                <w:szCs w:val="24"/>
                <w:lang w:eastAsia="en-AU"/>
              </w:rPr>
            </w:pPr>
            <w:del w:id="74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384C" w:rsidDel="00C2732D" w14:paraId="70751E8C" w14:textId="246F15A2" w:rsidTr="00150BF6">
        <w:trPr>
          <w:trHeight w:val="288"/>
          <w:jc w:val="center"/>
          <w:del w:id="744" w:author="Daniel Noble" w:date="2025-04-01T15:59:00Z"/>
        </w:trPr>
        <w:tc>
          <w:tcPr>
            <w:tcW w:w="3402" w:type="dxa"/>
            <w:tcBorders>
              <w:top w:val="nil"/>
              <w:left w:val="nil"/>
              <w:bottom w:val="nil"/>
              <w:right w:val="nil"/>
            </w:tcBorders>
            <w:shd w:val="clear" w:color="auto" w:fill="auto"/>
            <w:noWrap/>
            <w:vAlign w:val="bottom"/>
            <w:hideMark/>
          </w:tcPr>
          <w:p w14:paraId="05C7F7A3" w14:textId="5534D544" w:rsidR="0067260A" w:rsidRPr="00CD2E4B" w:rsidDel="00C2732D" w:rsidRDefault="0067260A" w:rsidP="00150BF6">
            <w:pPr>
              <w:spacing w:after="0" w:line="276" w:lineRule="auto"/>
              <w:jc w:val="center"/>
              <w:rPr>
                <w:del w:id="745"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6373DBFD" w14:textId="301D4C27" w:rsidR="0067260A" w:rsidRPr="00CD2E4B" w:rsidDel="00C2732D" w:rsidRDefault="0067260A" w:rsidP="00150BF6">
            <w:pPr>
              <w:spacing w:after="0" w:line="276" w:lineRule="auto"/>
              <w:rPr>
                <w:del w:id="746" w:author="Daniel Noble" w:date="2025-04-01T15:59:00Z" w16du:dateUtc="2025-04-01T04:59:00Z"/>
                <w:rFonts w:ascii="Times New Roman" w:eastAsia="Times New Roman" w:hAnsi="Times New Roman" w:cs="Times New Roman"/>
                <w:b/>
                <w:bCs/>
                <w:color w:val="000000"/>
                <w:sz w:val="24"/>
                <w:szCs w:val="24"/>
                <w:lang w:eastAsia="en-AU"/>
              </w:rPr>
            </w:pPr>
            <w:del w:id="74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ECB6674" w14:textId="522A025D" w:rsidR="0067260A" w:rsidRPr="00CD2E4B" w:rsidDel="00C2732D" w:rsidRDefault="0067260A" w:rsidP="00150BF6">
            <w:pPr>
              <w:spacing w:after="0" w:line="276" w:lineRule="auto"/>
              <w:jc w:val="center"/>
              <w:rPr>
                <w:del w:id="748" w:author="Daniel Noble" w:date="2025-04-01T15:59:00Z" w16du:dateUtc="2025-04-01T04:59:00Z"/>
                <w:rFonts w:ascii="Times New Roman" w:eastAsia="Times New Roman" w:hAnsi="Times New Roman" w:cs="Times New Roman"/>
                <w:b/>
                <w:bCs/>
                <w:color w:val="000000"/>
                <w:sz w:val="24"/>
                <w:szCs w:val="24"/>
                <w:lang w:eastAsia="en-AU"/>
              </w:rPr>
            </w:pPr>
            <w:del w:id="74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0C265F6A" w14:textId="758F7BBD" w:rsidR="0067260A" w:rsidRPr="00CD2E4B" w:rsidDel="00C2732D" w:rsidRDefault="0067260A" w:rsidP="00150BF6">
            <w:pPr>
              <w:spacing w:after="0" w:line="276" w:lineRule="auto"/>
              <w:jc w:val="center"/>
              <w:rPr>
                <w:del w:id="750" w:author="Daniel Noble" w:date="2025-04-01T15:59:00Z" w16du:dateUtc="2025-04-01T04:59:00Z"/>
                <w:rFonts w:ascii="Times New Roman" w:eastAsia="Times New Roman" w:hAnsi="Times New Roman" w:cs="Times New Roman"/>
                <w:b/>
                <w:bCs/>
                <w:color w:val="000000"/>
                <w:sz w:val="24"/>
                <w:szCs w:val="24"/>
                <w:lang w:eastAsia="en-AU"/>
              </w:rPr>
            </w:pPr>
            <w:del w:id="75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37270EF2" w14:textId="19386B0A" w:rsidR="0067260A" w:rsidRPr="00CD2E4B" w:rsidDel="00C2732D" w:rsidRDefault="0067260A" w:rsidP="00150BF6">
            <w:pPr>
              <w:spacing w:after="0" w:line="276" w:lineRule="auto"/>
              <w:jc w:val="center"/>
              <w:rPr>
                <w:del w:id="752" w:author="Daniel Noble" w:date="2025-04-01T15:59:00Z" w16du:dateUtc="2025-04-01T04:59:00Z"/>
                <w:rFonts w:ascii="Times New Roman" w:eastAsia="Times New Roman" w:hAnsi="Times New Roman" w:cs="Times New Roman"/>
                <w:b/>
                <w:bCs/>
                <w:color w:val="000000"/>
                <w:sz w:val="24"/>
                <w:szCs w:val="24"/>
                <w:lang w:eastAsia="en-AU"/>
              </w:rPr>
            </w:pPr>
            <w:del w:id="75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w:delText>
              </w:r>
            </w:del>
          </w:p>
        </w:tc>
      </w:tr>
    </w:tbl>
    <w:p w14:paraId="5821C962" w14:textId="549DA7C4" w:rsidR="0067260A" w:rsidDel="00C2732D" w:rsidRDefault="0067260A" w:rsidP="0067260A">
      <w:pPr>
        <w:rPr>
          <w:del w:id="754" w:author="Daniel Noble" w:date="2025-04-01T15:59:00Z" w16du:dateUtc="2025-04-01T04:59:00Z"/>
        </w:rPr>
      </w:pPr>
    </w:p>
    <w:p w14:paraId="23379D6E" w14:textId="3F39E1B8" w:rsidR="0067260A" w:rsidDel="00C2732D" w:rsidRDefault="0067260A" w:rsidP="0067260A">
      <w:pPr>
        <w:rPr>
          <w:del w:id="755" w:author="Daniel Noble" w:date="2025-04-01T15:59:00Z" w16du:dateUtc="2025-04-01T04:59:00Z"/>
          <w:b/>
          <w:bCs/>
        </w:rPr>
      </w:pPr>
    </w:p>
    <w:p w14:paraId="279F3CDC" w14:textId="2A952FAE" w:rsidR="0067260A" w:rsidDel="00C2732D" w:rsidRDefault="0067260A" w:rsidP="0067260A">
      <w:pPr>
        <w:rPr>
          <w:del w:id="756" w:author="Daniel Noble" w:date="2025-04-01T15:59:00Z" w16du:dateUtc="2025-04-01T04:59:00Z"/>
          <w:b/>
          <w:bCs/>
        </w:rPr>
      </w:pPr>
    </w:p>
    <w:p w14:paraId="22EE8ABB" w14:textId="3852E5E7" w:rsidR="0067260A" w:rsidDel="00C2732D" w:rsidRDefault="0067260A" w:rsidP="0067260A">
      <w:pPr>
        <w:rPr>
          <w:del w:id="757" w:author="Daniel Noble" w:date="2025-04-01T15:59:00Z" w16du:dateUtc="2025-04-01T04:59:00Z"/>
          <w:b/>
          <w:bCs/>
        </w:rPr>
      </w:pPr>
    </w:p>
    <w:p w14:paraId="344CF45D" w14:textId="5F4A9187" w:rsidR="0067260A" w:rsidDel="00C2732D" w:rsidRDefault="0067260A" w:rsidP="0067260A">
      <w:pPr>
        <w:rPr>
          <w:del w:id="758" w:author="Daniel Noble" w:date="2025-04-01T15:59:00Z" w16du:dateUtc="2025-04-01T04:59:00Z"/>
          <w:b/>
          <w:bCs/>
        </w:rPr>
      </w:pPr>
    </w:p>
    <w:p w14:paraId="074751C1" w14:textId="4ABDD43D" w:rsidR="0067260A" w:rsidDel="00C2732D" w:rsidRDefault="0067260A" w:rsidP="0067260A">
      <w:pPr>
        <w:rPr>
          <w:del w:id="759" w:author="Daniel Noble" w:date="2025-04-01T15:59:00Z" w16du:dateUtc="2025-04-01T04:59:00Z"/>
          <w:b/>
          <w:bCs/>
        </w:rPr>
      </w:pPr>
    </w:p>
    <w:p w14:paraId="561814E8" w14:textId="6F840D16" w:rsidR="0067260A" w:rsidDel="00C2732D" w:rsidRDefault="0067260A" w:rsidP="0067260A">
      <w:pPr>
        <w:rPr>
          <w:del w:id="760" w:author="Daniel Noble" w:date="2025-04-01T15:59:00Z" w16du:dateUtc="2025-04-01T04:59:00Z"/>
          <w:b/>
          <w:bCs/>
        </w:rPr>
      </w:pPr>
    </w:p>
    <w:p w14:paraId="74E6E02B" w14:textId="37F6F888" w:rsidR="0067260A" w:rsidDel="00C2732D" w:rsidRDefault="0067260A" w:rsidP="0067260A">
      <w:pPr>
        <w:rPr>
          <w:del w:id="761" w:author="Daniel Noble" w:date="2025-04-01T15:59:00Z" w16du:dateUtc="2025-04-01T04:59:00Z"/>
          <w:b/>
          <w:bCs/>
        </w:rPr>
      </w:pPr>
    </w:p>
    <w:p w14:paraId="5832D44B" w14:textId="18A956B2" w:rsidR="0067260A" w:rsidDel="00C2732D" w:rsidRDefault="0067260A" w:rsidP="0067260A">
      <w:pPr>
        <w:rPr>
          <w:del w:id="762" w:author="Daniel Noble" w:date="2025-04-01T15:59:00Z" w16du:dateUtc="2025-04-01T04:59:00Z"/>
          <w:b/>
          <w:bCs/>
        </w:rPr>
      </w:pPr>
    </w:p>
    <w:p w14:paraId="3107390F" w14:textId="336FA39C" w:rsidR="0067260A" w:rsidDel="00C2732D" w:rsidRDefault="0067260A" w:rsidP="0067260A">
      <w:pPr>
        <w:rPr>
          <w:del w:id="763" w:author="Daniel Noble" w:date="2025-04-01T15:59:00Z" w16du:dateUtc="2025-04-01T04:59:00Z"/>
          <w:b/>
          <w:bCs/>
        </w:rPr>
      </w:pPr>
    </w:p>
    <w:p w14:paraId="7D24B8EE" w14:textId="53D58509" w:rsidR="0067260A" w:rsidRPr="00CD2E4B" w:rsidDel="00C2732D" w:rsidRDefault="0067260A" w:rsidP="0067260A">
      <w:pPr>
        <w:spacing w:line="480" w:lineRule="auto"/>
        <w:rPr>
          <w:del w:id="764" w:author="Daniel Noble" w:date="2025-04-01T15:59:00Z" w16du:dateUtc="2025-04-01T04:59:00Z"/>
          <w:rFonts w:ascii="Times New Roman" w:hAnsi="Times New Roman" w:cs="Times New Roman"/>
          <w:sz w:val="24"/>
          <w:szCs w:val="24"/>
        </w:rPr>
      </w:pPr>
      <w:del w:id="765" w:author="Daniel Noble" w:date="2025-04-01T15:59:00Z" w16du:dateUtc="2025-04-01T04:59:00Z">
        <w:r w:rsidRPr="00CD2E4B" w:rsidDel="00C2732D">
          <w:rPr>
            <w:rFonts w:ascii="Times New Roman" w:hAnsi="Times New Roman" w:cs="Times New Roman"/>
            <w:b/>
            <w:bCs/>
            <w:sz w:val="24"/>
            <w:szCs w:val="24"/>
          </w:rPr>
          <w:delText xml:space="preserve">Table S12 Life-history traits. </w:delText>
        </w:r>
        <w:r w:rsidRPr="00CD2E4B" w:rsidDel="00C2732D">
          <w:rPr>
            <w:rFonts w:ascii="Times New Roman" w:hAnsi="Times New Roman" w:cs="Times New Roman"/>
            <w:sz w:val="24"/>
            <w:szCs w:val="24"/>
          </w:rPr>
          <w:delText>The consistency adjustments (if any) for the phenotypic trait measurements that were categorised as Life-history traits.</w:delText>
        </w:r>
        <w:r w:rsidRPr="00CD2E4B" w:rsidDel="00C2732D">
          <w:rPr>
            <w:rFonts w:ascii="Times New Roman" w:hAnsi="Times New Roman" w:cs="Times New Roman"/>
            <w:b/>
            <w:bCs/>
            <w:sz w:val="24"/>
            <w:szCs w:val="24"/>
          </w:rPr>
          <w:delText xml:space="preserve"> </w:delText>
        </w:r>
        <w:r w:rsidRPr="00CD2E4B" w:rsidDel="00C2732D">
          <w:rPr>
            <w:rFonts w:ascii="Times New Roman" w:hAnsi="Times New Roman" w:cs="Times New Roman"/>
            <w:sz w:val="24"/>
            <w:szCs w:val="24"/>
          </w:rPr>
          <w:delText>These records were used in all MLMAs and meta-regressions as either a part of the trait random effect, phenotypic trait category moderator and/or the specific phenotypic trait moderator. Number of studies, species and effects sizes are totals from the overall data set.</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FB43FA" w:rsidDel="00C2732D" w14:paraId="5AD94436" w14:textId="35BD3AF6" w:rsidTr="00150BF6">
        <w:trPr>
          <w:trHeight w:val="288"/>
          <w:jc w:val="center"/>
          <w:del w:id="766" w:author="Daniel Noble" w:date="2025-04-01T15:59:00Z"/>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04D7836B" w14:textId="3DAD204F" w:rsidR="0067260A" w:rsidRPr="00CD2E4B" w:rsidDel="00C2732D" w:rsidRDefault="0067260A" w:rsidP="00150BF6">
            <w:pPr>
              <w:spacing w:after="0" w:line="276" w:lineRule="auto"/>
              <w:jc w:val="center"/>
              <w:rPr>
                <w:del w:id="767" w:author="Daniel Noble" w:date="2025-04-01T15:59:00Z" w16du:dateUtc="2025-04-01T04:59:00Z"/>
                <w:rFonts w:ascii="Times New Roman" w:eastAsia="Times New Roman" w:hAnsi="Times New Roman" w:cs="Times New Roman"/>
                <w:b/>
                <w:bCs/>
                <w:color w:val="000000"/>
                <w:sz w:val="24"/>
                <w:szCs w:val="24"/>
                <w:lang w:eastAsia="en-AU"/>
              </w:rPr>
            </w:pPr>
            <w:del w:id="76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Life-history Traits Category</w:delText>
              </w:r>
            </w:del>
          </w:p>
        </w:tc>
      </w:tr>
      <w:tr w:rsidR="0067260A" w:rsidRPr="00FB43FA" w:rsidDel="00C2732D" w14:paraId="39A1DCBD" w14:textId="4895745A" w:rsidTr="00150BF6">
        <w:trPr>
          <w:trHeight w:val="288"/>
          <w:jc w:val="center"/>
          <w:del w:id="769"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5C1AA920" w14:textId="05AD8AB8" w:rsidR="0067260A" w:rsidRPr="00CD2E4B" w:rsidDel="00C2732D" w:rsidRDefault="0067260A" w:rsidP="00150BF6">
            <w:pPr>
              <w:spacing w:after="0" w:line="276" w:lineRule="auto"/>
              <w:jc w:val="center"/>
              <w:rPr>
                <w:del w:id="770" w:author="Daniel Noble" w:date="2025-04-01T15:59:00Z" w16du:dateUtc="2025-04-01T04:59:00Z"/>
                <w:rFonts w:ascii="Times New Roman" w:eastAsia="Times New Roman" w:hAnsi="Times New Roman" w:cs="Times New Roman"/>
                <w:b/>
                <w:bCs/>
                <w:color w:val="000000"/>
                <w:sz w:val="24"/>
                <w:szCs w:val="24"/>
                <w:lang w:eastAsia="en-AU"/>
              </w:rPr>
            </w:pPr>
            <w:del w:id="77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05D724D8" w14:textId="7C984B16" w:rsidR="0067260A" w:rsidRPr="00CD2E4B" w:rsidDel="00C2732D" w:rsidRDefault="0067260A" w:rsidP="00150BF6">
            <w:pPr>
              <w:spacing w:after="0" w:line="276" w:lineRule="auto"/>
              <w:jc w:val="center"/>
              <w:rPr>
                <w:del w:id="772" w:author="Daniel Noble" w:date="2025-04-01T15:59:00Z" w16du:dateUtc="2025-04-01T04:59:00Z"/>
                <w:rFonts w:ascii="Times New Roman" w:eastAsia="Times New Roman" w:hAnsi="Times New Roman" w:cs="Times New Roman"/>
                <w:b/>
                <w:bCs/>
                <w:color w:val="000000"/>
                <w:sz w:val="24"/>
                <w:szCs w:val="24"/>
                <w:lang w:eastAsia="en-AU"/>
              </w:rPr>
            </w:pPr>
            <w:del w:id="77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29AD1B62" w14:textId="151CB930" w:rsidR="0067260A" w:rsidRPr="00CD2E4B" w:rsidDel="00C2732D" w:rsidRDefault="0067260A" w:rsidP="00150BF6">
            <w:pPr>
              <w:spacing w:after="0" w:line="276" w:lineRule="auto"/>
              <w:jc w:val="center"/>
              <w:rPr>
                <w:del w:id="774" w:author="Daniel Noble" w:date="2025-04-01T15:59:00Z" w16du:dateUtc="2025-04-01T04:59:00Z"/>
                <w:rFonts w:ascii="Times New Roman" w:eastAsia="Times New Roman" w:hAnsi="Times New Roman" w:cs="Times New Roman"/>
                <w:b/>
                <w:bCs/>
                <w:color w:val="000000"/>
                <w:sz w:val="24"/>
                <w:szCs w:val="24"/>
                <w:lang w:eastAsia="en-AU"/>
              </w:rPr>
            </w:pPr>
            <w:del w:id="77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710038D1" w14:textId="351BEF67" w:rsidR="0067260A" w:rsidRPr="00CD2E4B" w:rsidDel="00C2732D" w:rsidRDefault="0067260A" w:rsidP="00150BF6">
            <w:pPr>
              <w:spacing w:after="0" w:line="276" w:lineRule="auto"/>
              <w:jc w:val="center"/>
              <w:rPr>
                <w:del w:id="776" w:author="Daniel Noble" w:date="2025-04-01T15:59:00Z" w16du:dateUtc="2025-04-01T04:59:00Z"/>
                <w:rFonts w:ascii="Times New Roman" w:eastAsia="Times New Roman" w:hAnsi="Times New Roman" w:cs="Times New Roman"/>
                <w:b/>
                <w:bCs/>
                <w:color w:val="000000"/>
                <w:sz w:val="24"/>
                <w:szCs w:val="24"/>
                <w:lang w:eastAsia="en-AU"/>
              </w:rPr>
            </w:pPr>
            <w:del w:id="77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3090AF4D" w14:textId="4B3B9A26" w:rsidR="0067260A" w:rsidRPr="00CD2E4B" w:rsidDel="00C2732D" w:rsidRDefault="0067260A" w:rsidP="00150BF6">
            <w:pPr>
              <w:spacing w:after="0" w:line="276" w:lineRule="auto"/>
              <w:jc w:val="center"/>
              <w:rPr>
                <w:del w:id="778" w:author="Daniel Noble" w:date="2025-04-01T15:59:00Z" w16du:dateUtc="2025-04-01T04:59:00Z"/>
                <w:rFonts w:ascii="Times New Roman" w:eastAsia="Times New Roman" w:hAnsi="Times New Roman" w:cs="Times New Roman"/>
                <w:b/>
                <w:bCs/>
                <w:color w:val="000000"/>
                <w:sz w:val="24"/>
                <w:szCs w:val="24"/>
                <w:lang w:eastAsia="en-AU"/>
              </w:rPr>
            </w:pPr>
            <w:del w:id="77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FB43FA" w:rsidDel="00C2732D" w14:paraId="0F07ECCF" w14:textId="5CF687DB" w:rsidTr="00150BF6">
        <w:trPr>
          <w:trHeight w:val="288"/>
          <w:jc w:val="center"/>
          <w:del w:id="780" w:author="Daniel Noble" w:date="2025-04-01T15:59:00Z"/>
        </w:trPr>
        <w:tc>
          <w:tcPr>
            <w:tcW w:w="3402" w:type="dxa"/>
            <w:tcBorders>
              <w:top w:val="nil"/>
              <w:left w:val="single" w:sz="4" w:space="0" w:color="auto"/>
              <w:bottom w:val="nil"/>
              <w:right w:val="nil"/>
            </w:tcBorders>
            <w:shd w:val="clear" w:color="auto" w:fill="auto"/>
            <w:noWrap/>
            <w:vAlign w:val="bottom"/>
            <w:hideMark/>
          </w:tcPr>
          <w:p w14:paraId="119E083E" w14:textId="3DF6B9FC" w:rsidR="0067260A" w:rsidRPr="00CD2E4B" w:rsidDel="00C2732D" w:rsidRDefault="0067260A" w:rsidP="00150BF6">
            <w:pPr>
              <w:spacing w:after="0" w:line="276" w:lineRule="auto"/>
              <w:rPr>
                <w:del w:id="781" w:author="Daniel Noble" w:date="2025-04-01T15:59:00Z" w16du:dateUtc="2025-04-01T04:59:00Z"/>
                <w:rFonts w:ascii="Times New Roman" w:eastAsia="Times New Roman" w:hAnsi="Times New Roman" w:cs="Times New Roman"/>
                <w:color w:val="000000"/>
                <w:sz w:val="24"/>
                <w:szCs w:val="24"/>
                <w:lang w:eastAsia="en-AU"/>
              </w:rPr>
            </w:pPr>
            <w:del w:id="78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Brood Duration</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6AEF43C" w14:textId="5124F3A6" w:rsidR="0067260A" w:rsidRPr="00CD2E4B" w:rsidDel="00C2732D" w:rsidRDefault="0067260A" w:rsidP="00150BF6">
            <w:pPr>
              <w:spacing w:after="0" w:line="276" w:lineRule="auto"/>
              <w:rPr>
                <w:del w:id="783" w:author="Daniel Noble" w:date="2025-04-01T15:59:00Z" w16du:dateUtc="2025-04-01T04:59:00Z"/>
                <w:rFonts w:ascii="Times New Roman" w:eastAsia="Times New Roman" w:hAnsi="Times New Roman" w:cs="Times New Roman"/>
                <w:color w:val="000000"/>
                <w:sz w:val="24"/>
                <w:szCs w:val="24"/>
                <w:lang w:eastAsia="en-AU"/>
              </w:rPr>
            </w:pPr>
            <w:del w:id="78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Brood Duration</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0DC871A" w14:textId="5D2E4A34" w:rsidR="0067260A" w:rsidRPr="00CD2E4B" w:rsidDel="00C2732D" w:rsidRDefault="0067260A" w:rsidP="00150BF6">
            <w:pPr>
              <w:spacing w:after="0" w:line="276" w:lineRule="auto"/>
              <w:jc w:val="center"/>
              <w:rPr>
                <w:del w:id="785" w:author="Daniel Noble" w:date="2025-04-01T15:59:00Z" w16du:dateUtc="2025-04-01T04:59:00Z"/>
                <w:rFonts w:ascii="Times New Roman" w:eastAsia="Times New Roman" w:hAnsi="Times New Roman" w:cs="Times New Roman"/>
                <w:color w:val="000000"/>
                <w:sz w:val="24"/>
                <w:szCs w:val="24"/>
                <w:lang w:eastAsia="en-AU"/>
              </w:rPr>
            </w:pPr>
            <w:del w:id="78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737BA1A" w14:textId="126FB244" w:rsidR="0067260A" w:rsidRPr="00CD2E4B" w:rsidDel="00C2732D" w:rsidRDefault="0067260A" w:rsidP="00150BF6">
            <w:pPr>
              <w:spacing w:after="0" w:line="276" w:lineRule="auto"/>
              <w:jc w:val="center"/>
              <w:rPr>
                <w:del w:id="787" w:author="Daniel Noble" w:date="2025-04-01T15:59:00Z" w16du:dateUtc="2025-04-01T04:59:00Z"/>
                <w:rFonts w:ascii="Times New Roman" w:eastAsia="Times New Roman" w:hAnsi="Times New Roman" w:cs="Times New Roman"/>
                <w:color w:val="000000"/>
                <w:sz w:val="24"/>
                <w:szCs w:val="24"/>
                <w:lang w:eastAsia="en-AU"/>
              </w:rPr>
            </w:pPr>
            <w:del w:id="78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FEB4020" w14:textId="185055C1" w:rsidR="0067260A" w:rsidRPr="00CD2E4B" w:rsidDel="00C2732D" w:rsidRDefault="0067260A" w:rsidP="00150BF6">
            <w:pPr>
              <w:spacing w:after="0" w:line="276" w:lineRule="auto"/>
              <w:jc w:val="center"/>
              <w:rPr>
                <w:del w:id="789" w:author="Daniel Noble" w:date="2025-04-01T15:59:00Z" w16du:dateUtc="2025-04-01T04:59:00Z"/>
                <w:rFonts w:ascii="Times New Roman" w:eastAsia="Times New Roman" w:hAnsi="Times New Roman" w:cs="Times New Roman"/>
                <w:color w:val="000000"/>
                <w:sz w:val="24"/>
                <w:szCs w:val="24"/>
                <w:lang w:eastAsia="en-AU"/>
              </w:rPr>
            </w:pPr>
            <w:del w:id="79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36CDB001" w14:textId="4EE554C3" w:rsidTr="00150BF6">
        <w:trPr>
          <w:trHeight w:val="288"/>
          <w:jc w:val="center"/>
          <w:del w:id="791" w:author="Daniel Noble" w:date="2025-04-01T15:59:00Z"/>
        </w:trPr>
        <w:tc>
          <w:tcPr>
            <w:tcW w:w="3402" w:type="dxa"/>
            <w:tcBorders>
              <w:top w:val="single" w:sz="4" w:space="0" w:color="auto"/>
              <w:left w:val="single" w:sz="4" w:space="0" w:color="auto"/>
              <w:bottom w:val="nil"/>
              <w:right w:val="nil"/>
            </w:tcBorders>
            <w:shd w:val="clear" w:color="auto" w:fill="auto"/>
            <w:noWrap/>
            <w:vAlign w:val="bottom"/>
            <w:hideMark/>
          </w:tcPr>
          <w:p w14:paraId="3E148B3B" w14:textId="7CA61DD3" w:rsidR="0067260A" w:rsidRPr="00CD2E4B" w:rsidDel="00C2732D" w:rsidRDefault="0067260A" w:rsidP="00150BF6">
            <w:pPr>
              <w:spacing w:after="0" w:line="276" w:lineRule="auto"/>
              <w:rPr>
                <w:del w:id="792" w:author="Daniel Noble" w:date="2025-04-01T15:59:00Z" w16du:dateUtc="2025-04-01T04:59:00Z"/>
                <w:rFonts w:ascii="Times New Roman" w:eastAsia="Times New Roman" w:hAnsi="Times New Roman" w:cs="Times New Roman"/>
                <w:color w:val="000000"/>
                <w:sz w:val="24"/>
                <w:szCs w:val="24"/>
                <w:lang w:eastAsia="en-AU"/>
              </w:rPr>
            </w:pPr>
            <w:del w:id="7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Brood Size</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52E1B98" w14:textId="3CA1A5D8" w:rsidR="0067260A" w:rsidRPr="00CD2E4B" w:rsidDel="00C2732D" w:rsidRDefault="0067260A" w:rsidP="00150BF6">
            <w:pPr>
              <w:spacing w:after="0" w:line="276" w:lineRule="auto"/>
              <w:rPr>
                <w:del w:id="794" w:author="Daniel Noble" w:date="2025-04-01T15:59:00Z" w16du:dateUtc="2025-04-01T04:59:00Z"/>
                <w:rFonts w:ascii="Times New Roman" w:eastAsia="Times New Roman" w:hAnsi="Times New Roman" w:cs="Times New Roman"/>
                <w:color w:val="000000"/>
                <w:sz w:val="24"/>
                <w:szCs w:val="24"/>
                <w:lang w:eastAsia="en-AU"/>
              </w:rPr>
            </w:pPr>
            <w:del w:id="79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Brood Number</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4E562CC" w14:textId="3BF67FDD" w:rsidR="0067260A" w:rsidRPr="00CD2E4B" w:rsidDel="00C2732D" w:rsidRDefault="0067260A" w:rsidP="00150BF6">
            <w:pPr>
              <w:spacing w:after="0" w:line="276" w:lineRule="auto"/>
              <w:jc w:val="center"/>
              <w:rPr>
                <w:del w:id="796" w:author="Daniel Noble" w:date="2025-04-01T15:59:00Z" w16du:dateUtc="2025-04-01T04:59:00Z"/>
                <w:rFonts w:ascii="Times New Roman" w:eastAsia="Times New Roman" w:hAnsi="Times New Roman" w:cs="Times New Roman"/>
                <w:color w:val="000000"/>
                <w:sz w:val="24"/>
                <w:szCs w:val="24"/>
                <w:lang w:eastAsia="en-AU"/>
              </w:rPr>
            </w:pPr>
            <w:del w:id="79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F0BF803" w14:textId="20E3F526" w:rsidR="0067260A" w:rsidRPr="00CD2E4B" w:rsidDel="00C2732D" w:rsidRDefault="0067260A" w:rsidP="00150BF6">
            <w:pPr>
              <w:spacing w:after="0" w:line="276" w:lineRule="auto"/>
              <w:jc w:val="center"/>
              <w:rPr>
                <w:del w:id="798" w:author="Daniel Noble" w:date="2025-04-01T15:59:00Z" w16du:dateUtc="2025-04-01T04:59:00Z"/>
                <w:rFonts w:ascii="Times New Roman" w:eastAsia="Times New Roman" w:hAnsi="Times New Roman" w:cs="Times New Roman"/>
                <w:color w:val="000000"/>
                <w:sz w:val="24"/>
                <w:szCs w:val="24"/>
                <w:lang w:eastAsia="en-AU"/>
              </w:rPr>
            </w:pPr>
            <w:del w:id="79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9366500" w14:textId="1A01B765" w:rsidR="0067260A" w:rsidRPr="00CD2E4B" w:rsidDel="00C2732D" w:rsidRDefault="0067260A" w:rsidP="00150BF6">
            <w:pPr>
              <w:spacing w:after="0" w:line="276" w:lineRule="auto"/>
              <w:jc w:val="center"/>
              <w:rPr>
                <w:del w:id="800" w:author="Daniel Noble" w:date="2025-04-01T15:59:00Z" w16du:dateUtc="2025-04-01T04:59:00Z"/>
                <w:rFonts w:ascii="Times New Roman" w:eastAsia="Times New Roman" w:hAnsi="Times New Roman" w:cs="Times New Roman"/>
                <w:color w:val="000000"/>
                <w:sz w:val="24"/>
                <w:szCs w:val="24"/>
                <w:lang w:eastAsia="en-AU"/>
              </w:rPr>
            </w:pPr>
            <w:del w:id="80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3D01D6C2" w14:textId="18A5262B" w:rsidTr="00150BF6">
        <w:trPr>
          <w:trHeight w:val="288"/>
          <w:jc w:val="center"/>
          <w:del w:id="802" w:author="Daniel Noble" w:date="2025-04-01T15:59:00Z"/>
        </w:trPr>
        <w:tc>
          <w:tcPr>
            <w:tcW w:w="3402" w:type="dxa"/>
            <w:tcBorders>
              <w:top w:val="nil"/>
              <w:left w:val="single" w:sz="4" w:space="0" w:color="auto"/>
              <w:bottom w:val="nil"/>
              <w:right w:val="nil"/>
            </w:tcBorders>
            <w:shd w:val="clear" w:color="auto" w:fill="auto"/>
            <w:noWrap/>
            <w:vAlign w:val="bottom"/>
            <w:hideMark/>
          </w:tcPr>
          <w:p w14:paraId="0BE5EBB6" w14:textId="2816E164" w:rsidR="0067260A" w:rsidRPr="00CD2E4B" w:rsidDel="00C2732D" w:rsidRDefault="0067260A" w:rsidP="00150BF6">
            <w:pPr>
              <w:spacing w:after="0" w:line="276" w:lineRule="auto"/>
              <w:rPr>
                <w:del w:id="803" w:author="Daniel Noble" w:date="2025-04-01T15:59:00Z" w16du:dateUtc="2025-04-01T04:59:00Z"/>
                <w:rFonts w:ascii="Times New Roman" w:eastAsia="Times New Roman" w:hAnsi="Times New Roman" w:cs="Times New Roman"/>
                <w:color w:val="000000"/>
                <w:sz w:val="24"/>
                <w:szCs w:val="24"/>
                <w:lang w:eastAsia="en-AU"/>
              </w:rPr>
            </w:pPr>
            <w:del w:id="8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E905453" w14:textId="4E3C4184" w:rsidR="0067260A" w:rsidRPr="00CD2E4B" w:rsidDel="00C2732D" w:rsidRDefault="0067260A" w:rsidP="00150BF6">
            <w:pPr>
              <w:spacing w:after="0" w:line="276" w:lineRule="auto"/>
              <w:rPr>
                <w:del w:id="805" w:author="Daniel Noble" w:date="2025-04-01T15:59:00Z" w16du:dateUtc="2025-04-01T04:59:00Z"/>
                <w:rFonts w:ascii="Times New Roman" w:eastAsia="Times New Roman" w:hAnsi="Times New Roman" w:cs="Times New Roman"/>
                <w:color w:val="000000"/>
                <w:sz w:val="24"/>
                <w:szCs w:val="24"/>
                <w:lang w:eastAsia="en-AU"/>
              </w:rPr>
            </w:pPr>
            <w:del w:id="80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Brood Size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1FFB843" w14:textId="3565ECDC" w:rsidR="0067260A" w:rsidRPr="00CD2E4B" w:rsidDel="00C2732D" w:rsidRDefault="0067260A" w:rsidP="00150BF6">
            <w:pPr>
              <w:spacing w:after="0" w:line="276" w:lineRule="auto"/>
              <w:jc w:val="center"/>
              <w:rPr>
                <w:del w:id="807" w:author="Daniel Noble" w:date="2025-04-01T15:59:00Z" w16du:dateUtc="2025-04-01T04:59:00Z"/>
                <w:rFonts w:ascii="Times New Roman" w:eastAsia="Times New Roman" w:hAnsi="Times New Roman" w:cs="Times New Roman"/>
                <w:color w:val="000000"/>
                <w:sz w:val="24"/>
                <w:szCs w:val="24"/>
                <w:lang w:eastAsia="en-AU"/>
              </w:rPr>
            </w:pPr>
            <w:del w:id="80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A4CC073" w14:textId="07200EA3" w:rsidR="0067260A" w:rsidRPr="00CD2E4B" w:rsidDel="00C2732D" w:rsidRDefault="0067260A" w:rsidP="00150BF6">
            <w:pPr>
              <w:spacing w:after="0" w:line="276" w:lineRule="auto"/>
              <w:jc w:val="center"/>
              <w:rPr>
                <w:del w:id="809" w:author="Daniel Noble" w:date="2025-04-01T15:59:00Z" w16du:dateUtc="2025-04-01T04:59:00Z"/>
                <w:rFonts w:ascii="Times New Roman" w:eastAsia="Times New Roman" w:hAnsi="Times New Roman" w:cs="Times New Roman"/>
                <w:color w:val="000000"/>
                <w:sz w:val="24"/>
                <w:szCs w:val="24"/>
                <w:lang w:eastAsia="en-AU"/>
              </w:rPr>
            </w:pPr>
            <w:del w:id="81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D7FDB03" w14:textId="303266F9" w:rsidR="0067260A" w:rsidRPr="00CD2E4B" w:rsidDel="00C2732D" w:rsidRDefault="0067260A" w:rsidP="00150BF6">
            <w:pPr>
              <w:spacing w:after="0" w:line="276" w:lineRule="auto"/>
              <w:jc w:val="center"/>
              <w:rPr>
                <w:del w:id="811" w:author="Daniel Noble" w:date="2025-04-01T15:59:00Z" w16du:dateUtc="2025-04-01T04:59:00Z"/>
                <w:rFonts w:ascii="Times New Roman" w:eastAsia="Times New Roman" w:hAnsi="Times New Roman" w:cs="Times New Roman"/>
                <w:color w:val="000000"/>
                <w:sz w:val="24"/>
                <w:szCs w:val="24"/>
                <w:lang w:eastAsia="en-AU"/>
              </w:rPr>
            </w:pPr>
            <w:del w:id="81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61C117D4" w14:textId="22697BA2" w:rsidTr="00150BF6">
        <w:trPr>
          <w:trHeight w:val="288"/>
          <w:jc w:val="center"/>
          <w:del w:id="813"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0A98B40F" w14:textId="6841C301" w:rsidR="0067260A" w:rsidRPr="00CD2E4B" w:rsidDel="00C2732D" w:rsidRDefault="0067260A" w:rsidP="00150BF6">
            <w:pPr>
              <w:spacing w:after="0" w:line="276" w:lineRule="auto"/>
              <w:rPr>
                <w:del w:id="814" w:author="Daniel Noble" w:date="2025-04-01T15:59:00Z" w16du:dateUtc="2025-04-01T04:59:00Z"/>
                <w:rFonts w:ascii="Times New Roman" w:eastAsia="Times New Roman" w:hAnsi="Times New Roman" w:cs="Times New Roman"/>
                <w:color w:val="000000"/>
                <w:sz w:val="24"/>
                <w:szCs w:val="24"/>
                <w:lang w:eastAsia="en-AU"/>
              </w:rPr>
            </w:pPr>
            <w:del w:id="8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F40664A" w14:textId="44524173" w:rsidR="0067260A" w:rsidRPr="00CD2E4B" w:rsidDel="00C2732D" w:rsidRDefault="0067260A" w:rsidP="00150BF6">
            <w:pPr>
              <w:spacing w:after="0" w:line="276" w:lineRule="auto"/>
              <w:rPr>
                <w:del w:id="816" w:author="Daniel Noble" w:date="2025-04-01T15:59:00Z" w16du:dateUtc="2025-04-01T04:59:00Z"/>
                <w:rFonts w:ascii="Times New Roman" w:eastAsia="Times New Roman" w:hAnsi="Times New Roman" w:cs="Times New Roman"/>
                <w:b/>
                <w:bCs/>
                <w:color w:val="000000"/>
                <w:sz w:val="24"/>
                <w:szCs w:val="24"/>
                <w:lang w:eastAsia="en-AU"/>
              </w:rPr>
            </w:pPr>
            <w:del w:id="81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4A0D943" w14:textId="4791A24A" w:rsidR="0067260A" w:rsidRPr="00CD2E4B" w:rsidDel="00C2732D" w:rsidRDefault="0067260A" w:rsidP="00150BF6">
            <w:pPr>
              <w:spacing w:after="0" w:line="276" w:lineRule="auto"/>
              <w:jc w:val="center"/>
              <w:rPr>
                <w:del w:id="818" w:author="Daniel Noble" w:date="2025-04-01T15:59:00Z" w16du:dateUtc="2025-04-01T04:59:00Z"/>
                <w:rFonts w:ascii="Times New Roman" w:eastAsia="Times New Roman" w:hAnsi="Times New Roman" w:cs="Times New Roman"/>
                <w:b/>
                <w:bCs/>
                <w:color w:val="000000"/>
                <w:sz w:val="24"/>
                <w:szCs w:val="24"/>
                <w:lang w:eastAsia="en-AU"/>
              </w:rPr>
            </w:pPr>
            <w:del w:id="81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9BB918B" w14:textId="140E1126" w:rsidR="0067260A" w:rsidRPr="00CD2E4B" w:rsidDel="00C2732D" w:rsidRDefault="0067260A" w:rsidP="00150BF6">
            <w:pPr>
              <w:spacing w:after="0" w:line="276" w:lineRule="auto"/>
              <w:jc w:val="center"/>
              <w:rPr>
                <w:del w:id="820" w:author="Daniel Noble" w:date="2025-04-01T15:59:00Z" w16du:dateUtc="2025-04-01T04:59:00Z"/>
                <w:rFonts w:ascii="Times New Roman" w:eastAsia="Times New Roman" w:hAnsi="Times New Roman" w:cs="Times New Roman"/>
                <w:b/>
                <w:bCs/>
                <w:color w:val="000000"/>
                <w:sz w:val="24"/>
                <w:szCs w:val="24"/>
                <w:lang w:eastAsia="en-AU"/>
              </w:rPr>
            </w:pPr>
            <w:del w:id="82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BCB4FCC" w14:textId="7F6D6285" w:rsidR="0067260A" w:rsidRPr="00CD2E4B" w:rsidDel="00C2732D" w:rsidRDefault="0067260A" w:rsidP="00150BF6">
            <w:pPr>
              <w:spacing w:after="0" w:line="276" w:lineRule="auto"/>
              <w:jc w:val="center"/>
              <w:rPr>
                <w:del w:id="822" w:author="Daniel Noble" w:date="2025-04-01T15:59:00Z" w16du:dateUtc="2025-04-01T04:59:00Z"/>
                <w:rFonts w:ascii="Times New Roman" w:eastAsia="Times New Roman" w:hAnsi="Times New Roman" w:cs="Times New Roman"/>
                <w:b/>
                <w:bCs/>
                <w:color w:val="000000"/>
                <w:sz w:val="24"/>
                <w:szCs w:val="24"/>
                <w:lang w:eastAsia="en-AU"/>
              </w:rPr>
            </w:pPr>
            <w:del w:id="82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w:delText>
              </w:r>
            </w:del>
          </w:p>
        </w:tc>
      </w:tr>
      <w:tr w:rsidR="0067260A" w:rsidRPr="00FB43FA" w:rsidDel="00C2732D" w14:paraId="2C602F4E" w14:textId="39E63954" w:rsidTr="00150BF6">
        <w:trPr>
          <w:trHeight w:val="288"/>
          <w:jc w:val="center"/>
          <w:del w:id="824" w:author="Daniel Noble" w:date="2025-04-01T15:59:00Z"/>
        </w:trPr>
        <w:tc>
          <w:tcPr>
            <w:tcW w:w="3402" w:type="dxa"/>
            <w:tcBorders>
              <w:top w:val="nil"/>
              <w:left w:val="single" w:sz="4" w:space="0" w:color="auto"/>
              <w:bottom w:val="nil"/>
              <w:right w:val="nil"/>
            </w:tcBorders>
            <w:shd w:val="clear" w:color="auto" w:fill="auto"/>
            <w:noWrap/>
            <w:vAlign w:val="bottom"/>
            <w:hideMark/>
          </w:tcPr>
          <w:p w14:paraId="47BC0E3C" w14:textId="2169A8FA" w:rsidR="0067260A" w:rsidRPr="00CD2E4B" w:rsidDel="00C2732D" w:rsidRDefault="0067260A" w:rsidP="00150BF6">
            <w:pPr>
              <w:spacing w:after="0" w:line="276" w:lineRule="auto"/>
              <w:rPr>
                <w:del w:id="825" w:author="Daniel Noble" w:date="2025-04-01T15:59:00Z" w16du:dateUtc="2025-04-01T04:59:00Z"/>
                <w:rFonts w:ascii="Times New Roman" w:eastAsia="Times New Roman" w:hAnsi="Times New Roman" w:cs="Times New Roman"/>
                <w:color w:val="000000"/>
                <w:sz w:val="24"/>
                <w:szCs w:val="24"/>
                <w:lang w:eastAsia="en-AU"/>
              </w:rPr>
            </w:pPr>
            <w:del w:id="8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Development Time</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47AF50F" w14:textId="2AA2E799" w:rsidR="0067260A" w:rsidRPr="00CD2E4B" w:rsidDel="00C2732D" w:rsidRDefault="0067260A" w:rsidP="00150BF6">
            <w:pPr>
              <w:spacing w:after="0" w:line="276" w:lineRule="auto"/>
              <w:rPr>
                <w:del w:id="827" w:author="Daniel Noble" w:date="2025-04-01T15:59:00Z" w16du:dateUtc="2025-04-01T04:59:00Z"/>
                <w:rFonts w:ascii="Times New Roman" w:eastAsia="Times New Roman" w:hAnsi="Times New Roman" w:cs="Times New Roman"/>
                <w:color w:val="000000"/>
                <w:sz w:val="24"/>
                <w:szCs w:val="24"/>
                <w:lang w:eastAsia="en-AU"/>
              </w:rPr>
            </w:pPr>
            <w:del w:id="82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Age at Maturity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C17EB15" w14:textId="59C5FCB2" w:rsidR="0067260A" w:rsidRPr="00CD2E4B" w:rsidDel="00C2732D" w:rsidRDefault="0067260A" w:rsidP="00150BF6">
            <w:pPr>
              <w:spacing w:after="0" w:line="276" w:lineRule="auto"/>
              <w:jc w:val="center"/>
              <w:rPr>
                <w:del w:id="829" w:author="Daniel Noble" w:date="2025-04-01T15:59:00Z" w16du:dateUtc="2025-04-01T04:59:00Z"/>
                <w:rFonts w:ascii="Times New Roman" w:eastAsia="Times New Roman" w:hAnsi="Times New Roman" w:cs="Times New Roman"/>
                <w:color w:val="000000"/>
                <w:sz w:val="24"/>
                <w:szCs w:val="24"/>
                <w:lang w:eastAsia="en-AU"/>
              </w:rPr>
            </w:pPr>
            <w:del w:id="83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CA26C08" w14:textId="03DB79A6" w:rsidR="0067260A" w:rsidRPr="00CD2E4B" w:rsidDel="00C2732D" w:rsidRDefault="0067260A" w:rsidP="00150BF6">
            <w:pPr>
              <w:spacing w:after="0" w:line="276" w:lineRule="auto"/>
              <w:jc w:val="center"/>
              <w:rPr>
                <w:del w:id="831" w:author="Daniel Noble" w:date="2025-04-01T15:59:00Z" w16du:dateUtc="2025-04-01T04:59:00Z"/>
                <w:rFonts w:ascii="Times New Roman" w:eastAsia="Times New Roman" w:hAnsi="Times New Roman" w:cs="Times New Roman"/>
                <w:color w:val="000000"/>
                <w:sz w:val="24"/>
                <w:szCs w:val="24"/>
                <w:lang w:eastAsia="en-AU"/>
              </w:rPr>
            </w:pPr>
            <w:del w:id="83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E173BDC" w14:textId="6224D402" w:rsidR="0067260A" w:rsidRPr="00CD2E4B" w:rsidDel="00C2732D" w:rsidRDefault="0067260A" w:rsidP="00150BF6">
            <w:pPr>
              <w:spacing w:after="0" w:line="276" w:lineRule="auto"/>
              <w:jc w:val="center"/>
              <w:rPr>
                <w:del w:id="833" w:author="Daniel Noble" w:date="2025-04-01T15:59:00Z" w16du:dateUtc="2025-04-01T04:59:00Z"/>
                <w:rFonts w:ascii="Times New Roman" w:eastAsia="Times New Roman" w:hAnsi="Times New Roman" w:cs="Times New Roman"/>
                <w:color w:val="000000"/>
                <w:sz w:val="24"/>
                <w:szCs w:val="24"/>
                <w:lang w:eastAsia="en-AU"/>
              </w:rPr>
            </w:pPr>
            <w:del w:id="83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7DE8E438" w14:textId="659180CF" w:rsidTr="00150BF6">
        <w:trPr>
          <w:trHeight w:val="288"/>
          <w:jc w:val="center"/>
          <w:del w:id="835" w:author="Daniel Noble" w:date="2025-04-01T15:59:00Z"/>
        </w:trPr>
        <w:tc>
          <w:tcPr>
            <w:tcW w:w="3402" w:type="dxa"/>
            <w:tcBorders>
              <w:top w:val="nil"/>
              <w:left w:val="single" w:sz="4" w:space="0" w:color="auto"/>
              <w:bottom w:val="nil"/>
              <w:right w:val="nil"/>
            </w:tcBorders>
            <w:shd w:val="clear" w:color="auto" w:fill="auto"/>
            <w:noWrap/>
            <w:vAlign w:val="bottom"/>
            <w:hideMark/>
          </w:tcPr>
          <w:p w14:paraId="010388A6" w14:textId="2C57822F" w:rsidR="0067260A" w:rsidRPr="00CD2E4B" w:rsidDel="00C2732D" w:rsidRDefault="0067260A" w:rsidP="00150BF6">
            <w:pPr>
              <w:spacing w:after="0" w:line="276" w:lineRule="auto"/>
              <w:rPr>
                <w:del w:id="836" w:author="Daniel Noble" w:date="2025-04-01T15:59:00Z" w16du:dateUtc="2025-04-01T04:59:00Z"/>
                <w:rFonts w:ascii="Times New Roman" w:eastAsia="Times New Roman" w:hAnsi="Times New Roman" w:cs="Times New Roman"/>
                <w:color w:val="000000"/>
                <w:sz w:val="24"/>
                <w:szCs w:val="24"/>
                <w:lang w:eastAsia="en-AU"/>
              </w:rPr>
            </w:pPr>
            <w:del w:id="83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F9DFC74" w14:textId="4CC321C5" w:rsidR="0067260A" w:rsidRPr="00CD2E4B" w:rsidDel="00C2732D" w:rsidRDefault="0067260A" w:rsidP="00150BF6">
            <w:pPr>
              <w:spacing w:after="0" w:line="276" w:lineRule="auto"/>
              <w:rPr>
                <w:del w:id="838" w:author="Daniel Noble" w:date="2025-04-01T15:59:00Z" w16du:dateUtc="2025-04-01T04:59:00Z"/>
                <w:rFonts w:ascii="Times New Roman" w:eastAsia="Times New Roman" w:hAnsi="Times New Roman" w:cs="Times New Roman"/>
                <w:color w:val="000000"/>
                <w:sz w:val="24"/>
                <w:szCs w:val="24"/>
                <w:lang w:eastAsia="en-AU"/>
              </w:rPr>
            </w:pPr>
            <w:del w:id="83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Age at Reproduction</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AEAD82A" w14:textId="362FDED6" w:rsidR="0067260A" w:rsidRPr="00CD2E4B" w:rsidDel="00C2732D" w:rsidRDefault="0067260A" w:rsidP="00150BF6">
            <w:pPr>
              <w:spacing w:after="0" w:line="276" w:lineRule="auto"/>
              <w:jc w:val="center"/>
              <w:rPr>
                <w:del w:id="840" w:author="Daniel Noble" w:date="2025-04-01T15:59:00Z" w16du:dateUtc="2025-04-01T04:59:00Z"/>
                <w:rFonts w:ascii="Times New Roman" w:eastAsia="Times New Roman" w:hAnsi="Times New Roman" w:cs="Times New Roman"/>
                <w:color w:val="000000"/>
                <w:sz w:val="24"/>
                <w:szCs w:val="24"/>
                <w:lang w:eastAsia="en-AU"/>
              </w:rPr>
            </w:pPr>
            <w:del w:id="84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E73A989" w14:textId="269BB7CA" w:rsidR="0067260A" w:rsidRPr="00CD2E4B" w:rsidDel="00C2732D" w:rsidRDefault="0067260A" w:rsidP="00150BF6">
            <w:pPr>
              <w:spacing w:after="0" w:line="276" w:lineRule="auto"/>
              <w:jc w:val="center"/>
              <w:rPr>
                <w:del w:id="842" w:author="Daniel Noble" w:date="2025-04-01T15:59:00Z" w16du:dateUtc="2025-04-01T04:59:00Z"/>
                <w:rFonts w:ascii="Times New Roman" w:eastAsia="Times New Roman" w:hAnsi="Times New Roman" w:cs="Times New Roman"/>
                <w:color w:val="000000"/>
                <w:sz w:val="24"/>
                <w:szCs w:val="24"/>
                <w:lang w:eastAsia="en-AU"/>
              </w:rPr>
            </w:pPr>
            <w:del w:id="84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63BC45C" w14:textId="2E0DE185" w:rsidR="0067260A" w:rsidRPr="00CD2E4B" w:rsidDel="00C2732D" w:rsidRDefault="0067260A" w:rsidP="00150BF6">
            <w:pPr>
              <w:spacing w:after="0" w:line="276" w:lineRule="auto"/>
              <w:jc w:val="center"/>
              <w:rPr>
                <w:del w:id="844" w:author="Daniel Noble" w:date="2025-04-01T15:59:00Z" w16du:dateUtc="2025-04-01T04:59:00Z"/>
                <w:rFonts w:ascii="Times New Roman" w:eastAsia="Times New Roman" w:hAnsi="Times New Roman" w:cs="Times New Roman"/>
                <w:color w:val="000000"/>
                <w:sz w:val="24"/>
                <w:szCs w:val="24"/>
                <w:lang w:eastAsia="en-AU"/>
              </w:rPr>
            </w:pPr>
            <w:del w:id="84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13EF0FC1" w14:textId="5DAF9DBB" w:rsidTr="00150BF6">
        <w:trPr>
          <w:trHeight w:val="288"/>
          <w:jc w:val="center"/>
          <w:del w:id="846" w:author="Daniel Noble" w:date="2025-04-01T15:59:00Z"/>
        </w:trPr>
        <w:tc>
          <w:tcPr>
            <w:tcW w:w="3402" w:type="dxa"/>
            <w:tcBorders>
              <w:top w:val="nil"/>
              <w:left w:val="single" w:sz="4" w:space="0" w:color="auto"/>
              <w:bottom w:val="nil"/>
              <w:right w:val="nil"/>
            </w:tcBorders>
            <w:shd w:val="clear" w:color="auto" w:fill="auto"/>
            <w:noWrap/>
            <w:vAlign w:val="bottom"/>
            <w:hideMark/>
          </w:tcPr>
          <w:p w14:paraId="6A8840A3" w14:textId="2948A3A0" w:rsidR="0067260A" w:rsidRPr="00CD2E4B" w:rsidDel="00C2732D" w:rsidRDefault="0067260A" w:rsidP="00150BF6">
            <w:pPr>
              <w:spacing w:after="0" w:line="276" w:lineRule="auto"/>
              <w:rPr>
                <w:del w:id="847" w:author="Daniel Noble" w:date="2025-04-01T15:59:00Z" w16du:dateUtc="2025-04-01T04:59:00Z"/>
                <w:rFonts w:ascii="Times New Roman" w:eastAsia="Times New Roman" w:hAnsi="Times New Roman" w:cs="Times New Roman"/>
                <w:color w:val="000000"/>
                <w:sz w:val="24"/>
                <w:szCs w:val="24"/>
                <w:lang w:eastAsia="en-AU"/>
              </w:rPr>
            </w:pPr>
            <w:del w:id="84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2496A5" w14:textId="114450F5" w:rsidR="0067260A" w:rsidRPr="00CD2E4B" w:rsidDel="00C2732D" w:rsidRDefault="0067260A" w:rsidP="00150BF6">
            <w:pPr>
              <w:spacing w:after="0" w:line="276" w:lineRule="auto"/>
              <w:rPr>
                <w:del w:id="849" w:author="Daniel Noble" w:date="2025-04-01T15:59:00Z" w16du:dateUtc="2025-04-01T04:59:00Z"/>
                <w:rFonts w:ascii="Times New Roman" w:eastAsia="Times New Roman" w:hAnsi="Times New Roman" w:cs="Times New Roman"/>
                <w:color w:val="000000"/>
                <w:sz w:val="24"/>
                <w:szCs w:val="24"/>
                <w:lang w:eastAsia="en-AU"/>
              </w:rPr>
            </w:pPr>
            <w:del w:id="85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Development Rate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EB3DADB" w14:textId="7E4E0031" w:rsidR="0067260A" w:rsidRPr="00CD2E4B" w:rsidDel="00C2732D" w:rsidRDefault="0067260A" w:rsidP="00150BF6">
            <w:pPr>
              <w:spacing w:after="0" w:line="276" w:lineRule="auto"/>
              <w:jc w:val="center"/>
              <w:rPr>
                <w:del w:id="851" w:author="Daniel Noble" w:date="2025-04-01T15:59:00Z" w16du:dateUtc="2025-04-01T04:59:00Z"/>
                <w:rFonts w:ascii="Times New Roman" w:eastAsia="Times New Roman" w:hAnsi="Times New Roman" w:cs="Times New Roman"/>
                <w:color w:val="000000"/>
                <w:sz w:val="24"/>
                <w:szCs w:val="24"/>
                <w:lang w:eastAsia="en-AU"/>
              </w:rPr>
            </w:pPr>
            <w:del w:id="85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4DFF61F" w14:textId="34C5324F" w:rsidR="0067260A" w:rsidRPr="00CD2E4B" w:rsidDel="00C2732D" w:rsidRDefault="0067260A" w:rsidP="00150BF6">
            <w:pPr>
              <w:spacing w:after="0" w:line="276" w:lineRule="auto"/>
              <w:jc w:val="center"/>
              <w:rPr>
                <w:del w:id="853" w:author="Daniel Noble" w:date="2025-04-01T15:59:00Z" w16du:dateUtc="2025-04-01T04:59:00Z"/>
                <w:rFonts w:ascii="Times New Roman" w:eastAsia="Times New Roman" w:hAnsi="Times New Roman" w:cs="Times New Roman"/>
                <w:color w:val="000000"/>
                <w:sz w:val="24"/>
                <w:szCs w:val="24"/>
                <w:lang w:eastAsia="en-AU"/>
              </w:rPr>
            </w:pPr>
            <w:del w:id="85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2EF1F920" w14:textId="6CD5B5E2" w:rsidR="0067260A" w:rsidRPr="00CD2E4B" w:rsidDel="00C2732D" w:rsidRDefault="0067260A" w:rsidP="00150BF6">
            <w:pPr>
              <w:spacing w:after="0" w:line="276" w:lineRule="auto"/>
              <w:jc w:val="center"/>
              <w:rPr>
                <w:del w:id="855" w:author="Daniel Noble" w:date="2025-04-01T15:59:00Z" w16du:dateUtc="2025-04-01T04:59:00Z"/>
                <w:rFonts w:ascii="Times New Roman" w:eastAsia="Times New Roman" w:hAnsi="Times New Roman" w:cs="Times New Roman"/>
                <w:color w:val="000000"/>
                <w:sz w:val="24"/>
                <w:szCs w:val="24"/>
                <w:lang w:eastAsia="en-AU"/>
              </w:rPr>
            </w:pPr>
            <w:del w:id="85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252F61AC" w14:textId="52C9D7F6" w:rsidTr="00150BF6">
        <w:trPr>
          <w:trHeight w:val="288"/>
          <w:jc w:val="center"/>
          <w:del w:id="857" w:author="Daniel Noble" w:date="2025-04-01T15:59:00Z"/>
        </w:trPr>
        <w:tc>
          <w:tcPr>
            <w:tcW w:w="3402" w:type="dxa"/>
            <w:tcBorders>
              <w:top w:val="nil"/>
              <w:left w:val="single" w:sz="4" w:space="0" w:color="auto"/>
              <w:bottom w:val="nil"/>
              <w:right w:val="nil"/>
            </w:tcBorders>
            <w:shd w:val="clear" w:color="auto" w:fill="auto"/>
            <w:noWrap/>
            <w:vAlign w:val="bottom"/>
            <w:hideMark/>
          </w:tcPr>
          <w:p w14:paraId="553C0B65" w14:textId="62C08769" w:rsidR="0067260A" w:rsidRPr="00CD2E4B" w:rsidDel="00C2732D" w:rsidRDefault="0067260A" w:rsidP="00150BF6">
            <w:pPr>
              <w:spacing w:after="0" w:line="276" w:lineRule="auto"/>
              <w:rPr>
                <w:del w:id="858" w:author="Daniel Noble" w:date="2025-04-01T15:59:00Z" w16du:dateUtc="2025-04-01T04:59:00Z"/>
                <w:rFonts w:ascii="Times New Roman" w:eastAsia="Times New Roman" w:hAnsi="Times New Roman" w:cs="Times New Roman"/>
                <w:color w:val="000000"/>
                <w:sz w:val="24"/>
                <w:szCs w:val="24"/>
                <w:lang w:eastAsia="en-AU"/>
              </w:rPr>
            </w:pPr>
            <w:del w:id="85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B8E08F0" w14:textId="1B5C14A2" w:rsidR="0067260A" w:rsidRPr="00CD2E4B" w:rsidDel="00C2732D" w:rsidRDefault="0067260A" w:rsidP="00150BF6">
            <w:pPr>
              <w:spacing w:after="0" w:line="276" w:lineRule="auto"/>
              <w:rPr>
                <w:del w:id="860" w:author="Daniel Noble" w:date="2025-04-01T15:59:00Z" w16du:dateUtc="2025-04-01T04:59:00Z"/>
                <w:rFonts w:ascii="Times New Roman" w:eastAsia="Times New Roman" w:hAnsi="Times New Roman" w:cs="Times New Roman"/>
                <w:color w:val="000000"/>
                <w:sz w:val="24"/>
                <w:szCs w:val="24"/>
                <w:lang w:eastAsia="en-AU"/>
              </w:rPr>
            </w:pPr>
            <w:del w:id="86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Development Time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2F9EAEF" w14:textId="563B339E" w:rsidR="0067260A" w:rsidRPr="00CD2E4B" w:rsidDel="00C2732D" w:rsidRDefault="0067260A" w:rsidP="00150BF6">
            <w:pPr>
              <w:spacing w:after="0" w:line="276" w:lineRule="auto"/>
              <w:jc w:val="center"/>
              <w:rPr>
                <w:del w:id="862" w:author="Daniel Noble" w:date="2025-04-01T15:59:00Z" w16du:dateUtc="2025-04-01T04:59:00Z"/>
                <w:rFonts w:ascii="Times New Roman" w:eastAsia="Times New Roman" w:hAnsi="Times New Roman" w:cs="Times New Roman"/>
                <w:color w:val="000000"/>
                <w:sz w:val="24"/>
                <w:szCs w:val="24"/>
                <w:lang w:eastAsia="en-AU"/>
              </w:rPr>
            </w:pPr>
            <w:del w:id="86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8B67D29" w14:textId="5C66EAB9" w:rsidR="0067260A" w:rsidRPr="00CD2E4B" w:rsidDel="00C2732D" w:rsidRDefault="0067260A" w:rsidP="00150BF6">
            <w:pPr>
              <w:spacing w:after="0" w:line="276" w:lineRule="auto"/>
              <w:jc w:val="center"/>
              <w:rPr>
                <w:del w:id="864" w:author="Daniel Noble" w:date="2025-04-01T15:59:00Z" w16du:dateUtc="2025-04-01T04:59:00Z"/>
                <w:rFonts w:ascii="Times New Roman" w:eastAsia="Times New Roman" w:hAnsi="Times New Roman" w:cs="Times New Roman"/>
                <w:color w:val="000000"/>
                <w:sz w:val="24"/>
                <w:szCs w:val="24"/>
                <w:lang w:eastAsia="en-AU"/>
              </w:rPr>
            </w:pPr>
            <w:del w:id="86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19</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2BEC596C" w14:textId="1EFC5EB4" w:rsidR="0067260A" w:rsidRPr="00CD2E4B" w:rsidDel="00C2732D" w:rsidRDefault="0067260A" w:rsidP="00150BF6">
            <w:pPr>
              <w:spacing w:after="0" w:line="276" w:lineRule="auto"/>
              <w:jc w:val="center"/>
              <w:rPr>
                <w:del w:id="866" w:author="Daniel Noble" w:date="2025-04-01T15:59:00Z" w16du:dateUtc="2025-04-01T04:59:00Z"/>
                <w:rFonts w:ascii="Times New Roman" w:eastAsia="Times New Roman" w:hAnsi="Times New Roman" w:cs="Times New Roman"/>
                <w:color w:val="000000"/>
                <w:sz w:val="24"/>
                <w:szCs w:val="24"/>
                <w:lang w:eastAsia="en-AU"/>
              </w:rPr>
            </w:pPr>
            <w:del w:id="86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33</w:delText>
              </w:r>
            </w:del>
          </w:p>
        </w:tc>
      </w:tr>
      <w:tr w:rsidR="0067260A" w:rsidRPr="00FB43FA" w:rsidDel="00C2732D" w14:paraId="61A5AF83" w14:textId="11558104" w:rsidTr="00150BF6">
        <w:trPr>
          <w:trHeight w:val="288"/>
          <w:jc w:val="center"/>
          <w:del w:id="868" w:author="Daniel Noble" w:date="2025-04-01T15:59:00Z"/>
        </w:trPr>
        <w:tc>
          <w:tcPr>
            <w:tcW w:w="3402" w:type="dxa"/>
            <w:tcBorders>
              <w:top w:val="nil"/>
              <w:left w:val="single" w:sz="4" w:space="0" w:color="auto"/>
              <w:bottom w:val="nil"/>
              <w:right w:val="nil"/>
            </w:tcBorders>
            <w:shd w:val="clear" w:color="auto" w:fill="auto"/>
            <w:noWrap/>
            <w:vAlign w:val="bottom"/>
            <w:hideMark/>
          </w:tcPr>
          <w:p w14:paraId="25C2CA5E" w14:textId="4B4F23BE" w:rsidR="0067260A" w:rsidRPr="00CD2E4B" w:rsidDel="00C2732D" w:rsidRDefault="0067260A" w:rsidP="00150BF6">
            <w:pPr>
              <w:spacing w:after="0" w:line="276" w:lineRule="auto"/>
              <w:rPr>
                <w:del w:id="869" w:author="Daniel Noble" w:date="2025-04-01T15:59:00Z" w16du:dateUtc="2025-04-01T04:59:00Z"/>
                <w:rFonts w:ascii="Times New Roman" w:eastAsia="Times New Roman" w:hAnsi="Times New Roman" w:cs="Times New Roman"/>
                <w:color w:val="000000"/>
                <w:sz w:val="24"/>
                <w:szCs w:val="24"/>
                <w:lang w:eastAsia="en-AU"/>
              </w:rPr>
            </w:pPr>
            <w:del w:id="87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CDA4B8B" w14:textId="4869FD08" w:rsidR="0067260A" w:rsidRPr="00CD2E4B" w:rsidDel="00C2732D" w:rsidRDefault="0067260A" w:rsidP="00150BF6">
            <w:pPr>
              <w:spacing w:after="0" w:line="276" w:lineRule="auto"/>
              <w:rPr>
                <w:del w:id="871" w:author="Daniel Noble" w:date="2025-04-01T15:59:00Z" w16du:dateUtc="2025-04-01T04:59:00Z"/>
                <w:rFonts w:ascii="Times New Roman" w:eastAsia="Times New Roman" w:hAnsi="Times New Roman" w:cs="Times New Roman"/>
                <w:color w:val="000000"/>
                <w:sz w:val="24"/>
                <w:szCs w:val="24"/>
                <w:lang w:eastAsia="en-AU"/>
              </w:rPr>
            </w:pPr>
            <w:del w:id="87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Development time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D90F3B5" w14:textId="63B60A6D" w:rsidR="0067260A" w:rsidRPr="00CD2E4B" w:rsidDel="00C2732D" w:rsidRDefault="0067260A" w:rsidP="00150BF6">
            <w:pPr>
              <w:spacing w:after="0" w:line="276" w:lineRule="auto"/>
              <w:jc w:val="center"/>
              <w:rPr>
                <w:del w:id="873" w:author="Daniel Noble" w:date="2025-04-01T15:59:00Z" w16du:dateUtc="2025-04-01T04:59:00Z"/>
                <w:rFonts w:ascii="Times New Roman" w:eastAsia="Times New Roman" w:hAnsi="Times New Roman" w:cs="Times New Roman"/>
                <w:color w:val="000000"/>
                <w:sz w:val="24"/>
                <w:szCs w:val="24"/>
                <w:lang w:eastAsia="en-AU"/>
              </w:rPr>
            </w:pPr>
            <w:del w:id="87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CE222EB" w14:textId="72BEBC4B" w:rsidR="0067260A" w:rsidRPr="00CD2E4B" w:rsidDel="00C2732D" w:rsidRDefault="0067260A" w:rsidP="00150BF6">
            <w:pPr>
              <w:spacing w:after="0" w:line="276" w:lineRule="auto"/>
              <w:jc w:val="center"/>
              <w:rPr>
                <w:del w:id="875" w:author="Daniel Noble" w:date="2025-04-01T15:59:00Z" w16du:dateUtc="2025-04-01T04:59:00Z"/>
                <w:rFonts w:ascii="Times New Roman" w:eastAsia="Times New Roman" w:hAnsi="Times New Roman" w:cs="Times New Roman"/>
                <w:color w:val="000000"/>
                <w:sz w:val="24"/>
                <w:szCs w:val="24"/>
                <w:lang w:eastAsia="en-AU"/>
              </w:rPr>
            </w:pPr>
            <w:del w:id="87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6A628C1A" w14:textId="3407264F" w:rsidR="0067260A" w:rsidRPr="00CD2E4B" w:rsidDel="00C2732D" w:rsidRDefault="0067260A" w:rsidP="00150BF6">
            <w:pPr>
              <w:spacing w:after="0" w:line="276" w:lineRule="auto"/>
              <w:jc w:val="center"/>
              <w:rPr>
                <w:del w:id="877" w:author="Daniel Noble" w:date="2025-04-01T15:59:00Z" w16du:dateUtc="2025-04-01T04:59:00Z"/>
                <w:rFonts w:ascii="Times New Roman" w:eastAsia="Times New Roman" w:hAnsi="Times New Roman" w:cs="Times New Roman"/>
                <w:color w:val="000000"/>
                <w:sz w:val="24"/>
                <w:szCs w:val="24"/>
                <w:lang w:eastAsia="en-AU"/>
              </w:rPr>
            </w:pPr>
            <w:del w:id="87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6BFA2C13" w14:textId="71D576C3" w:rsidTr="00150BF6">
        <w:trPr>
          <w:trHeight w:val="288"/>
          <w:jc w:val="center"/>
          <w:del w:id="879" w:author="Daniel Noble" w:date="2025-04-01T15:59:00Z"/>
        </w:trPr>
        <w:tc>
          <w:tcPr>
            <w:tcW w:w="3402" w:type="dxa"/>
            <w:tcBorders>
              <w:top w:val="nil"/>
              <w:left w:val="single" w:sz="4" w:space="0" w:color="auto"/>
              <w:bottom w:val="nil"/>
              <w:right w:val="nil"/>
            </w:tcBorders>
            <w:shd w:val="clear" w:color="auto" w:fill="auto"/>
            <w:noWrap/>
            <w:vAlign w:val="bottom"/>
            <w:hideMark/>
          </w:tcPr>
          <w:p w14:paraId="2C4B2E46" w14:textId="626A6F9E" w:rsidR="0067260A" w:rsidRPr="00CD2E4B" w:rsidDel="00C2732D" w:rsidRDefault="0067260A" w:rsidP="00150BF6">
            <w:pPr>
              <w:spacing w:after="0" w:line="276" w:lineRule="auto"/>
              <w:rPr>
                <w:del w:id="880" w:author="Daniel Noble" w:date="2025-04-01T15:59:00Z" w16du:dateUtc="2025-04-01T04:59:00Z"/>
                <w:rFonts w:ascii="Times New Roman" w:eastAsia="Times New Roman" w:hAnsi="Times New Roman" w:cs="Times New Roman"/>
                <w:color w:val="000000"/>
                <w:sz w:val="24"/>
                <w:szCs w:val="24"/>
                <w:lang w:eastAsia="en-AU"/>
              </w:rPr>
            </w:pPr>
            <w:del w:id="88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B3B0CAB" w14:textId="0E05E68B" w:rsidR="0067260A" w:rsidRPr="00CD2E4B" w:rsidDel="00C2732D" w:rsidRDefault="0067260A" w:rsidP="00150BF6">
            <w:pPr>
              <w:spacing w:after="0" w:line="276" w:lineRule="auto"/>
              <w:rPr>
                <w:del w:id="882" w:author="Daniel Noble" w:date="2025-04-01T15:59:00Z" w16du:dateUtc="2025-04-01T04:59:00Z"/>
                <w:rFonts w:ascii="Times New Roman" w:eastAsia="Times New Roman" w:hAnsi="Times New Roman" w:cs="Times New Roman"/>
                <w:color w:val="000000"/>
                <w:sz w:val="24"/>
                <w:szCs w:val="24"/>
                <w:lang w:eastAsia="en-AU"/>
              </w:rPr>
            </w:pPr>
            <w:del w:id="88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Developmental Rate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361E2C7" w14:textId="675B48D1" w:rsidR="0067260A" w:rsidRPr="00CD2E4B" w:rsidDel="00C2732D" w:rsidRDefault="0067260A" w:rsidP="00150BF6">
            <w:pPr>
              <w:spacing w:after="0" w:line="276" w:lineRule="auto"/>
              <w:jc w:val="center"/>
              <w:rPr>
                <w:del w:id="884" w:author="Daniel Noble" w:date="2025-04-01T15:59:00Z" w16du:dateUtc="2025-04-01T04:59:00Z"/>
                <w:rFonts w:ascii="Times New Roman" w:eastAsia="Times New Roman" w:hAnsi="Times New Roman" w:cs="Times New Roman"/>
                <w:color w:val="000000"/>
                <w:sz w:val="24"/>
                <w:szCs w:val="24"/>
                <w:lang w:eastAsia="en-AU"/>
              </w:rPr>
            </w:pPr>
            <w:del w:id="88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D4599EC" w14:textId="4F87688B" w:rsidR="0067260A" w:rsidRPr="00CD2E4B" w:rsidDel="00C2732D" w:rsidRDefault="0067260A" w:rsidP="00150BF6">
            <w:pPr>
              <w:spacing w:after="0" w:line="276" w:lineRule="auto"/>
              <w:jc w:val="center"/>
              <w:rPr>
                <w:del w:id="886" w:author="Daniel Noble" w:date="2025-04-01T15:59:00Z" w16du:dateUtc="2025-04-01T04:59:00Z"/>
                <w:rFonts w:ascii="Times New Roman" w:eastAsia="Times New Roman" w:hAnsi="Times New Roman" w:cs="Times New Roman"/>
                <w:color w:val="000000"/>
                <w:sz w:val="24"/>
                <w:szCs w:val="24"/>
                <w:lang w:eastAsia="en-AU"/>
              </w:rPr>
            </w:pPr>
            <w:del w:id="88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22EE453" w14:textId="755FA8A3" w:rsidR="0067260A" w:rsidRPr="00CD2E4B" w:rsidDel="00C2732D" w:rsidRDefault="0067260A" w:rsidP="00150BF6">
            <w:pPr>
              <w:spacing w:after="0" w:line="276" w:lineRule="auto"/>
              <w:jc w:val="center"/>
              <w:rPr>
                <w:del w:id="888" w:author="Daniel Noble" w:date="2025-04-01T15:59:00Z" w16du:dateUtc="2025-04-01T04:59:00Z"/>
                <w:rFonts w:ascii="Times New Roman" w:eastAsia="Times New Roman" w:hAnsi="Times New Roman" w:cs="Times New Roman"/>
                <w:color w:val="000000"/>
                <w:sz w:val="24"/>
                <w:szCs w:val="24"/>
                <w:lang w:eastAsia="en-AU"/>
              </w:rPr>
            </w:pPr>
            <w:del w:id="88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605F7207" w14:textId="7B04D3E5" w:rsidTr="00150BF6">
        <w:trPr>
          <w:trHeight w:val="288"/>
          <w:jc w:val="center"/>
          <w:del w:id="890" w:author="Daniel Noble" w:date="2025-04-01T15:59:00Z"/>
        </w:trPr>
        <w:tc>
          <w:tcPr>
            <w:tcW w:w="3402" w:type="dxa"/>
            <w:tcBorders>
              <w:top w:val="nil"/>
              <w:left w:val="single" w:sz="4" w:space="0" w:color="auto"/>
              <w:bottom w:val="nil"/>
              <w:right w:val="nil"/>
            </w:tcBorders>
            <w:shd w:val="clear" w:color="auto" w:fill="auto"/>
            <w:noWrap/>
            <w:vAlign w:val="bottom"/>
            <w:hideMark/>
          </w:tcPr>
          <w:p w14:paraId="7779D2A1" w14:textId="40E90EDD" w:rsidR="0067260A" w:rsidRPr="00CD2E4B" w:rsidDel="00C2732D" w:rsidRDefault="0067260A" w:rsidP="00150BF6">
            <w:pPr>
              <w:spacing w:after="0" w:line="276" w:lineRule="auto"/>
              <w:rPr>
                <w:del w:id="891" w:author="Daniel Noble" w:date="2025-04-01T15:59:00Z" w16du:dateUtc="2025-04-01T04:59:00Z"/>
                <w:rFonts w:ascii="Times New Roman" w:eastAsia="Times New Roman" w:hAnsi="Times New Roman" w:cs="Times New Roman"/>
                <w:color w:val="000000"/>
                <w:sz w:val="24"/>
                <w:szCs w:val="24"/>
                <w:lang w:eastAsia="en-AU"/>
              </w:rPr>
            </w:pPr>
            <w:del w:id="89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79262E7" w14:textId="459916CA" w:rsidR="0067260A" w:rsidRPr="00CD2E4B" w:rsidDel="00C2732D" w:rsidRDefault="0067260A" w:rsidP="00150BF6">
            <w:pPr>
              <w:spacing w:after="0" w:line="276" w:lineRule="auto"/>
              <w:rPr>
                <w:del w:id="893" w:author="Daniel Noble" w:date="2025-04-01T15:59:00Z" w16du:dateUtc="2025-04-01T04:59:00Z"/>
                <w:rFonts w:ascii="Times New Roman" w:eastAsia="Times New Roman" w:hAnsi="Times New Roman" w:cs="Times New Roman"/>
                <w:color w:val="000000"/>
                <w:sz w:val="24"/>
                <w:szCs w:val="24"/>
                <w:lang w:eastAsia="en-AU"/>
              </w:rPr>
            </w:pPr>
            <w:del w:id="89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Gosner Stage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5E8E77F" w14:textId="74260CBF" w:rsidR="0067260A" w:rsidRPr="00CD2E4B" w:rsidDel="00C2732D" w:rsidRDefault="0067260A" w:rsidP="00150BF6">
            <w:pPr>
              <w:spacing w:after="0" w:line="276" w:lineRule="auto"/>
              <w:jc w:val="center"/>
              <w:rPr>
                <w:del w:id="895" w:author="Daniel Noble" w:date="2025-04-01T15:59:00Z" w16du:dateUtc="2025-04-01T04:59:00Z"/>
                <w:rFonts w:ascii="Times New Roman" w:eastAsia="Times New Roman" w:hAnsi="Times New Roman" w:cs="Times New Roman"/>
                <w:color w:val="000000"/>
                <w:sz w:val="24"/>
                <w:szCs w:val="24"/>
                <w:lang w:eastAsia="en-AU"/>
              </w:rPr>
            </w:pPr>
            <w:del w:id="89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305DA17" w14:textId="643B7A27" w:rsidR="0067260A" w:rsidRPr="00CD2E4B" w:rsidDel="00C2732D" w:rsidRDefault="0067260A" w:rsidP="00150BF6">
            <w:pPr>
              <w:spacing w:after="0" w:line="276" w:lineRule="auto"/>
              <w:jc w:val="center"/>
              <w:rPr>
                <w:del w:id="897" w:author="Daniel Noble" w:date="2025-04-01T15:59:00Z" w16du:dateUtc="2025-04-01T04:59:00Z"/>
                <w:rFonts w:ascii="Times New Roman" w:eastAsia="Times New Roman" w:hAnsi="Times New Roman" w:cs="Times New Roman"/>
                <w:color w:val="000000"/>
                <w:sz w:val="24"/>
                <w:szCs w:val="24"/>
                <w:lang w:eastAsia="en-AU"/>
              </w:rPr>
            </w:pPr>
            <w:del w:id="89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28C6DDD" w14:textId="5E04D8FA" w:rsidR="0067260A" w:rsidRPr="00CD2E4B" w:rsidDel="00C2732D" w:rsidRDefault="0067260A" w:rsidP="00150BF6">
            <w:pPr>
              <w:spacing w:after="0" w:line="276" w:lineRule="auto"/>
              <w:jc w:val="center"/>
              <w:rPr>
                <w:del w:id="899" w:author="Daniel Noble" w:date="2025-04-01T15:59:00Z" w16du:dateUtc="2025-04-01T04:59:00Z"/>
                <w:rFonts w:ascii="Times New Roman" w:eastAsia="Times New Roman" w:hAnsi="Times New Roman" w:cs="Times New Roman"/>
                <w:color w:val="000000"/>
                <w:sz w:val="24"/>
                <w:szCs w:val="24"/>
                <w:lang w:eastAsia="en-AU"/>
              </w:rPr>
            </w:pPr>
            <w:del w:id="90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0CF0FAB5" w14:textId="1EA753C3" w:rsidTr="00150BF6">
        <w:trPr>
          <w:trHeight w:val="288"/>
          <w:jc w:val="center"/>
          <w:del w:id="901" w:author="Daniel Noble" w:date="2025-04-01T15:59:00Z"/>
        </w:trPr>
        <w:tc>
          <w:tcPr>
            <w:tcW w:w="3402" w:type="dxa"/>
            <w:tcBorders>
              <w:top w:val="nil"/>
              <w:left w:val="single" w:sz="4" w:space="0" w:color="auto"/>
              <w:bottom w:val="nil"/>
              <w:right w:val="nil"/>
            </w:tcBorders>
            <w:shd w:val="clear" w:color="auto" w:fill="auto"/>
            <w:noWrap/>
            <w:vAlign w:val="bottom"/>
            <w:hideMark/>
          </w:tcPr>
          <w:p w14:paraId="48A65FF8" w14:textId="1513EA2B" w:rsidR="0067260A" w:rsidRPr="00CD2E4B" w:rsidDel="00C2732D" w:rsidRDefault="0067260A" w:rsidP="00150BF6">
            <w:pPr>
              <w:spacing w:after="0" w:line="276" w:lineRule="auto"/>
              <w:rPr>
                <w:del w:id="902" w:author="Daniel Noble" w:date="2025-04-01T15:59:00Z" w16du:dateUtc="2025-04-01T04:59:00Z"/>
                <w:rFonts w:ascii="Times New Roman" w:eastAsia="Times New Roman" w:hAnsi="Times New Roman" w:cs="Times New Roman"/>
                <w:color w:val="000000"/>
                <w:sz w:val="24"/>
                <w:szCs w:val="24"/>
                <w:lang w:eastAsia="en-AU"/>
              </w:rPr>
            </w:pPr>
            <w:del w:id="90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1BC8D61" w14:textId="1FD66806" w:rsidR="0067260A" w:rsidRPr="00CD2E4B" w:rsidDel="00C2732D" w:rsidRDefault="0067260A" w:rsidP="00150BF6">
            <w:pPr>
              <w:spacing w:after="0" w:line="276" w:lineRule="auto"/>
              <w:rPr>
                <w:del w:id="904" w:author="Daniel Noble" w:date="2025-04-01T15:59:00Z" w16du:dateUtc="2025-04-01T04:59:00Z"/>
                <w:rFonts w:ascii="Times New Roman" w:eastAsia="Times New Roman" w:hAnsi="Times New Roman" w:cs="Times New Roman"/>
                <w:color w:val="000000"/>
                <w:sz w:val="24"/>
                <w:szCs w:val="24"/>
                <w:lang w:eastAsia="en-AU"/>
              </w:rPr>
            </w:pPr>
            <w:del w:id="90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Incubation Duration</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9888560" w14:textId="5ABA845A" w:rsidR="0067260A" w:rsidRPr="00CD2E4B" w:rsidDel="00C2732D" w:rsidRDefault="0067260A" w:rsidP="00150BF6">
            <w:pPr>
              <w:spacing w:after="0" w:line="276" w:lineRule="auto"/>
              <w:jc w:val="center"/>
              <w:rPr>
                <w:del w:id="906" w:author="Daniel Noble" w:date="2025-04-01T15:59:00Z" w16du:dateUtc="2025-04-01T04:59:00Z"/>
                <w:rFonts w:ascii="Times New Roman" w:eastAsia="Times New Roman" w:hAnsi="Times New Roman" w:cs="Times New Roman"/>
                <w:color w:val="000000"/>
                <w:sz w:val="24"/>
                <w:szCs w:val="24"/>
                <w:lang w:eastAsia="en-AU"/>
              </w:rPr>
            </w:pPr>
            <w:del w:id="90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571841F" w14:textId="486D7AAA" w:rsidR="0067260A" w:rsidRPr="00CD2E4B" w:rsidDel="00C2732D" w:rsidRDefault="0067260A" w:rsidP="00150BF6">
            <w:pPr>
              <w:spacing w:after="0" w:line="276" w:lineRule="auto"/>
              <w:jc w:val="center"/>
              <w:rPr>
                <w:del w:id="908" w:author="Daniel Noble" w:date="2025-04-01T15:59:00Z" w16du:dateUtc="2025-04-01T04:59:00Z"/>
                <w:rFonts w:ascii="Times New Roman" w:eastAsia="Times New Roman" w:hAnsi="Times New Roman" w:cs="Times New Roman"/>
                <w:color w:val="000000"/>
                <w:sz w:val="24"/>
                <w:szCs w:val="24"/>
                <w:lang w:eastAsia="en-AU"/>
              </w:rPr>
            </w:pPr>
            <w:del w:id="90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EE687B5" w14:textId="6162997E" w:rsidR="0067260A" w:rsidRPr="00CD2E4B" w:rsidDel="00C2732D" w:rsidRDefault="0067260A" w:rsidP="00150BF6">
            <w:pPr>
              <w:spacing w:after="0" w:line="276" w:lineRule="auto"/>
              <w:jc w:val="center"/>
              <w:rPr>
                <w:del w:id="910" w:author="Daniel Noble" w:date="2025-04-01T15:59:00Z" w16du:dateUtc="2025-04-01T04:59:00Z"/>
                <w:rFonts w:ascii="Times New Roman" w:eastAsia="Times New Roman" w:hAnsi="Times New Roman" w:cs="Times New Roman"/>
                <w:color w:val="000000"/>
                <w:sz w:val="24"/>
                <w:szCs w:val="24"/>
                <w:lang w:eastAsia="en-AU"/>
              </w:rPr>
            </w:pPr>
            <w:del w:id="91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43FA" w:rsidDel="00C2732D" w14:paraId="4F5CE6B3" w14:textId="3636C865" w:rsidTr="00150BF6">
        <w:trPr>
          <w:trHeight w:val="288"/>
          <w:jc w:val="center"/>
          <w:del w:id="912" w:author="Daniel Noble" w:date="2025-04-01T15:59:00Z"/>
        </w:trPr>
        <w:tc>
          <w:tcPr>
            <w:tcW w:w="3402" w:type="dxa"/>
            <w:tcBorders>
              <w:top w:val="nil"/>
              <w:left w:val="single" w:sz="4" w:space="0" w:color="auto"/>
              <w:bottom w:val="nil"/>
              <w:right w:val="nil"/>
            </w:tcBorders>
            <w:shd w:val="clear" w:color="auto" w:fill="auto"/>
            <w:noWrap/>
            <w:vAlign w:val="bottom"/>
            <w:hideMark/>
          </w:tcPr>
          <w:p w14:paraId="13CE9DF7" w14:textId="3B67208D" w:rsidR="0067260A" w:rsidRPr="00CD2E4B" w:rsidDel="00C2732D" w:rsidRDefault="0067260A" w:rsidP="00150BF6">
            <w:pPr>
              <w:spacing w:after="0" w:line="276" w:lineRule="auto"/>
              <w:rPr>
                <w:del w:id="913" w:author="Daniel Noble" w:date="2025-04-01T15:59:00Z" w16du:dateUtc="2025-04-01T04:59:00Z"/>
                <w:rFonts w:ascii="Times New Roman" w:eastAsia="Times New Roman" w:hAnsi="Times New Roman" w:cs="Times New Roman"/>
                <w:color w:val="000000"/>
                <w:sz w:val="24"/>
                <w:szCs w:val="24"/>
                <w:lang w:eastAsia="en-AU"/>
              </w:rPr>
            </w:pPr>
            <w:del w:id="91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88EC6A6" w14:textId="28DF9F60" w:rsidR="0067260A" w:rsidRPr="00CD2E4B" w:rsidDel="00C2732D" w:rsidRDefault="0067260A" w:rsidP="00150BF6">
            <w:pPr>
              <w:spacing w:after="0" w:line="276" w:lineRule="auto"/>
              <w:rPr>
                <w:del w:id="915" w:author="Daniel Noble" w:date="2025-04-01T15:59:00Z" w16du:dateUtc="2025-04-01T04:59:00Z"/>
                <w:rFonts w:ascii="Times New Roman" w:eastAsia="Times New Roman" w:hAnsi="Times New Roman" w:cs="Times New Roman"/>
                <w:color w:val="000000"/>
                <w:sz w:val="24"/>
                <w:szCs w:val="24"/>
                <w:lang w:eastAsia="en-AU"/>
              </w:rPr>
            </w:pPr>
            <w:del w:id="91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Incubation Period</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867B7CE" w14:textId="4AA4DDEF" w:rsidR="0067260A" w:rsidRPr="00CD2E4B" w:rsidDel="00C2732D" w:rsidRDefault="0067260A" w:rsidP="00150BF6">
            <w:pPr>
              <w:spacing w:after="0" w:line="276" w:lineRule="auto"/>
              <w:jc w:val="center"/>
              <w:rPr>
                <w:del w:id="917" w:author="Daniel Noble" w:date="2025-04-01T15:59:00Z" w16du:dateUtc="2025-04-01T04:59:00Z"/>
                <w:rFonts w:ascii="Times New Roman" w:eastAsia="Times New Roman" w:hAnsi="Times New Roman" w:cs="Times New Roman"/>
                <w:color w:val="000000"/>
                <w:sz w:val="24"/>
                <w:szCs w:val="24"/>
                <w:lang w:eastAsia="en-AU"/>
              </w:rPr>
            </w:pPr>
            <w:del w:id="91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E032A15" w14:textId="6D67F2DF" w:rsidR="0067260A" w:rsidRPr="00CD2E4B" w:rsidDel="00C2732D" w:rsidRDefault="0067260A" w:rsidP="00150BF6">
            <w:pPr>
              <w:spacing w:after="0" w:line="276" w:lineRule="auto"/>
              <w:jc w:val="center"/>
              <w:rPr>
                <w:del w:id="919" w:author="Daniel Noble" w:date="2025-04-01T15:59:00Z" w16du:dateUtc="2025-04-01T04:59:00Z"/>
                <w:rFonts w:ascii="Times New Roman" w:eastAsia="Times New Roman" w:hAnsi="Times New Roman" w:cs="Times New Roman"/>
                <w:color w:val="000000"/>
                <w:sz w:val="24"/>
                <w:szCs w:val="24"/>
                <w:lang w:eastAsia="en-AU"/>
              </w:rPr>
            </w:pPr>
            <w:del w:id="92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A725613" w14:textId="0FD33F79" w:rsidR="0067260A" w:rsidRPr="00CD2E4B" w:rsidDel="00C2732D" w:rsidRDefault="0067260A" w:rsidP="00150BF6">
            <w:pPr>
              <w:spacing w:after="0" w:line="276" w:lineRule="auto"/>
              <w:jc w:val="center"/>
              <w:rPr>
                <w:del w:id="921" w:author="Daniel Noble" w:date="2025-04-01T15:59:00Z" w16du:dateUtc="2025-04-01T04:59:00Z"/>
                <w:rFonts w:ascii="Times New Roman" w:eastAsia="Times New Roman" w:hAnsi="Times New Roman" w:cs="Times New Roman"/>
                <w:color w:val="000000"/>
                <w:sz w:val="24"/>
                <w:szCs w:val="24"/>
                <w:lang w:eastAsia="en-AU"/>
              </w:rPr>
            </w:pPr>
            <w:del w:id="92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7D5A5619" w14:textId="75D611FA" w:rsidTr="00150BF6">
        <w:trPr>
          <w:trHeight w:val="288"/>
          <w:jc w:val="center"/>
          <w:del w:id="923" w:author="Daniel Noble" w:date="2025-04-01T15:59:00Z"/>
        </w:trPr>
        <w:tc>
          <w:tcPr>
            <w:tcW w:w="3402" w:type="dxa"/>
            <w:tcBorders>
              <w:top w:val="nil"/>
              <w:left w:val="single" w:sz="4" w:space="0" w:color="auto"/>
              <w:bottom w:val="nil"/>
              <w:right w:val="nil"/>
            </w:tcBorders>
            <w:shd w:val="clear" w:color="auto" w:fill="auto"/>
            <w:noWrap/>
            <w:vAlign w:val="bottom"/>
            <w:hideMark/>
          </w:tcPr>
          <w:p w14:paraId="3A0B4C07" w14:textId="535C69BD" w:rsidR="0067260A" w:rsidRPr="00CD2E4B" w:rsidDel="00C2732D" w:rsidRDefault="0067260A" w:rsidP="00150BF6">
            <w:pPr>
              <w:spacing w:after="0" w:line="276" w:lineRule="auto"/>
              <w:rPr>
                <w:del w:id="924" w:author="Daniel Noble" w:date="2025-04-01T15:59:00Z" w16du:dateUtc="2025-04-01T04:59:00Z"/>
                <w:rFonts w:ascii="Times New Roman" w:eastAsia="Times New Roman" w:hAnsi="Times New Roman" w:cs="Times New Roman"/>
                <w:color w:val="000000"/>
                <w:sz w:val="24"/>
                <w:szCs w:val="24"/>
                <w:lang w:eastAsia="en-AU"/>
              </w:rPr>
            </w:pPr>
            <w:del w:id="92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E706AB4" w14:textId="04FDE2D8" w:rsidR="0067260A" w:rsidRPr="00CD2E4B" w:rsidDel="00C2732D" w:rsidRDefault="0067260A" w:rsidP="00150BF6">
            <w:pPr>
              <w:spacing w:after="0" w:line="276" w:lineRule="auto"/>
              <w:rPr>
                <w:del w:id="926" w:author="Daniel Noble" w:date="2025-04-01T15:59:00Z" w16du:dateUtc="2025-04-01T04:59:00Z"/>
                <w:rFonts w:ascii="Times New Roman" w:eastAsia="Times New Roman" w:hAnsi="Times New Roman" w:cs="Times New Roman"/>
                <w:color w:val="000000"/>
                <w:sz w:val="24"/>
                <w:szCs w:val="24"/>
                <w:lang w:eastAsia="en-AU"/>
              </w:rPr>
            </w:pPr>
            <w:del w:id="92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Larval Development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9BA6425" w14:textId="21E27022" w:rsidR="0067260A" w:rsidRPr="00CD2E4B" w:rsidDel="00C2732D" w:rsidRDefault="0067260A" w:rsidP="00150BF6">
            <w:pPr>
              <w:spacing w:after="0" w:line="276" w:lineRule="auto"/>
              <w:jc w:val="center"/>
              <w:rPr>
                <w:del w:id="928" w:author="Daniel Noble" w:date="2025-04-01T15:59:00Z" w16du:dateUtc="2025-04-01T04:59:00Z"/>
                <w:rFonts w:ascii="Times New Roman" w:eastAsia="Times New Roman" w:hAnsi="Times New Roman" w:cs="Times New Roman"/>
                <w:color w:val="000000"/>
                <w:sz w:val="24"/>
                <w:szCs w:val="24"/>
                <w:lang w:eastAsia="en-AU"/>
              </w:rPr>
            </w:pPr>
            <w:del w:id="92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EA0905F" w14:textId="713E6C23" w:rsidR="0067260A" w:rsidRPr="00CD2E4B" w:rsidDel="00C2732D" w:rsidRDefault="0067260A" w:rsidP="00150BF6">
            <w:pPr>
              <w:spacing w:after="0" w:line="276" w:lineRule="auto"/>
              <w:jc w:val="center"/>
              <w:rPr>
                <w:del w:id="930" w:author="Daniel Noble" w:date="2025-04-01T15:59:00Z" w16du:dateUtc="2025-04-01T04:59:00Z"/>
                <w:rFonts w:ascii="Times New Roman" w:eastAsia="Times New Roman" w:hAnsi="Times New Roman" w:cs="Times New Roman"/>
                <w:color w:val="000000"/>
                <w:sz w:val="24"/>
                <w:szCs w:val="24"/>
                <w:lang w:eastAsia="en-AU"/>
              </w:rPr>
            </w:pPr>
            <w:del w:id="93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0CF5771" w14:textId="3514B0F9" w:rsidR="0067260A" w:rsidRPr="00CD2E4B" w:rsidDel="00C2732D" w:rsidRDefault="0067260A" w:rsidP="00150BF6">
            <w:pPr>
              <w:spacing w:after="0" w:line="276" w:lineRule="auto"/>
              <w:jc w:val="center"/>
              <w:rPr>
                <w:del w:id="932" w:author="Daniel Noble" w:date="2025-04-01T15:59:00Z" w16du:dateUtc="2025-04-01T04:59:00Z"/>
                <w:rFonts w:ascii="Times New Roman" w:eastAsia="Times New Roman" w:hAnsi="Times New Roman" w:cs="Times New Roman"/>
                <w:color w:val="000000"/>
                <w:sz w:val="24"/>
                <w:szCs w:val="24"/>
                <w:lang w:eastAsia="en-AU"/>
              </w:rPr>
            </w:pPr>
            <w:del w:id="93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43FA" w:rsidDel="00C2732D" w14:paraId="069B9BD5" w14:textId="542CDF07" w:rsidTr="00150BF6">
        <w:trPr>
          <w:trHeight w:val="288"/>
          <w:jc w:val="center"/>
          <w:del w:id="934" w:author="Daniel Noble" w:date="2025-04-01T15:59:00Z"/>
        </w:trPr>
        <w:tc>
          <w:tcPr>
            <w:tcW w:w="3402" w:type="dxa"/>
            <w:tcBorders>
              <w:top w:val="nil"/>
              <w:left w:val="single" w:sz="4" w:space="0" w:color="auto"/>
              <w:bottom w:val="nil"/>
              <w:right w:val="nil"/>
            </w:tcBorders>
            <w:shd w:val="clear" w:color="auto" w:fill="auto"/>
            <w:noWrap/>
            <w:vAlign w:val="bottom"/>
            <w:hideMark/>
          </w:tcPr>
          <w:p w14:paraId="0DA60B4D" w14:textId="39F7DCFB" w:rsidR="0067260A" w:rsidRPr="00CD2E4B" w:rsidDel="00C2732D" w:rsidRDefault="0067260A" w:rsidP="00150BF6">
            <w:pPr>
              <w:spacing w:after="0" w:line="276" w:lineRule="auto"/>
              <w:rPr>
                <w:del w:id="935" w:author="Daniel Noble" w:date="2025-04-01T15:59:00Z" w16du:dateUtc="2025-04-01T04:59:00Z"/>
                <w:rFonts w:ascii="Times New Roman" w:eastAsia="Times New Roman" w:hAnsi="Times New Roman" w:cs="Times New Roman"/>
                <w:color w:val="000000"/>
                <w:sz w:val="24"/>
                <w:szCs w:val="24"/>
                <w:lang w:eastAsia="en-AU"/>
              </w:rPr>
            </w:pPr>
            <w:del w:id="93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60C3329" w14:textId="1CFB270A" w:rsidR="0067260A" w:rsidRPr="00CD2E4B" w:rsidDel="00C2732D" w:rsidRDefault="0067260A" w:rsidP="00150BF6">
            <w:pPr>
              <w:spacing w:after="0" w:line="276" w:lineRule="auto"/>
              <w:rPr>
                <w:del w:id="937" w:author="Daniel Noble" w:date="2025-04-01T15:59:00Z" w16du:dateUtc="2025-04-01T04:59:00Z"/>
                <w:rFonts w:ascii="Times New Roman" w:eastAsia="Times New Roman" w:hAnsi="Times New Roman" w:cs="Times New Roman"/>
                <w:color w:val="000000"/>
                <w:sz w:val="24"/>
                <w:szCs w:val="24"/>
                <w:lang w:eastAsia="en-AU"/>
              </w:rPr>
            </w:pPr>
            <w:del w:id="93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Pupal Development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D13697D" w14:textId="513B24AC" w:rsidR="0067260A" w:rsidRPr="00CD2E4B" w:rsidDel="00C2732D" w:rsidRDefault="0067260A" w:rsidP="00150BF6">
            <w:pPr>
              <w:spacing w:after="0" w:line="276" w:lineRule="auto"/>
              <w:jc w:val="center"/>
              <w:rPr>
                <w:del w:id="939" w:author="Daniel Noble" w:date="2025-04-01T15:59:00Z" w16du:dateUtc="2025-04-01T04:59:00Z"/>
                <w:rFonts w:ascii="Times New Roman" w:eastAsia="Times New Roman" w:hAnsi="Times New Roman" w:cs="Times New Roman"/>
                <w:color w:val="000000"/>
                <w:sz w:val="24"/>
                <w:szCs w:val="24"/>
                <w:lang w:eastAsia="en-AU"/>
              </w:rPr>
            </w:pPr>
            <w:del w:id="94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CC29FBA" w14:textId="7F1E7A41" w:rsidR="0067260A" w:rsidRPr="00CD2E4B" w:rsidDel="00C2732D" w:rsidRDefault="0067260A" w:rsidP="00150BF6">
            <w:pPr>
              <w:spacing w:after="0" w:line="276" w:lineRule="auto"/>
              <w:jc w:val="center"/>
              <w:rPr>
                <w:del w:id="941" w:author="Daniel Noble" w:date="2025-04-01T15:59:00Z" w16du:dateUtc="2025-04-01T04:59:00Z"/>
                <w:rFonts w:ascii="Times New Roman" w:eastAsia="Times New Roman" w:hAnsi="Times New Roman" w:cs="Times New Roman"/>
                <w:color w:val="000000"/>
                <w:sz w:val="24"/>
                <w:szCs w:val="24"/>
                <w:lang w:eastAsia="en-AU"/>
              </w:rPr>
            </w:pPr>
            <w:del w:id="94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17668B5" w14:textId="27431943" w:rsidR="0067260A" w:rsidRPr="00CD2E4B" w:rsidDel="00C2732D" w:rsidRDefault="0067260A" w:rsidP="00150BF6">
            <w:pPr>
              <w:spacing w:after="0" w:line="276" w:lineRule="auto"/>
              <w:jc w:val="center"/>
              <w:rPr>
                <w:del w:id="943" w:author="Daniel Noble" w:date="2025-04-01T15:59:00Z" w16du:dateUtc="2025-04-01T04:59:00Z"/>
                <w:rFonts w:ascii="Times New Roman" w:eastAsia="Times New Roman" w:hAnsi="Times New Roman" w:cs="Times New Roman"/>
                <w:color w:val="000000"/>
                <w:sz w:val="24"/>
                <w:szCs w:val="24"/>
                <w:lang w:eastAsia="en-AU"/>
              </w:rPr>
            </w:pPr>
            <w:del w:id="94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43FA" w:rsidDel="00C2732D" w14:paraId="4172223E" w14:textId="75398840" w:rsidTr="00150BF6">
        <w:trPr>
          <w:trHeight w:val="288"/>
          <w:jc w:val="center"/>
          <w:del w:id="945"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1AB5F713" w14:textId="1A6ECC27" w:rsidR="0067260A" w:rsidRPr="00CD2E4B" w:rsidDel="00C2732D" w:rsidRDefault="0067260A" w:rsidP="00150BF6">
            <w:pPr>
              <w:spacing w:after="0" w:line="276" w:lineRule="auto"/>
              <w:rPr>
                <w:del w:id="946" w:author="Daniel Noble" w:date="2025-04-01T15:59:00Z" w16du:dateUtc="2025-04-01T04:59:00Z"/>
                <w:rFonts w:ascii="Times New Roman" w:eastAsia="Times New Roman" w:hAnsi="Times New Roman" w:cs="Times New Roman"/>
                <w:color w:val="000000"/>
                <w:sz w:val="24"/>
                <w:szCs w:val="24"/>
                <w:lang w:eastAsia="en-AU"/>
              </w:rPr>
            </w:pPr>
            <w:del w:id="94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1D44C53" w14:textId="74C7A378" w:rsidR="0067260A" w:rsidRPr="00CD2E4B" w:rsidDel="00C2732D" w:rsidRDefault="0067260A" w:rsidP="00150BF6">
            <w:pPr>
              <w:spacing w:after="0" w:line="276" w:lineRule="auto"/>
              <w:rPr>
                <w:del w:id="948" w:author="Daniel Noble" w:date="2025-04-01T15:59:00Z" w16du:dateUtc="2025-04-01T04:59:00Z"/>
                <w:rFonts w:ascii="Times New Roman" w:eastAsia="Times New Roman" w:hAnsi="Times New Roman" w:cs="Times New Roman"/>
                <w:b/>
                <w:bCs/>
                <w:color w:val="000000"/>
                <w:sz w:val="24"/>
                <w:szCs w:val="24"/>
                <w:lang w:eastAsia="en-AU"/>
              </w:rPr>
            </w:pPr>
            <w:del w:id="94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880DD60" w14:textId="4048C7E8" w:rsidR="0067260A" w:rsidRPr="00CD2E4B" w:rsidDel="00C2732D" w:rsidRDefault="0067260A" w:rsidP="00150BF6">
            <w:pPr>
              <w:spacing w:after="0" w:line="276" w:lineRule="auto"/>
              <w:jc w:val="center"/>
              <w:rPr>
                <w:del w:id="950" w:author="Daniel Noble" w:date="2025-04-01T15:59:00Z" w16du:dateUtc="2025-04-01T04:59:00Z"/>
                <w:rFonts w:ascii="Times New Roman" w:eastAsia="Times New Roman" w:hAnsi="Times New Roman" w:cs="Times New Roman"/>
                <w:b/>
                <w:bCs/>
                <w:color w:val="000000"/>
                <w:sz w:val="24"/>
                <w:szCs w:val="24"/>
                <w:lang w:eastAsia="en-AU"/>
              </w:rPr>
            </w:pPr>
            <w:del w:id="95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2B981D1" w14:textId="3B316CCE" w:rsidR="0067260A" w:rsidRPr="00CD2E4B" w:rsidDel="00C2732D" w:rsidRDefault="0067260A" w:rsidP="00150BF6">
            <w:pPr>
              <w:spacing w:after="0" w:line="276" w:lineRule="auto"/>
              <w:jc w:val="center"/>
              <w:rPr>
                <w:del w:id="952" w:author="Daniel Noble" w:date="2025-04-01T15:59:00Z" w16du:dateUtc="2025-04-01T04:59:00Z"/>
                <w:rFonts w:ascii="Times New Roman" w:eastAsia="Times New Roman" w:hAnsi="Times New Roman" w:cs="Times New Roman"/>
                <w:b/>
                <w:bCs/>
                <w:color w:val="000000"/>
                <w:sz w:val="24"/>
                <w:szCs w:val="24"/>
                <w:lang w:eastAsia="en-AU"/>
              </w:rPr>
            </w:pPr>
            <w:del w:id="95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27</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1B615E2" w14:textId="7E8CA8ED" w:rsidR="0067260A" w:rsidRPr="00CD2E4B" w:rsidDel="00C2732D" w:rsidRDefault="0067260A" w:rsidP="00150BF6">
            <w:pPr>
              <w:spacing w:after="0" w:line="276" w:lineRule="auto"/>
              <w:jc w:val="center"/>
              <w:rPr>
                <w:del w:id="954" w:author="Daniel Noble" w:date="2025-04-01T15:59:00Z" w16du:dateUtc="2025-04-01T04:59:00Z"/>
                <w:rFonts w:ascii="Times New Roman" w:eastAsia="Times New Roman" w:hAnsi="Times New Roman" w:cs="Times New Roman"/>
                <w:b/>
                <w:bCs/>
                <w:color w:val="000000"/>
                <w:sz w:val="24"/>
                <w:szCs w:val="24"/>
                <w:lang w:eastAsia="en-AU"/>
              </w:rPr>
            </w:pPr>
            <w:del w:id="95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46</w:delText>
              </w:r>
            </w:del>
          </w:p>
        </w:tc>
      </w:tr>
      <w:tr w:rsidR="0067260A" w:rsidRPr="00FB43FA" w:rsidDel="00C2732D" w14:paraId="332CDD4F" w14:textId="0D4D7FD5" w:rsidTr="00150BF6">
        <w:trPr>
          <w:trHeight w:val="288"/>
          <w:jc w:val="center"/>
          <w:del w:id="956" w:author="Daniel Noble" w:date="2025-04-01T15:59:00Z"/>
        </w:trPr>
        <w:tc>
          <w:tcPr>
            <w:tcW w:w="3402" w:type="dxa"/>
            <w:tcBorders>
              <w:top w:val="nil"/>
              <w:left w:val="single" w:sz="4" w:space="0" w:color="auto"/>
              <w:bottom w:val="nil"/>
              <w:right w:val="nil"/>
            </w:tcBorders>
            <w:shd w:val="clear" w:color="auto" w:fill="auto"/>
            <w:noWrap/>
            <w:vAlign w:val="bottom"/>
            <w:hideMark/>
          </w:tcPr>
          <w:p w14:paraId="529885A2" w14:textId="4834182E" w:rsidR="0067260A" w:rsidRPr="00CD2E4B" w:rsidDel="00C2732D" w:rsidRDefault="0067260A" w:rsidP="00150BF6">
            <w:pPr>
              <w:spacing w:after="0" w:line="276" w:lineRule="auto"/>
              <w:rPr>
                <w:del w:id="957" w:author="Daniel Noble" w:date="2025-04-01T15:59:00Z" w16du:dateUtc="2025-04-01T04:59:00Z"/>
                <w:rFonts w:ascii="Times New Roman" w:eastAsia="Times New Roman" w:hAnsi="Times New Roman" w:cs="Times New Roman"/>
                <w:color w:val="000000"/>
                <w:sz w:val="24"/>
                <w:szCs w:val="24"/>
                <w:lang w:eastAsia="en-AU"/>
              </w:rPr>
            </w:pPr>
            <w:del w:id="95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Fecundity</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04B71EA" w14:textId="6F8820BA" w:rsidR="0067260A" w:rsidRPr="00CD2E4B" w:rsidDel="00C2732D" w:rsidRDefault="0067260A" w:rsidP="00150BF6">
            <w:pPr>
              <w:spacing w:after="0" w:line="276" w:lineRule="auto"/>
              <w:rPr>
                <w:del w:id="959" w:author="Daniel Noble" w:date="2025-04-01T15:59:00Z" w16du:dateUtc="2025-04-01T04:59:00Z"/>
                <w:rFonts w:ascii="Times New Roman" w:eastAsia="Times New Roman" w:hAnsi="Times New Roman" w:cs="Times New Roman"/>
                <w:color w:val="000000"/>
                <w:sz w:val="24"/>
                <w:szCs w:val="24"/>
                <w:lang w:eastAsia="en-AU"/>
              </w:rPr>
            </w:pPr>
            <w:del w:id="96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Fecundity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95E0496" w14:textId="7917DDB2" w:rsidR="0067260A" w:rsidRPr="00CD2E4B" w:rsidDel="00C2732D" w:rsidRDefault="0067260A" w:rsidP="00150BF6">
            <w:pPr>
              <w:spacing w:after="0" w:line="276" w:lineRule="auto"/>
              <w:jc w:val="center"/>
              <w:rPr>
                <w:del w:id="961" w:author="Daniel Noble" w:date="2025-04-01T15:59:00Z" w16du:dateUtc="2025-04-01T04:59:00Z"/>
                <w:rFonts w:ascii="Times New Roman" w:eastAsia="Times New Roman" w:hAnsi="Times New Roman" w:cs="Times New Roman"/>
                <w:color w:val="000000"/>
                <w:sz w:val="24"/>
                <w:szCs w:val="24"/>
                <w:lang w:eastAsia="en-AU"/>
              </w:rPr>
            </w:pPr>
            <w:del w:id="96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6E2BB85" w14:textId="71EDECD8" w:rsidR="0067260A" w:rsidRPr="00CD2E4B" w:rsidDel="00C2732D" w:rsidRDefault="0067260A" w:rsidP="00150BF6">
            <w:pPr>
              <w:spacing w:after="0" w:line="276" w:lineRule="auto"/>
              <w:jc w:val="center"/>
              <w:rPr>
                <w:del w:id="963" w:author="Daniel Noble" w:date="2025-04-01T15:59:00Z" w16du:dateUtc="2025-04-01T04:59:00Z"/>
                <w:rFonts w:ascii="Times New Roman" w:eastAsia="Times New Roman" w:hAnsi="Times New Roman" w:cs="Times New Roman"/>
                <w:color w:val="000000"/>
                <w:sz w:val="24"/>
                <w:szCs w:val="24"/>
                <w:lang w:eastAsia="en-AU"/>
              </w:rPr>
            </w:pPr>
            <w:del w:id="96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7</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340ACAB" w14:textId="6186D95C" w:rsidR="0067260A" w:rsidRPr="00CD2E4B" w:rsidDel="00C2732D" w:rsidRDefault="0067260A" w:rsidP="00150BF6">
            <w:pPr>
              <w:spacing w:after="0" w:line="276" w:lineRule="auto"/>
              <w:jc w:val="center"/>
              <w:rPr>
                <w:del w:id="965" w:author="Daniel Noble" w:date="2025-04-01T15:59:00Z" w16du:dateUtc="2025-04-01T04:59:00Z"/>
                <w:rFonts w:ascii="Times New Roman" w:eastAsia="Times New Roman" w:hAnsi="Times New Roman" w:cs="Times New Roman"/>
                <w:color w:val="000000"/>
                <w:sz w:val="24"/>
                <w:szCs w:val="24"/>
                <w:lang w:eastAsia="en-AU"/>
              </w:rPr>
            </w:pPr>
            <w:del w:id="96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7</w:delText>
              </w:r>
            </w:del>
          </w:p>
        </w:tc>
      </w:tr>
      <w:tr w:rsidR="0067260A" w:rsidRPr="00FB43FA" w:rsidDel="00C2732D" w14:paraId="5637BA31" w14:textId="48165314" w:rsidTr="00150BF6">
        <w:trPr>
          <w:trHeight w:val="288"/>
          <w:jc w:val="center"/>
          <w:del w:id="967" w:author="Daniel Noble" w:date="2025-04-01T15:59:00Z"/>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2FA96" w14:textId="04363771" w:rsidR="0067260A" w:rsidRPr="00CD2E4B" w:rsidDel="00C2732D" w:rsidRDefault="0067260A" w:rsidP="00150BF6">
            <w:pPr>
              <w:spacing w:after="0" w:line="276" w:lineRule="auto"/>
              <w:rPr>
                <w:del w:id="968" w:author="Daniel Noble" w:date="2025-04-01T15:59:00Z" w16du:dateUtc="2025-04-01T04:59:00Z"/>
                <w:rFonts w:ascii="Times New Roman" w:eastAsia="Times New Roman" w:hAnsi="Times New Roman" w:cs="Times New Roman"/>
                <w:color w:val="000000"/>
                <w:sz w:val="24"/>
                <w:szCs w:val="24"/>
                <w:lang w:eastAsia="en-AU"/>
              </w:rPr>
            </w:pPr>
            <w:del w:id="96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Individual Growth Rate</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4DC432FE" w14:textId="374B6AAB" w:rsidR="0067260A" w:rsidRPr="00CD2E4B" w:rsidDel="00C2732D" w:rsidRDefault="0067260A" w:rsidP="00150BF6">
            <w:pPr>
              <w:spacing w:after="0" w:line="276" w:lineRule="auto"/>
              <w:rPr>
                <w:del w:id="970" w:author="Daniel Noble" w:date="2025-04-01T15:59:00Z" w16du:dateUtc="2025-04-01T04:59:00Z"/>
                <w:rFonts w:ascii="Times New Roman" w:eastAsia="Times New Roman" w:hAnsi="Times New Roman" w:cs="Times New Roman"/>
                <w:color w:val="000000"/>
                <w:sz w:val="24"/>
                <w:szCs w:val="24"/>
                <w:lang w:eastAsia="en-AU"/>
              </w:rPr>
            </w:pPr>
            <w:del w:id="97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Individual Growth Rate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AE526B1" w14:textId="58190663" w:rsidR="0067260A" w:rsidRPr="00CD2E4B" w:rsidDel="00C2732D" w:rsidRDefault="0067260A" w:rsidP="00150BF6">
            <w:pPr>
              <w:spacing w:after="0" w:line="276" w:lineRule="auto"/>
              <w:jc w:val="center"/>
              <w:rPr>
                <w:del w:id="972" w:author="Daniel Noble" w:date="2025-04-01T15:59:00Z" w16du:dateUtc="2025-04-01T04:59:00Z"/>
                <w:rFonts w:ascii="Times New Roman" w:eastAsia="Times New Roman" w:hAnsi="Times New Roman" w:cs="Times New Roman"/>
                <w:color w:val="000000"/>
                <w:sz w:val="24"/>
                <w:szCs w:val="24"/>
                <w:lang w:eastAsia="en-AU"/>
              </w:rPr>
            </w:pPr>
            <w:del w:id="97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40A4E22" w14:textId="322D9825" w:rsidR="0067260A" w:rsidRPr="00CD2E4B" w:rsidDel="00C2732D" w:rsidRDefault="0067260A" w:rsidP="00150BF6">
            <w:pPr>
              <w:spacing w:after="0" w:line="276" w:lineRule="auto"/>
              <w:jc w:val="center"/>
              <w:rPr>
                <w:del w:id="974" w:author="Daniel Noble" w:date="2025-04-01T15:59:00Z" w16du:dateUtc="2025-04-01T04:59:00Z"/>
                <w:rFonts w:ascii="Times New Roman" w:eastAsia="Times New Roman" w:hAnsi="Times New Roman" w:cs="Times New Roman"/>
                <w:color w:val="000000"/>
                <w:sz w:val="24"/>
                <w:szCs w:val="24"/>
                <w:lang w:eastAsia="en-AU"/>
              </w:rPr>
            </w:pPr>
            <w:del w:id="97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A6455AD" w14:textId="1E9B54F1" w:rsidR="0067260A" w:rsidRPr="00CD2E4B" w:rsidDel="00C2732D" w:rsidRDefault="0067260A" w:rsidP="00150BF6">
            <w:pPr>
              <w:spacing w:after="0" w:line="276" w:lineRule="auto"/>
              <w:jc w:val="center"/>
              <w:rPr>
                <w:del w:id="976" w:author="Daniel Noble" w:date="2025-04-01T15:59:00Z" w16du:dateUtc="2025-04-01T04:59:00Z"/>
                <w:rFonts w:ascii="Times New Roman" w:eastAsia="Times New Roman" w:hAnsi="Times New Roman" w:cs="Times New Roman"/>
                <w:color w:val="000000"/>
                <w:sz w:val="24"/>
                <w:szCs w:val="24"/>
                <w:lang w:eastAsia="en-AU"/>
              </w:rPr>
            </w:pPr>
            <w:del w:id="97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43FA" w:rsidDel="00C2732D" w14:paraId="6EF6CE95" w14:textId="28117031" w:rsidTr="00150BF6">
        <w:trPr>
          <w:trHeight w:val="288"/>
          <w:jc w:val="center"/>
          <w:del w:id="978" w:author="Daniel Noble" w:date="2025-04-01T15:59:00Z"/>
        </w:trPr>
        <w:tc>
          <w:tcPr>
            <w:tcW w:w="3402" w:type="dxa"/>
            <w:tcBorders>
              <w:top w:val="nil"/>
              <w:left w:val="single" w:sz="4" w:space="0" w:color="auto"/>
              <w:bottom w:val="nil"/>
              <w:right w:val="nil"/>
            </w:tcBorders>
            <w:shd w:val="clear" w:color="auto" w:fill="auto"/>
            <w:noWrap/>
            <w:vAlign w:val="bottom"/>
            <w:hideMark/>
          </w:tcPr>
          <w:p w14:paraId="32EEDCAB" w14:textId="4C35B936" w:rsidR="0067260A" w:rsidRPr="00CD2E4B" w:rsidDel="00C2732D" w:rsidRDefault="0067260A" w:rsidP="00150BF6">
            <w:pPr>
              <w:spacing w:after="0" w:line="276" w:lineRule="auto"/>
              <w:rPr>
                <w:del w:id="979" w:author="Daniel Noble" w:date="2025-04-01T15:59:00Z" w16du:dateUtc="2025-04-01T04:59:00Z"/>
                <w:rFonts w:ascii="Times New Roman" w:eastAsia="Times New Roman" w:hAnsi="Times New Roman" w:cs="Times New Roman"/>
                <w:color w:val="000000"/>
                <w:sz w:val="24"/>
                <w:szCs w:val="24"/>
                <w:lang w:eastAsia="en-AU"/>
              </w:rPr>
            </w:pPr>
            <w:del w:id="98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Longevity</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094510F" w14:textId="16CFAAD2" w:rsidR="0067260A" w:rsidRPr="00CD2E4B" w:rsidDel="00C2732D" w:rsidRDefault="0067260A" w:rsidP="00150BF6">
            <w:pPr>
              <w:spacing w:after="0" w:line="276" w:lineRule="auto"/>
              <w:rPr>
                <w:del w:id="981" w:author="Daniel Noble" w:date="2025-04-01T15:59:00Z" w16du:dateUtc="2025-04-01T04:59:00Z"/>
                <w:rFonts w:ascii="Times New Roman" w:eastAsia="Times New Roman" w:hAnsi="Times New Roman" w:cs="Times New Roman"/>
                <w:color w:val="000000"/>
                <w:sz w:val="24"/>
                <w:szCs w:val="24"/>
                <w:lang w:eastAsia="en-AU"/>
              </w:rPr>
            </w:pPr>
            <w:del w:id="98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Adult Longevity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4F6641F" w14:textId="1B9E81EA" w:rsidR="0067260A" w:rsidRPr="00CD2E4B" w:rsidDel="00C2732D" w:rsidRDefault="0067260A" w:rsidP="00150BF6">
            <w:pPr>
              <w:spacing w:after="0" w:line="276" w:lineRule="auto"/>
              <w:jc w:val="center"/>
              <w:rPr>
                <w:del w:id="983" w:author="Daniel Noble" w:date="2025-04-01T15:59:00Z" w16du:dateUtc="2025-04-01T04:59:00Z"/>
                <w:rFonts w:ascii="Times New Roman" w:eastAsia="Times New Roman" w:hAnsi="Times New Roman" w:cs="Times New Roman"/>
                <w:color w:val="000000"/>
                <w:sz w:val="24"/>
                <w:szCs w:val="24"/>
                <w:lang w:eastAsia="en-AU"/>
              </w:rPr>
            </w:pPr>
            <w:del w:id="98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B6BD188" w14:textId="0AD3CF16" w:rsidR="0067260A" w:rsidRPr="00CD2E4B" w:rsidDel="00C2732D" w:rsidRDefault="0067260A" w:rsidP="00150BF6">
            <w:pPr>
              <w:spacing w:after="0" w:line="276" w:lineRule="auto"/>
              <w:jc w:val="center"/>
              <w:rPr>
                <w:del w:id="985" w:author="Daniel Noble" w:date="2025-04-01T15:59:00Z" w16du:dateUtc="2025-04-01T04:59:00Z"/>
                <w:rFonts w:ascii="Times New Roman" w:eastAsia="Times New Roman" w:hAnsi="Times New Roman" w:cs="Times New Roman"/>
                <w:color w:val="000000"/>
                <w:sz w:val="24"/>
                <w:szCs w:val="24"/>
                <w:lang w:eastAsia="en-AU"/>
              </w:rPr>
            </w:pPr>
            <w:del w:id="98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25200D6" w14:textId="2272C58D" w:rsidR="0067260A" w:rsidRPr="00CD2E4B" w:rsidDel="00C2732D" w:rsidRDefault="0067260A" w:rsidP="00150BF6">
            <w:pPr>
              <w:spacing w:after="0" w:line="276" w:lineRule="auto"/>
              <w:jc w:val="center"/>
              <w:rPr>
                <w:del w:id="987" w:author="Daniel Noble" w:date="2025-04-01T15:59:00Z" w16du:dateUtc="2025-04-01T04:59:00Z"/>
                <w:rFonts w:ascii="Times New Roman" w:eastAsia="Times New Roman" w:hAnsi="Times New Roman" w:cs="Times New Roman"/>
                <w:color w:val="000000"/>
                <w:sz w:val="24"/>
                <w:szCs w:val="24"/>
                <w:lang w:eastAsia="en-AU"/>
              </w:rPr>
            </w:pPr>
            <w:del w:id="98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FB43FA" w:rsidDel="00C2732D" w14:paraId="38047564" w14:textId="6F0995DB" w:rsidTr="00150BF6">
        <w:trPr>
          <w:trHeight w:val="288"/>
          <w:jc w:val="center"/>
          <w:del w:id="989" w:author="Daniel Noble" w:date="2025-04-01T15:59:00Z"/>
        </w:trPr>
        <w:tc>
          <w:tcPr>
            <w:tcW w:w="3402" w:type="dxa"/>
            <w:tcBorders>
              <w:top w:val="nil"/>
              <w:left w:val="single" w:sz="4" w:space="0" w:color="auto"/>
              <w:bottom w:val="nil"/>
              <w:right w:val="single" w:sz="4" w:space="0" w:color="auto"/>
            </w:tcBorders>
            <w:shd w:val="clear" w:color="auto" w:fill="auto"/>
            <w:noWrap/>
            <w:vAlign w:val="bottom"/>
            <w:hideMark/>
          </w:tcPr>
          <w:p w14:paraId="0D6016DA" w14:textId="51A1761C" w:rsidR="0067260A" w:rsidRPr="00CD2E4B" w:rsidDel="00C2732D" w:rsidRDefault="0067260A" w:rsidP="00150BF6">
            <w:pPr>
              <w:spacing w:after="0" w:line="276" w:lineRule="auto"/>
              <w:rPr>
                <w:del w:id="990" w:author="Daniel Noble" w:date="2025-04-01T15:59:00Z" w16du:dateUtc="2025-04-01T04:59:00Z"/>
                <w:rFonts w:ascii="Times New Roman" w:eastAsia="Times New Roman" w:hAnsi="Times New Roman" w:cs="Times New Roman"/>
                <w:color w:val="000000"/>
                <w:sz w:val="24"/>
                <w:szCs w:val="24"/>
                <w:lang w:eastAsia="en-AU"/>
              </w:rPr>
            </w:pPr>
            <w:del w:id="99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97240" w14:textId="4E49227E" w:rsidR="0067260A" w:rsidRPr="00CD2E4B" w:rsidDel="00C2732D" w:rsidRDefault="0067260A" w:rsidP="00150BF6">
            <w:pPr>
              <w:spacing w:after="0" w:line="276" w:lineRule="auto"/>
              <w:rPr>
                <w:del w:id="992" w:author="Daniel Noble" w:date="2025-04-01T15:59:00Z" w16du:dateUtc="2025-04-01T04:59:00Z"/>
                <w:rFonts w:ascii="Times New Roman" w:eastAsia="Times New Roman" w:hAnsi="Times New Roman" w:cs="Times New Roman"/>
                <w:color w:val="000000"/>
                <w:sz w:val="24"/>
                <w:szCs w:val="24"/>
                <w:lang w:eastAsia="en-AU"/>
              </w:rPr>
            </w:pPr>
            <w:del w:id="9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Lifespan</w:delText>
              </w:r>
            </w:del>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0DEEA" w14:textId="017F7C5B" w:rsidR="0067260A" w:rsidRPr="00CD2E4B" w:rsidDel="00C2732D" w:rsidRDefault="0067260A" w:rsidP="00150BF6">
            <w:pPr>
              <w:spacing w:after="0" w:line="276" w:lineRule="auto"/>
              <w:jc w:val="center"/>
              <w:rPr>
                <w:del w:id="994" w:author="Daniel Noble" w:date="2025-04-01T15:59:00Z" w16du:dateUtc="2025-04-01T04:59:00Z"/>
                <w:rFonts w:ascii="Times New Roman" w:eastAsia="Times New Roman" w:hAnsi="Times New Roman" w:cs="Times New Roman"/>
                <w:color w:val="000000"/>
                <w:sz w:val="24"/>
                <w:szCs w:val="24"/>
                <w:lang w:eastAsia="en-AU"/>
              </w:rPr>
            </w:pPr>
            <w:del w:id="99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46C6F" w14:textId="29D36DB3" w:rsidR="0067260A" w:rsidRPr="00CD2E4B" w:rsidDel="00C2732D" w:rsidRDefault="0067260A" w:rsidP="00150BF6">
            <w:pPr>
              <w:spacing w:after="0" w:line="276" w:lineRule="auto"/>
              <w:jc w:val="center"/>
              <w:rPr>
                <w:del w:id="996" w:author="Daniel Noble" w:date="2025-04-01T15:59:00Z" w16du:dateUtc="2025-04-01T04:59:00Z"/>
                <w:rFonts w:ascii="Times New Roman" w:eastAsia="Times New Roman" w:hAnsi="Times New Roman" w:cs="Times New Roman"/>
                <w:color w:val="000000"/>
                <w:sz w:val="24"/>
                <w:szCs w:val="24"/>
                <w:lang w:eastAsia="en-AU"/>
              </w:rPr>
            </w:pPr>
            <w:del w:id="99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0A55B" w14:textId="1864D344" w:rsidR="0067260A" w:rsidRPr="00CD2E4B" w:rsidDel="00C2732D" w:rsidRDefault="0067260A" w:rsidP="00150BF6">
            <w:pPr>
              <w:spacing w:after="0" w:line="276" w:lineRule="auto"/>
              <w:jc w:val="center"/>
              <w:rPr>
                <w:del w:id="998" w:author="Daniel Noble" w:date="2025-04-01T15:59:00Z" w16du:dateUtc="2025-04-01T04:59:00Z"/>
                <w:rFonts w:ascii="Times New Roman" w:eastAsia="Times New Roman" w:hAnsi="Times New Roman" w:cs="Times New Roman"/>
                <w:color w:val="000000"/>
                <w:sz w:val="24"/>
                <w:szCs w:val="24"/>
                <w:lang w:eastAsia="en-AU"/>
              </w:rPr>
            </w:pPr>
            <w:del w:id="99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FB43FA" w:rsidDel="00C2732D" w14:paraId="7A8BF621" w14:textId="5CF5B8A1" w:rsidTr="00150BF6">
        <w:trPr>
          <w:trHeight w:val="288"/>
          <w:jc w:val="center"/>
          <w:del w:id="1000" w:author="Daniel Noble" w:date="2025-04-01T15:59:00Z"/>
        </w:trPr>
        <w:tc>
          <w:tcPr>
            <w:tcW w:w="3402" w:type="dxa"/>
            <w:tcBorders>
              <w:top w:val="nil"/>
              <w:left w:val="single" w:sz="4" w:space="0" w:color="auto"/>
              <w:bottom w:val="nil"/>
              <w:right w:val="nil"/>
            </w:tcBorders>
            <w:shd w:val="clear" w:color="auto" w:fill="auto"/>
            <w:noWrap/>
            <w:vAlign w:val="bottom"/>
            <w:hideMark/>
          </w:tcPr>
          <w:p w14:paraId="1E18555F" w14:textId="2F97BB60" w:rsidR="0067260A" w:rsidRPr="00CD2E4B" w:rsidDel="00C2732D" w:rsidRDefault="0067260A" w:rsidP="00150BF6">
            <w:pPr>
              <w:spacing w:after="0" w:line="276" w:lineRule="auto"/>
              <w:rPr>
                <w:del w:id="1001" w:author="Daniel Noble" w:date="2025-04-01T15:59:00Z" w16du:dateUtc="2025-04-01T04:59:00Z"/>
                <w:rFonts w:ascii="Times New Roman" w:eastAsia="Times New Roman" w:hAnsi="Times New Roman" w:cs="Times New Roman"/>
                <w:color w:val="000000"/>
                <w:sz w:val="24"/>
                <w:szCs w:val="24"/>
                <w:lang w:eastAsia="en-AU"/>
              </w:rPr>
            </w:pPr>
            <w:del w:id="100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FE166" w14:textId="64431E63" w:rsidR="0067260A" w:rsidRPr="00CD2E4B" w:rsidDel="00C2732D" w:rsidRDefault="0067260A" w:rsidP="00150BF6">
            <w:pPr>
              <w:spacing w:after="0" w:line="276" w:lineRule="auto"/>
              <w:rPr>
                <w:del w:id="1003" w:author="Daniel Noble" w:date="2025-04-01T15:59:00Z" w16du:dateUtc="2025-04-01T04:59:00Z"/>
                <w:rFonts w:ascii="Times New Roman" w:eastAsia="Times New Roman" w:hAnsi="Times New Roman" w:cs="Times New Roman"/>
                <w:color w:val="000000"/>
                <w:sz w:val="24"/>
                <w:szCs w:val="24"/>
                <w:lang w:eastAsia="en-AU"/>
              </w:rPr>
            </w:pPr>
            <w:del w:id="10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Longevity</w:delText>
              </w:r>
            </w:del>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78C6CF42" w14:textId="3B7C69EF" w:rsidR="0067260A" w:rsidRPr="00CD2E4B" w:rsidDel="00C2732D" w:rsidRDefault="0067260A" w:rsidP="00150BF6">
            <w:pPr>
              <w:spacing w:after="0" w:line="276" w:lineRule="auto"/>
              <w:jc w:val="center"/>
              <w:rPr>
                <w:del w:id="1005" w:author="Daniel Noble" w:date="2025-04-01T15:59:00Z" w16du:dateUtc="2025-04-01T04:59:00Z"/>
                <w:rFonts w:ascii="Times New Roman" w:eastAsia="Times New Roman" w:hAnsi="Times New Roman" w:cs="Times New Roman"/>
                <w:color w:val="000000"/>
                <w:sz w:val="24"/>
                <w:szCs w:val="24"/>
                <w:lang w:eastAsia="en-AU"/>
              </w:rPr>
            </w:pPr>
            <w:del w:id="100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7E0A0292" w14:textId="1AEFF6AC" w:rsidR="0067260A" w:rsidRPr="00CD2E4B" w:rsidDel="00C2732D" w:rsidRDefault="0067260A" w:rsidP="00150BF6">
            <w:pPr>
              <w:spacing w:after="0" w:line="276" w:lineRule="auto"/>
              <w:jc w:val="center"/>
              <w:rPr>
                <w:del w:id="1007" w:author="Daniel Noble" w:date="2025-04-01T15:59:00Z" w16du:dateUtc="2025-04-01T04:59:00Z"/>
                <w:rFonts w:ascii="Times New Roman" w:eastAsia="Times New Roman" w:hAnsi="Times New Roman" w:cs="Times New Roman"/>
                <w:color w:val="000000"/>
                <w:sz w:val="24"/>
                <w:szCs w:val="24"/>
                <w:lang w:eastAsia="en-AU"/>
              </w:rPr>
            </w:pPr>
            <w:del w:id="100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11194F2" w14:textId="0A46E617" w:rsidR="0067260A" w:rsidRPr="00CD2E4B" w:rsidDel="00C2732D" w:rsidRDefault="0067260A" w:rsidP="00150BF6">
            <w:pPr>
              <w:spacing w:after="0" w:line="276" w:lineRule="auto"/>
              <w:jc w:val="center"/>
              <w:rPr>
                <w:del w:id="1009" w:author="Daniel Noble" w:date="2025-04-01T15:59:00Z" w16du:dateUtc="2025-04-01T04:59:00Z"/>
                <w:rFonts w:ascii="Times New Roman" w:eastAsia="Times New Roman" w:hAnsi="Times New Roman" w:cs="Times New Roman"/>
                <w:color w:val="000000"/>
                <w:sz w:val="24"/>
                <w:szCs w:val="24"/>
                <w:lang w:eastAsia="en-AU"/>
              </w:rPr>
            </w:pPr>
            <w:del w:id="101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FB43FA" w:rsidDel="00C2732D" w14:paraId="337BBCD8" w14:textId="7AF2A9DA" w:rsidTr="00150BF6">
        <w:trPr>
          <w:trHeight w:val="288"/>
          <w:jc w:val="center"/>
          <w:del w:id="1011"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666E579B" w14:textId="227A9567" w:rsidR="0067260A" w:rsidRPr="00CD2E4B" w:rsidDel="00C2732D" w:rsidRDefault="0067260A" w:rsidP="00150BF6">
            <w:pPr>
              <w:spacing w:after="0" w:line="276" w:lineRule="auto"/>
              <w:rPr>
                <w:del w:id="1012" w:author="Daniel Noble" w:date="2025-04-01T15:59:00Z" w16du:dateUtc="2025-04-01T04:59:00Z"/>
                <w:rFonts w:ascii="Times New Roman" w:eastAsia="Times New Roman" w:hAnsi="Times New Roman" w:cs="Times New Roman"/>
                <w:color w:val="000000"/>
                <w:sz w:val="24"/>
                <w:szCs w:val="24"/>
                <w:lang w:eastAsia="en-AU"/>
              </w:rPr>
            </w:pPr>
            <w:del w:id="10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223CCD2" w14:textId="670C247E" w:rsidR="0067260A" w:rsidRPr="00CD2E4B" w:rsidDel="00C2732D" w:rsidRDefault="0067260A" w:rsidP="00150BF6">
            <w:pPr>
              <w:spacing w:after="0" w:line="276" w:lineRule="auto"/>
              <w:rPr>
                <w:del w:id="1014" w:author="Daniel Noble" w:date="2025-04-01T15:59:00Z" w16du:dateUtc="2025-04-01T04:59:00Z"/>
                <w:rFonts w:ascii="Times New Roman" w:eastAsia="Times New Roman" w:hAnsi="Times New Roman" w:cs="Times New Roman"/>
                <w:b/>
                <w:bCs/>
                <w:color w:val="000000"/>
                <w:sz w:val="24"/>
                <w:szCs w:val="24"/>
                <w:lang w:eastAsia="en-AU"/>
              </w:rPr>
            </w:pPr>
            <w:del w:id="101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2756344" w14:textId="675B6244" w:rsidR="0067260A" w:rsidRPr="00CD2E4B" w:rsidDel="00C2732D" w:rsidRDefault="0067260A" w:rsidP="00150BF6">
            <w:pPr>
              <w:spacing w:after="0" w:line="276" w:lineRule="auto"/>
              <w:jc w:val="center"/>
              <w:rPr>
                <w:del w:id="1016" w:author="Daniel Noble" w:date="2025-04-01T15:59:00Z" w16du:dateUtc="2025-04-01T04:59:00Z"/>
                <w:rFonts w:ascii="Times New Roman" w:eastAsia="Times New Roman" w:hAnsi="Times New Roman" w:cs="Times New Roman"/>
                <w:b/>
                <w:bCs/>
                <w:color w:val="000000"/>
                <w:sz w:val="24"/>
                <w:szCs w:val="24"/>
                <w:lang w:eastAsia="en-AU"/>
              </w:rPr>
            </w:pPr>
            <w:del w:id="101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C6DEC6A" w14:textId="1AEDD079" w:rsidR="0067260A" w:rsidRPr="00CD2E4B" w:rsidDel="00C2732D" w:rsidRDefault="0067260A" w:rsidP="00150BF6">
            <w:pPr>
              <w:spacing w:after="0" w:line="276" w:lineRule="auto"/>
              <w:jc w:val="center"/>
              <w:rPr>
                <w:del w:id="1018" w:author="Daniel Noble" w:date="2025-04-01T15:59:00Z" w16du:dateUtc="2025-04-01T04:59:00Z"/>
                <w:rFonts w:ascii="Times New Roman" w:eastAsia="Times New Roman" w:hAnsi="Times New Roman" w:cs="Times New Roman"/>
                <w:b/>
                <w:bCs/>
                <w:color w:val="000000"/>
                <w:sz w:val="24"/>
                <w:szCs w:val="24"/>
                <w:lang w:eastAsia="en-AU"/>
              </w:rPr>
            </w:pPr>
            <w:del w:id="101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5</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01367A3" w14:textId="6FD28985" w:rsidR="0067260A" w:rsidRPr="00CD2E4B" w:rsidDel="00C2732D" w:rsidRDefault="0067260A" w:rsidP="00150BF6">
            <w:pPr>
              <w:spacing w:after="0" w:line="276" w:lineRule="auto"/>
              <w:jc w:val="center"/>
              <w:rPr>
                <w:del w:id="1020" w:author="Daniel Noble" w:date="2025-04-01T15:59:00Z" w16du:dateUtc="2025-04-01T04:59:00Z"/>
                <w:rFonts w:ascii="Times New Roman" w:eastAsia="Times New Roman" w:hAnsi="Times New Roman" w:cs="Times New Roman"/>
                <w:b/>
                <w:bCs/>
                <w:color w:val="000000"/>
                <w:sz w:val="24"/>
                <w:szCs w:val="24"/>
                <w:lang w:eastAsia="en-AU"/>
              </w:rPr>
            </w:pPr>
            <w:del w:id="102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7</w:delText>
              </w:r>
            </w:del>
          </w:p>
        </w:tc>
      </w:tr>
      <w:tr w:rsidR="0067260A" w:rsidRPr="00FB43FA" w:rsidDel="00C2732D" w14:paraId="60EB24C2" w14:textId="4558E720" w:rsidTr="00150BF6">
        <w:trPr>
          <w:trHeight w:val="288"/>
          <w:jc w:val="center"/>
          <w:del w:id="1022"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2D088236" w14:textId="04AC557C" w:rsidR="0067260A" w:rsidRPr="00CD2E4B" w:rsidDel="00C2732D" w:rsidRDefault="0067260A" w:rsidP="00150BF6">
            <w:pPr>
              <w:spacing w:after="0" w:line="276" w:lineRule="auto"/>
              <w:rPr>
                <w:del w:id="1023" w:author="Daniel Noble" w:date="2025-04-01T15:59:00Z" w16du:dateUtc="2025-04-01T04:59:00Z"/>
                <w:rFonts w:ascii="Times New Roman" w:eastAsia="Times New Roman" w:hAnsi="Times New Roman" w:cs="Times New Roman"/>
                <w:color w:val="000000"/>
                <w:sz w:val="24"/>
                <w:szCs w:val="24"/>
                <w:lang w:eastAsia="en-AU"/>
              </w:rPr>
            </w:pPr>
            <w:del w:id="102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Reproductive Rate</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3A781FFE" w14:textId="690D4491" w:rsidR="0067260A" w:rsidRPr="00CD2E4B" w:rsidDel="00C2732D" w:rsidRDefault="0067260A" w:rsidP="00150BF6">
            <w:pPr>
              <w:spacing w:after="0" w:line="276" w:lineRule="auto"/>
              <w:rPr>
                <w:del w:id="1025" w:author="Daniel Noble" w:date="2025-04-01T15:59:00Z" w16du:dateUtc="2025-04-01T04:59:00Z"/>
                <w:rFonts w:ascii="Times New Roman" w:eastAsia="Times New Roman" w:hAnsi="Times New Roman" w:cs="Times New Roman"/>
                <w:color w:val="000000"/>
                <w:sz w:val="24"/>
                <w:szCs w:val="24"/>
                <w:lang w:eastAsia="en-AU"/>
              </w:rPr>
            </w:pPr>
            <w:del w:id="10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Reproductive Output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D702CF7" w14:textId="20A7A3AE" w:rsidR="0067260A" w:rsidRPr="00CD2E4B" w:rsidDel="00C2732D" w:rsidRDefault="0067260A" w:rsidP="00150BF6">
            <w:pPr>
              <w:spacing w:after="0" w:line="276" w:lineRule="auto"/>
              <w:jc w:val="center"/>
              <w:rPr>
                <w:del w:id="1027" w:author="Daniel Noble" w:date="2025-04-01T15:59:00Z" w16du:dateUtc="2025-04-01T04:59:00Z"/>
                <w:rFonts w:ascii="Times New Roman" w:eastAsia="Times New Roman" w:hAnsi="Times New Roman" w:cs="Times New Roman"/>
                <w:color w:val="000000"/>
                <w:sz w:val="24"/>
                <w:szCs w:val="24"/>
                <w:lang w:eastAsia="en-AU"/>
              </w:rPr>
            </w:pPr>
            <w:del w:id="102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379C377" w14:textId="40A7D74E" w:rsidR="0067260A" w:rsidRPr="00CD2E4B" w:rsidDel="00C2732D" w:rsidRDefault="0067260A" w:rsidP="00150BF6">
            <w:pPr>
              <w:spacing w:after="0" w:line="276" w:lineRule="auto"/>
              <w:jc w:val="center"/>
              <w:rPr>
                <w:del w:id="1029" w:author="Daniel Noble" w:date="2025-04-01T15:59:00Z" w16du:dateUtc="2025-04-01T04:59:00Z"/>
                <w:rFonts w:ascii="Times New Roman" w:eastAsia="Times New Roman" w:hAnsi="Times New Roman" w:cs="Times New Roman"/>
                <w:color w:val="000000"/>
                <w:sz w:val="24"/>
                <w:szCs w:val="24"/>
                <w:lang w:eastAsia="en-AU"/>
              </w:rPr>
            </w:pPr>
            <w:del w:id="103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14C8DDD" w14:textId="2C0B3765" w:rsidR="0067260A" w:rsidRPr="00CD2E4B" w:rsidDel="00C2732D" w:rsidRDefault="0067260A" w:rsidP="00150BF6">
            <w:pPr>
              <w:spacing w:after="0" w:line="276" w:lineRule="auto"/>
              <w:jc w:val="center"/>
              <w:rPr>
                <w:del w:id="1031" w:author="Daniel Noble" w:date="2025-04-01T15:59:00Z" w16du:dateUtc="2025-04-01T04:59:00Z"/>
                <w:rFonts w:ascii="Times New Roman" w:eastAsia="Times New Roman" w:hAnsi="Times New Roman" w:cs="Times New Roman"/>
                <w:color w:val="000000"/>
                <w:sz w:val="24"/>
                <w:szCs w:val="24"/>
                <w:lang w:eastAsia="en-AU"/>
              </w:rPr>
            </w:pPr>
            <w:del w:id="103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r>
      <w:tr w:rsidR="0067260A" w:rsidRPr="00FB43FA" w:rsidDel="00C2732D" w14:paraId="6BF4FAE2" w14:textId="2FA7482C" w:rsidTr="00150BF6">
        <w:trPr>
          <w:trHeight w:val="288"/>
          <w:jc w:val="center"/>
          <w:del w:id="1033" w:author="Daniel Noble" w:date="2025-04-01T15:59:00Z"/>
        </w:trPr>
        <w:tc>
          <w:tcPr>
            <w:tcW w:w="3402" w:type="dxa"/>
            <w:tcBorders>
              <w:top w:val="nil"/>
              <w:left w:val="nil"/>
              <w:bottom w:val="nil"/>
              <w:right w:val="nil"/>
            </w:tcBorders>
            <w:shd w:val="clear" w:color="auto" w:fill="auto"/>
            <w:noWrap/>
            <w:vAlign w:val="bottom"/>
            <w:hideMark/>
          </w:tcPr>
          <w:p w14:paraId="37EE1FA3" w14:textId="7EA78166" w:rsidR="0067260A" w:rsidRPr="00CD2E4B" w:rsidDel="00C2732D" w:rsidRDefault="0067260A" w:rsidP="00150BF6">
            <w:pPr>
              <w:spacing w:after="0" w:line="276" w:lineRule="auto"/>
              <w:jc w:val="center"/>
              <w:rPr>
                <w:del w:id="1034"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45407F0A" w14:textId="038CB15D" w:rsidR="0067260A" w:rsidRPr="00CD2E4B" w:rsidDel="00C2732D" w:rsidRDefault="0067260A" w:rsidP="00150BF6">
            <w:pPr>
              <w:spacing w:after="0" w:line="276" w:lineRule="auto"/>
              <w:rPr>
                <w:del w:id="1035" w:author="Daniel Noble" w:date="2025-04-01T15:59:00Z" w16du:dateUtc="2025-04-01T04:59:00Z"/>
                <w:rFonts w:ascii="Times New Roman" w:eastAsia="Times New Roman" w:hAnsi="Times New Roman" w:cs="Times New Roman"/>
                <w:b/>
                <w:bCs/>
                <w:color w:val="000000"/>
                <w:sz w:val="24"/>
                <w:szCs w:val="24"/>
                <w:lang w:eastAsia="en-AU"/>
              </w:rPr>
            </w:pPr>
            <w:del w:id="103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56567FC5" w14:textId="1EA15172" w:rsidR="0067260A" w:rsidRPr="00CD2E4B" w:rsidDel="00C2732D" w:rsidRDefault="0067260A" w:rsidP="00150BF6">
            <w:pPr>
              <w:spacing w:after="0" w:line="276" w:lineRule="auto"/>
              <w:jc w:val="center"/>
              <w:rPr>
                <w:del w:id="1037" w:author="Daniel Noble" w:date="2025-04-01T15:59:00Z" w16du:dateUtc="2025-04-01T04:59:00Z"/>
                <w:rFonts w:ascii="Times New Roman" w:eastAsia="Times New Roman" w:hAnsi="Times New Roman" w:cs="Times New Roman"/>
                <w:b/>
                <w:bCs/>
                <w:color w:val="000000"/>
                <w:sz w:val="24"/>
                <w:szCs w:val="24"/>
                <w:lang w:eastAsia="en-AU"/>
              </w:rPr>
            </w:pPr>
            <w:del w:id="103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28</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4F7079F0" w14:textId="78061C64" w:rsidR="0067260A" w:rsidRPr="00CD2E4B" w:rsidDel="00C2732D" w:rsidRDefault="0067260A" w:rsidP="00150BF6">
            <w:pPr>
              <w:spacing w:after="0" w:line="276" w:lineRule="auto"/>
              <w:jc w:val="center"/>
              <w:rPr>
                <w:del w:id="1039" w:author="Daniel Noble" w:date="2025-04-01T15:59:00Z" w16du:dateUtc="2025-04-01T04:59:00Z"/>
                <w:rFonts w:ascii="Times New Roman" w:eastAsia="Times New Roman" w:hAnsi="Times New Roman" w:cs="Times New Roman"/>
                <w:b/>
                <w:bCs/>
                <w:color w:val="000000"/>
                <w:sz w:val="24"/>
                <w:szCs w:val="24"/>
                <w:lang w:eastAsia="en-AU"/>
              </w:rPr>
            </w:pPr>
            <w:del w:id="104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30</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2902D012" w14:textId="3C3A9D09" w:rsidR="0067260A" w:rsidRPr="00CD2E4B" w:rsidDel="00C2732D" w:rsidRDefault="0067260A" w:rsidP="00150BF6">
            <w:pPr>
              <w:spacing w:after="0" w:line="276" w:lineRule="auto"/>
              <w:jc w:val="center"/>
              <w:rPr>
                <w:del w:id="1041" w:author="Daniel Noble" w:date="2025-04-01T15:59:00Z" w16du:dateUtc="2025-04-01T04:59:00Z"/>
                <w:rFonts w:ascii="Times New Roman" w:eastAsia="Times New Roman" w:hAnsi="Times New Roman" w:cs="Times New Roman"/>
                <w:b/>
                <w:bCs/>
                <w:color w:val="000000"/>
                <w:sz w:val="24"/>
                <w:szCs w:val="24"/>
                <w:lang w:eastAsia="en-AU"/>
              </w:rPr>
            </w:pPr>
            <w:del w:id="104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68</w:delText>
              </w:r>
            </w:del>
          </w:p>
        </w:tc>
      </w:tr>
    </w:tbl>
    <w:p w14:paraId="3049A0B8" w14:textId="3F889B06" w:rsidR="0067260A" w:rsidDel="00C2732D" w:rsidRDefault="0067260A" w:rsidP="0067260A">
      <w:pPr>
        <w:rPr>
          <w:del w:id="1043" w:author="Daniel Noble" w:date="2025-04-01T15:59:00Z" w16du:dateUtc="2025-04-01T04:59:00Z"/>
          <w:b/>
          <w:bCs/>
        </w:rPr>
      </w:pPr>
    </w:p>
    <w:p w14:paraId="13A78CFC" w14:textId="76B00341" w:rsidR="0067260A" w:rsidDel="00C2732D" w:rsidRDefault="0067260A" w:rsidP="0067260A">
      <w:pPr>
        <w:rPr>
          <w:del w:id="1044" w:author="Daniel Noble" w:date="2025-04-01T15:59:00Z" w16du:dateUtc="2025-04-01T04:59:00Z"/>
          <w:b/>
          <w:bCs/>
        </w:rPr>
      </w:pPr>
    </w:p>
    <w:p w14:paraId="1DD866BB" w14:textId="5979B8CB" w:rsidR="0067260A" w:rsidDel="00C2732D" w:rsidRDefault="0067260A" w:rsidP="0067260A">
      <w:pPr>
        <w:rPr>
          <w:del w:id="1045" w:author="Daniel Noble" w:date="2025-04-01T15:59:00Z" w16du:dateUtc="2025-04-01T04:59:00Z"/>
          <w:b/>
          <w:bCs/>
        </w:rPr>
      </w:pPr>
    </w:p>
    <w:p w14:paraId="11E9DCD8" w14:textId="2DB3180B" w:rsidR="0067260A" w:rsidDel="00C2732D" w:rsidRDefault="0067260A" w:rsidP="0067260A">
      <w:pPr>
        <w:rPr>
          <w:del w:id="1046" w:author="Daniel Noble" w:date="2025-04-01T15:59:00Z" w16du:dateUtc="2025-04-01T04:59:00Z"/>
          <w:b/>
          <w:bCs/>
        </w:rPr>
      </w:pPr>
    </w:p>
    <w:p w14:paraId="53C9F3D4" w14:textId="4AAE1EBC" w:rsidR="0067260A" w:rsidDel="00C2732D" w:rsidRDefault="0067260A" w:rsidP="0067260A">
      <w:pPr>
        <w:rPr>
          <w:del w:id="1047" w:author="Daniel Noble" w:date="2025-04-01T15:59:00Z" w16du:dateUtc="2025-04-01T04:59:00Z"/>
          <w:b/>
          <w:bCs/>
        </w:rPr>
      </w:pPr>
    </w:p>
    <w:p w14:paraId="059BF00C" w14:textId="14DDE9BE" w:rsidR="0067260A" w:rsidDel="00C2732D" w:rsidRDefault="0067260A" w:rsidP="0067260A">
      <w:pPr>
        <w:rPr>
          <w:del w:id="1048" w:author="Daniel Noble" w:date="2025-04-01T15:59:00Z" w16du:dateUtc="2025-04-01T04:59:00Z"/>
          <w:b/>
          <w:bCs/>
        </w:rPr>
      </w:pPr>
    </w:p>
    <w:p w14:paraId="4A54C2A4" w14:textId="205CD087" w:rsidR="0067260A" w:rsidDel="00C2732D" w:rsidRDefault="0067260A" w:rsidP="0067260A">
      <w:pPr>
        <w:rPr>
          <w:del w:id="1049" w:author="Daniel Noble" w:date="2025-04-01T15:59:00Z" w16du:dateUtc="2025-04-01T04:59:00Z"/>
          <w:b/>
          <w:bCs/>
        </w:rPr>
      </w:pPr>
    </w:p>
    <w:p w14:paraId="30BBF5F4" w14:textId="23B88EDB" w:rsidR="0067260A" w:rsidDel="00C2732D" w:rsidRDefault="0067260A" w:rsidP="0067260A">
      <w:pPr>
        <w:rPr>
          <w:del w:id="1050" w:author="Daniel Noble" w:date="2025-04-01T15:59:00Z" w16du:dateUtc="2025-04-01T04:59:00Z"/>
          <w:b/>
          <w:bCs/>
        </w:rPr>
      </w:pPr>
    </w:p>
    <w:p w14:paraId="35D76C74" w14:textId="7A4D29CB" w:rsidR="0067260A" w:rsidDel="00C2732D" w:rsidRDefault="0067260A" w:rsidP="0067260A">
      <w:pPr>
        <w:rPr>
          <w:del w:id="1051" w:author="Daniel Noble" w:date="2025-04-01T15:59:00Z" w16du:dateUtc="2025-04-01T04:59:00Z"/>
          <w:b/>
          <w:bCs/>
        </w:rPr>
      </w:pPr>
    </w:p>
    <w:p w14:paraId="24687DAD" w14:textId="7D494076" w:rsidR="0067260A" w:rsidDel="00C2732D" w:rsidRDefault="0067260A" w:rsidP="0067260A">
      <w:pPr>
        <w:rPr>
          <w:del w:id="1052" w:author="Daniel Noble" w:date="2025-04-01T15:59:00Z" w16du:dateUtc="2025-04-01T04:59:00Z"/>
          <w:b/>
          <w:bCs/>
        </w:rPr>
      </w:pPr>
    </w:p>
    <w:p w14:paraId="57AA2007" w14:textId="7E3AE879" w:rsidR="0067260A" w:rsidDel="00C2732D" w:rsidRDefault="0067260A" w:rsidP="0067260A">
      <w:pPr>
        <w:rPr>
          <w:del w:id="1053" w:author="Daniel Noble" w:date="2025-04-01T15:59:00Z" w16du:dateUtc="2025-04-01T04:59:00Z"/>
          <w:b/>
          <w:bCs/>
        </w:rPr>
      </w:pPr>
    </w:p>
    <w:p w14:paraId="349B7FA4" w14:textId="34F562AB" w:rsidR="0067260A" w:rsidDel="00C2732D" w:rsidRDefault="0067260A" w:rsidP="0067260A">
      <w:pPr>
        <w:rPr>
          <w:del w:id="1054" w:author="Daniel Noble" w:date="2025-04-01T15:59:00Z" w16du:dateUtc="2025-04-01T04:59:00Z"/>
          <w:b/>
          <w:bCs/>
        </w:rPr>
      </w:pPr>
    </w:p>
    <w:p w14:paraId="4C7C7AEA" w14:textId="44D70593" w:rsidR="0067260A" w:rsidDel="00C2732D" w:rsidRDefault="0067260A" w:rsidP="0067260A">
      <w:pPr>
        <w:rPr>
          <w:del w:id="1055" w:author="Daniel Noble" w:date="2025-04-01T15:59:00Z" w16du:dateUtc="2025-04-01T04:59:00Z"/>
          <w:b/>
          <w:bCs/>
        </w:rPr>
      </w:pPr>
    </w:p>
    <w:p w14:paraId="5E842FA8" w14:textId="07FDAEE0" w:rsidR="0067260A" w:rsidDel="00C2732D" w:rsidRDefault="0067260A" w:rsidP="0067260A">
      <w:pPr>
        <w:rPr>
          <w:del w:id="1056" w:author="Daniel Noble" w:date="2025-04-01T15:59:00Z" w16du:dateUtc="2025-04-01T04:59:00Z"/>
          <w:b/>
          <w:bCs/>
        </w:rPr>
      </w:pPr>
    </w:p>
    <w:p w14:paraId="10253945" w14:textId="2A2A6C04" w:rsidR="0067260A" w:rsidDel="00C2732D" w:rsidRDefault="0067260A" w:rsidP="0067260A">
      <w:pPr>
        <w:rPr>
          <w:del w:id="1057" w:author="Daniel Noble" w:date="2025-04-01T15:59:00Z" w16du:dateUtc="2025-04-01T04:59:00Z"/>
          <w:b/>
          <w:bCs/>
        </w:rPr>
      </w:pPr>
    </w:p>
    <w:p w14:paraId="7F12BB7E" w14:textId="26FF88F4" w:rsidR="0067260A" w:rsidRPr="00CD2E4B" w:rsidDel="00C2732D" w:rsidRDefault="0067260A" w:rsidP="0067260A">
      <w:pPr>
        <w:spacing w:line="480" w:lineRule="auto"/>
        <w:rPr>
          <w:del w:id="1058" w:author="Daniel Noble" w:date="2025-04-01T15:59:00Z" w16du:dateUtc="2025-04-01T04:59:00Z"/>
          <w:rFonts w:ascii="Times New Roman" w:hAnsi="Times New Roman" w:cs="Times New Roman"/>
          <w:sz w:val="24"/>
          <w:szCs w:val="24"/>
        </w:rPr>
      </w:pPr>
      <w:del w:id="1059" w:author="Daniel Noble" w:date="2025-04-01T15:59:00Z" w16du:dateUtc="2025-04-01T04:59:00Z">
        <w:r w:rsidRPr="00CD2E4B" w:rsidDel="00C2732D">
          <w:rPr>
            <w:rFonts w:ascii="Times New Roman" w:hAnsi="Times New Roman" w:cs="Times New Roman"/>
            <w:b/>
            <w:bCs/>
            <w:sz w:val="24"/>
            <w:szCs w:val="24"/>
          </w:rPr>
          <w:delText xml:space="preserve">Table S13 Morphological traits. </w:delText>
        </w:r>
        <w:r w:rsidRPr="00CD2E4B" w:rsidDel="00C2732D">
          <w:rPr>
            <w:rFonts w:ascii="Times New Roman" w:hAnsi="Times New Roman" w:cs="Times New Roman"/>
            <w:sz w:val="24"/>
            <w:szCs w:val="24"/>
          </w:rPr>
          <w:delText>The consistency adjustments (if any) for the phenotypic trait measurements that were categorised as Morphological traits.</w:delText>
        </w:r>
        <w:r w:rsidRPr="00CD2E4B" w:rsidDel="00C2732D">
          <w:rPr>
            <w:rFonts w:ascii="Times New Roman" w:hAnsi="Times New Roman" w:cs="Times New Roman"/>
            <w:b/>
            <w:bCs/>
            <w:sz w:val="24"/>
            <w:szCs w:val="24"/>
          </w:rPr>
          <w:delText xml:space="preserve"> </w:delText>
        </w:r>
        <w:r w:rsidRPr="00CD2E4B" w:rsidDel="00C2732D">
          <w:rPr>
            <w:rFonts w:ascii="Times New Roman" w:hAnsi="Times New Roman" w:cs="Times New Roman"/>
            <w:sz w:val="24"/>
            <w:szCs w:val="24"/>
          </w:rPr>
          <w:delText>These records were used in all MLMAs and meta-regressions as either a part of the trait random effect, phenotypic trait category moderator and/or the specific phenotypic trait moderator. Number of studies, species and effects sizes are totals from the overall data set.</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2F73BD" w:rsidDel="00C2732D" w14:paraId="4FD139EA" w14:textId="24F204E2" w:rsidTr="00150BF6">
        <w:trPr>
          <w:trHeight w:val="288"/>
          <w:jc w:val="center"/>
          <w:del w:id="1060" w:author="Daniel Noble" w:date="2025-04-01T15:59:00Z"/>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0CAFD028" w14:textId="0E5D1B6E" w:rsidR="0067260A" w:rsidRPr="00CD2E4B" w:rsidDel="00C2732D" w:rsidRDefault="0067260A" w:rsidP="00150BF6">
            <w:pPr>
              <w:spacing w:after="0" w:line="276" w:lineRule="auto"/>
              <w:jc w:val="center"/>
              <w:rPr>
                <w:del w:id="1061" w:author="Daniel Noble" w:date="2025-04-01T15:59:00Z" w16du:dateUtc="2025-04-01T04:59:00Z"/>
                <w:rFonts w:ascii="Times New Roman" w:eastAsia="Times New Roman" w:hAnsi="Times New Roman" w:cs="Times New Roman"/>
                <w:b/>
                <w:bCs/>
                <w:color w:val="000000"/>
                <w:sz w:val="24"/>
                <w:szCs w:val="24"/>
                <w:lang w:eastAsia="en-AU"/>
              </w:rPr>
            </w:pPr>
            <w:del w:id="106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Morphological Category</w:delText>
              </w:r>
            </w:del>
          </w:p>
        </w:tc>
      </w:tr>
      <w:tr w:rsidR="0067260A" w:rsidRPr="002F73BD" w:rsidDel="00C2732D" w14:paraId="732FE9A1" w14:textId="011BA0A0" w:rsidTr="00150BF6">
        <w:trPr>
          <w:trHeight w:val="288"/>
          <w:jc w:val="center"/>
          <w:del w:id="1063"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28A7A65E" w14:textId="11E59569" w:rsidR="0067260A" w:rsidRPr="00CD2E4B" w:rsidDel="00C2732D" w:rsidRDefault="0067260A" w:rsidP="00150BF6">
            <w:pPr>
              <w:spacing w:after="0" w:line="276" w:lineRule="auto"/>
              <w:jc w:val="center"/>
              <w:rPr>
                <w:del w:id="1064" w:author="Daniel Noble" w:date="2025-04-01T15:59:00Z" w16du:dateUtc="2025-04-01T04:59:00Z"/>
                <w:rFonts w:ascii="Times New Roman" w:eastAsia="Times New Roman" w:hAnsi="Times New Roman" w:cs="Times New Roman"/>
                <w:b/>
                <w:bCs/>
                <w:color w:val="000000"/>
                <w:sz w:val="24"/>
                <w:szCs w:val="24"/>
                <w:lang w:eastAsia="en-AU"/>
              </w:rPr>
            </w:pPr>
            <w:del w:id="106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42A62E41" w14:textId="674F51BD" w:rsidR="0067260A" w:rsidRPr="00CD2E4B" w:rsidDel="00C2732D" w:rsidRDefault="0067260A" w:rsidP="00150BF6">
            <w:pPr>
              <w:spacing w:after="0" w:line="276" w:lineRule="auto"/>
              <w:jc w:val="center"/>
              <w:rPr>
                <w:del w:id="1066" w:author="Daniel Noble" w:date="2025-04-01T15:59:00Z" w16du:dateUtc="2025-04-01T04:59:00Z"/>
                <w:rFonts w:ascii="Times New Roman" w:eastAsia="Times New Roman" w:hAnsi="Times New Roman" w:cs="Times New Roman"/>
                <w:b/>
                <w:bCs/>
                <w:color w:val="000000"/>
                <w:sz w:val="24"/>
                <w:szCs w:val="24"/>
                <w:lang w:eastAsia="en-AU"/>
              </w:rPr>
            </w:pPr>
            <w:del w:id="106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7C493FBD" w14:textId="32A4BEAC" w:rsidR="0067260A" w:rsidRPr="00CD2E4B" w:rsidDel="00C2732D" w:rsidRDefault="0067260A" w:rsidP="00150BF6">
            <w:pPr>
              <w:spacing w:after="0" w:line="276" w:lineRule="auto"/>
              <w:jc w:val="center"/>
              <w:rPr>
                <w:del w:id="1068" w:author="Daniel Noble" w:date="2025-04-01T15:59:00Z" w16du:dateUtc="2025-04-01T04:59:00Z"/>
                <w:rFonts w:ascii="Times New Roman" w:eastAsia="Times New Roman" w:hAnsi="Times New Roman" w:cs="Times New Roman"/>
                <w:b/>
                <w:bCs/>
                <w:color w:val="000000"/>
                <w:sz w:val="24"/>
                <w:szCs w:val="24"/>
                <w:lang w:eastAsia="en-AU"/>
              </w:rPr>
            </w:pPr>
            <w:del w:id="106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211F247B" w14:textId="5575BE61" w:rsidR="0067260A" w:rsidRPr="00CD2E4B" w:rsidDel="00C2732D" w:rsidRDefault="0067260A" w:rsidP="00150BF6">
            <w:pPr>
              <w:spacing w:after="0" w:line="276" w:lineRule="auto"/>
              <w:jc w:val="center"/>
              <w:rPr>
                <w:del w:id="1070" w:author="Daniel Noble" w:date="2025-04-01T15:59:00Z" w16du:dateUtc="2025-04-01T04:59:00Z"/>
                <w:rFonts w:ascii="Times New Roman" w:eastAsia="Times New Roman" w:hAnsi="Times New Roman" w:cs="Times New Roman"/>
                <w:b/>
                <w:bCs/>
                <w:color w:val="000000"/>
                <w:sz w:val="24"/>
                <w:szCs w:val="24"/>
                <w:lang w:eastAsia="en-AU"/>
              </w:rPr>
            </w:pPr>
            <w:del w:id="107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42C74F09" w14:textId="51388A39" w:rsidR="0067260A" w:rsidRPr="00CD2E4B" w:rsidDel="00C2732D" w:rsidRDefault="0067260A" w:rsidP="00150BF6">
            <w:pPr>
              <w:spacing w:after="0" w:line="276" w:lineRule="auto"/>
              <w:jc w:val="center"/>
              <w:rPr>
                <w:del w:id="1072" w:author="Daniel Noble" w:date="2025-04-01T15:59:00Z" w16du:dateUtc="2025-04-01T04:59:00Z"/>
                <w:rFonts w:ascii="Times New Roman" w:eastAsia="Times New Roman" w:hAnsi="Times New Roman" w:cs="Times New Roman"/>
                <w:b/>
                <w:bCs/>
                <w:color w:val="000000"/>
                <w:sz w:val="24"/>
                <w:szCs w:val="24"/>
                <w:lang w:eastAsia="en-AU"/>
              </w:rPr>
            </w:pPr>
            <w:del w:id="107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2F73BD" w:rsidDel="00C2732D" w14:paraId="52735F9C" w14:textId="66D09E1C" w:rsidTr="00150BF6">
        <w:trPr>
          <w:trHeight w:val="288"/>
          <w:jc w:val="center"/>
          <w:del w:id="1074"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022ABC5" w14:textId="0CF27EC0" w:rsidR="0067260A" w:rsidRPr="00CD2E4B" w:rsidDel="00C2732D" w:rsidRDefault="0067260A" w:rsidP="00150BF6">
            <w:pPr>
              <w:spacing w:after="0" w:line="276" w:lineRule="auto"/>
              <w:rPr>
                <w:del w:id="1075" w:author="Daniel Noble" w:date="2025-04-01T15:59:00Z" w16du:dateUtc="2025-04-01T04:59:00Z"/>
                <w:rFonts w:ascii="Times New Roman" w:eastAsia="Times New Roman" w:hAnsi="Times New Roman" w:cs="Times New Roman"/>
                <w:color w:val="000000"/>
                <w:sz w:val="24"/>
                <w:szCs w:val="24"/>
                <w:lang w:eastAsia="en-AU"/>
              </w:rPr>
            </w:pPr>
            <w:del w:id="107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Head Depth</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1D2455CC" w14:textId="56CD7B8D" w:rsidR="0067260A" w:rsidRPr="00CD2E4B" w:rsidDel="00C2732D" w:rsidRDefault="0067260A" w:rsidP="00150BF6">
            <w:pPr>
              <w:spacing w:after="0" w:line="276" w:lineRule="auto"/>
              <w:rPr>
                <w:del w:id="1077" w:author="Daniel Noble" w:date="2025-04-01T15:59:00Z" w16du:dateUtc="2025-04-01T04:59:00Z"/>
                <w:rFonts w:ascii="Times New Roman" w:eastAsia="Times New Roman" w:hAnsi="Times New Roman" w:cs="Times New Roman"/>
                <w:color w:val="000000"/>
                <w:sz w:val="24"/>
                <w:szCs w:val="24"/>
                <w:lang w:eastAsia="en-AU"/>
              </w:rPr>
            </w:pPr>
            <w:del w:id="107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Head Depth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5FC338D" w14:textId="2609A8BB" w:rsidR="0067260A" w:rsidRPr="00CD2E4B" w:rsidDel="00C2732D" w:rsidRDefault="0067260A" w:rsidP="00150BF6">
            <w:pPr>
              <w:spacing w:after="0" w:line="276" w:lineRule="auto"/>
              <w:jc w:val="center"/>
              <w:rPr>
                <w:del w:id="1079" w:author="Daniel Noble" w:date="2025-04-01T15:59:00Z" w16du:dateUtc="2025-04-01T04:59:00Z"/>
                <w:rFonts w:ascii="Times New Roman" w:eastAsia="Times New Roman" w:hAnsi="Times New Roman" w:cs="Times New Roman"/>
                <w:color w:val="000000"/>
                <w:sz w:val="24"/>
                <w:szCs w:val="24"/>
                <w:lang w:eastAsia="en-AU"/>
              </w:rPr>
            </w:pPr>
            <w:del w:id="108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75263CB" w14:textId="5DCC2A5B" w:rsidR="0067260A" w:rsidRPr="00CD2E4B" w:rsidDel="00C2732D" w:rsidRDefault="0067260A" w:rsidP="00150BF6">
            <w:pPr>
              <w:spacing w:after="0" w:line="276" w:lineRule="auto"/>
              <w:jc w:val="center"/>
              <w:rPr>
                <w:del w:id="1081" w:author="Daniel Noble" w:date="2025-04-01T15:59:00Z" w16du:dateUtc="2025-04-01T04:59:00Z"/>
                <w:rFonts w:ascii="Times New Roman" w:eastAsia="Times New Roman" w:hAnsi="Times New Roman" w:cs="Times New Roman"/>
                <w:color w:val="000000"/>
                <w:sz w:val="24"/>
                <w:szCs w:val="24"/>
                <w:lang w:eastAsia="en-AU"/>
              </w:rPr>
            </w:pPr>
            <w:del w:id="108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ECB25BA" w14:textId="18AAAD8C" w:rsidR="0067260A" w:rsidRPr="00CD2E4B" w:rsidDel="00C2732D" w:rsidRDefault="0067260A" w:rsidP="00150BF6">
            <w:pPr>
              <w:spacing w:after="0" w:line="276" w:lineRule="auto"/>
              <w:jc w:val="center"/>
              <w:rPr>
                <w:del w:id="1083" w:author="Daniel Noble" w:date="2025-04-01T15:59:00Z" w16du:dateUtc="2025-04-01T04:59:00Z"/>
                <w:rFonts w:ascii="Times New Roman" w:eastAsia="Times New Roman" w:hAnsi="Times New Roman" w:cs="Times New Roman"/>
                <w:color w:val="000000"/>
                <w:sz w:val="24"/>
                <w:szCs w:val="24"/>
                <w:lang w:eastAsia="en-AU"/>
              </w:rPr>
            </w:pPr>
            <w:del w:id="108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2407AD13" w14:textId="52E01DEF" w:rsidTr="00150BF6">
        <w:trPr>
          <w:trHeight w:val="288"/>
          <w:jc w:val="center"/>
          <w:del w:id="1085"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2F27B412" w14:textId="1E410C29" w:rsidR="0067260A" w:rsidRPr="00CD2E4B" w:rsidDel="00C2732D" w:rsidRDefault="0067260A" w:rsidP="00150BF6">
            <w:pPr>
              <w:spacing w:after="0" w:line="276" w:lineRule="auto"/>
              <w:rPr>
                <w:del w:id="1086" w:author="Daniel Noble" w:date="2025-04-01T15:59:00Z" w16du:dateUtc="2025-04-01T04:59:00Z"/>
                <w:rFonts w:ascii="Times New Roman" w:eastAsia="Times New Roman" w:hAnsi="Times New Roman" w:cs="Times New Roman"/>
                <w:color w:val="000000"/>
                <w:sz w:val="24"/>
                <w:szCs w:val="24"/>
                <w:lang w:eastAsia="en-AU"/>
              </w:rPr>
            </w:pPr>
            <w:del w:id="108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Head Width</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2133EC8F" w14:textId="7BC905F3" w:rsidR="0067260A" w:rsidRPr="00CD2E4B" w:rsidDel="00C2732D" w:rsidRDefault="0067260A" w:rsidP="00150BF6">
            <w:pPr>
              <w:spacing w:after="0" w:line="276" w:lineRule="auto"/>
              <w:rPr>
                <w:del w:id="1088" w:author="Daniel Noble" w:date="2025-04-01T15:59:00Z" w16du:dateUtc="2025-04-01T04:59:00Z"/>
                <w:rFonts w:ascii="Times New Roman" w:eastAsia="Times New Roman" w:hAnsi="Times New Roman" w:cs="Times New Roman"/>
                <w:color w:val="000000"/>
                <w:sz w:val="24"/>
                <w:szCs w:val="24"/>
                <w:lang w:eastAsia="en-AU"/>
              </w:rPr>
            </w:pPr>
            <w:del w:id="108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Head Width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006F181" w14:textId="27C49EE1" w:rsidR="0067260A" w:rsidRPr="00CD2E4B" w:rsidDel="00C2732D" w:rsidRDefault="0067260A" w:rsidP="00150BF6">
            <w:pPr>
              <w:spacing w:after="0" w:line="276" w:lineRule="auto"/>
              <w:jc w:val="center"/>
              <w:rPr>
                <w:del w:id="1090" w:author="Daniel Noble" w:date="2025-04-01T15:59:00Z" w16du:dateUtc="2025-04-01T04:59:00Z"/>
                <w:rFonts w:ascii="Times New Roman" w:eastAsia="Times New Roman" w:hAnsi="Times New Roman" w:cs="Times New Roman"/>
                <w:color w:val="000000"/>
                <w:sz w:val="24"/>
                <w:szCs w:val="24"/>
                <w:lang w:eastAsia="en-AU"/>
              </w:rPr>
            </w:pPr>
            <w:del w:id="109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56BCD9D" w14:textId="254400D9" w:rsidR="0067260A" w:rsidRPr="00CD2E4B" w:rsidDel="00C2732D" w:rsidRDefault="0067260A" w:rsidP="00150BF6">
            <w:pPr>
              <w:spacing w:after="0" w:line="276" w:lineRule="auto"/>
              <w:jc w:val="center"/>
              <w:rPr>
                <w:del w:id="1092" w:author="Daniel Noble" w:date="2025-04-01T15:59:00Z" w16du:dateUtc="2025-04-01T04:59:00Z"/>
                <w:rFonts w:ascii="Times New Roman" w:eastAsia="Times New Roman" w:hAnsi="Times New Roman" w:cs="Times New Roman"/>
                <w:color w:val="000000"/>
                <w:sz w:val="24"/>
                <w:szCs w:val="24"/>
                <w:lang w:eastAsia="en-AU"/>
              </w:rPr>
            </w:pPr>
            <w:del w:id="10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3BBBB28" w14:textId="2C5BA545" w:rsidR="0067260A" w:rsidRPr="00CD2E4B" w:rsidDel="00C2732D" w:rsidRDefault="0067260A" w:rsidP="00150BF6">
            <w:pPr>
              <w:spacing w:after="0" w:line="276" w:lineRule="auto"/>
              <w:jc w:val="center"/>
              <w:rPr>
                <w:del w:id="1094" w:author="Daniel Noble" w:date="2025-04-01T15:59:00Z" w16du:dateUtc="2025-04-01T04:59:00Z"/>
                <w:rFonts w:ascii="Times New Roman" w:eastAsia="Times New Roman" w:hAnsi="Times New Roman" w:cs="Times New Roman"/>
                <w:color w:val="000000"/>
                <w:sz w:val="24"/>
                <w:szCs w:val="24"/>
                <w:lang w:eastAsia="en-AU"/>
              </w:rPr>
            </w:pPr>
            <w:del w:id="109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097A3A50" w14:textId="63B669B4" w:rsidTr="00150BF6">
        <w:trPr>
          <w:trHeight w:val="288"/>
          <w:jc w:val="center"/>
          <w:del w:id="1096" w:author="Daniel Noble" w:date="2025-04-01T15:59:00Z"/>
        </w:trPr>
        <w:tc>
          <w:tcPr>
            <w:tcW w:w="3402" w:type="dxa"/>
            <w:tcBorders>
              <w:top w:val="nil"/>
              <w:left w:val="single" w:sz="4" w:space="0" w:color="auto"/>
              <w:bottom w:val="nil"/>
              <w:right w:val="nil"/>
            </w:tcBorders>
            <w:shd w:val="clear" w:color="auto" w:fill="auto"/>
            <w:noWrap/>
            <w:vAlign w:val="bottom"/>
            <w:hideMark/>
          </w:tcPr>
          <w:p w14:paraId="55876693" w14:textId="605B87D3" w:rsidR="0067260A" w:rsidRPr="00CD2E4B" w:rsidDel="00C2732D" w:rsidRDefault="0067260A" w:rsidP="00150BF6">
            <w:pPr>
              <w:spacing w:after="0" w:line="276" w:lineRule="auto"/>
              <w:rPr>
                <w:del w:id="1097" w:author="Daniel Noble" w:date="2025-04-01T15:59:00Z" w16du:dateUtc="2025-04-01T04:59:00Z"/>
                <w:rFonts w:ascii="Times New Roman" w:eastAsia="Times New Roman" w:hAnsi="Times New Roman" w:cs="Times New Roman"/>
                <w:color w:val="000000"/>
                <w:sz w:val="24"/>
                <w:szCs w:val="24"/>
                <w:lang w:eastAsia="en-AU"/>
              </w:rPr>
            </w:pPr>
            <w:del w:id="109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Length</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67709D7" w14:textId="08A7BE8D" w:rsidR="0067260A" w:rsidRPr="00CD2E4B" w:rsidDel="00C2732D" w:rsidRDefault="0067260A" w:rsidP="00150BF6">
            <w:pPr>
              <w:spacing w:after="0" w:line="276" w:lineRule="auto"/>
              <w:rPr>
                <w:del w:id="1099" w:author="Daniel Noble" w:date="2025-04-01T15:59:00Z" w16du:dateUtc="2025-04-01T04:59:00Z"/>
                <w:rFonts w:ascii="Times New Roman" w:eastAsia="Times New Roman" w:hAnsi="Times New Roman" w:cs="Times New Roman"/>
                <w:color w:val="000000"/>
                <w:sz w:val="24"/>
                <w:szCs w:val="24"/>
                <w:lang w:eastAsia="en-AU"/>
              </w:rPr>
            </w:pPr>
            <w:del w:id="110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Body Size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FC16148" w14:textId="617F0FB7" w:rsidR="0067260A" w:rsidRPr="00CD2E4B" w:rsidDel="00C2732D" w:rsidRDefault="0067260A" w:rsidP="00150BF6">
            <w:pPr>
              <w:spacing w:after="0" w:line="276" w:lineRule="auto"/>
              <w:jc w:val="center"/>
              <w:rPr>
                <w:del w:id="1101" w:author="Daniel Noble" w:date="2025-04-01T15:59:00Z" w16du:dateUtc="2025-04-01T04:59:00Z"/>
                <w:rFonts w:ascii="Times New Roman" w:eastAsia="Times New Roman" w:hAnsi="Times New Roman" w:cs="Times New Roman"/>
                <w:color w:val="000000"/>
                <w:sz w:val="24"/>
                <w:szCs w:val="24"/>
                <w:lang w:eastAsia="en-AU"/>
              </w:rPr>
            </w:pPr>
            <w:del w:id="110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8BE01BE" w14:textId="0008440D" w:rsidR="0067260A" w:rsidRPr="00CD2E4B" w:rsidDel="00C2732D" w:rsidRDefault="0067260A" w:rsidP="00150BF6">
            <w:pPr>
              <w:spacing w:after="0" w:line="276" w:lineRule="auto"/>
              <w:jc w:val="center"/>
              <w:rPr>
                <w:del w:id="1103" w:author="Daniel Noble" w:date="2025-04-01T15:59:00Z" w16du:dateUtc="2025-04-01T04:59:00Z"/>
                <w:rFonts w:ascii="Times New Roman" w:eastAsia="Times New Roman" w:hAnsi="Times New Roman" w:cs="Times New Roman"/>
                <w:color w:val="000000"/>
                <w:sz w:val="24"/>
                <w:szCs w:val="24"/>
                <w:lang w:eastAsia="en-AU"/>
              </w:rPr>
            </w:pPr>
            <w:del w:id="11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C558FCB" w14:textId="76DEFDAA" w:rsidR="0067260A" w:rsidRPr="00CD2E4B" w:rsidDel="00C2732D" w:rsidRDefault="0067260A" w:rsidP="00150BF6">
            <w:pPr>
              <w:spacing w:after="0" w:line="276" w:lineRule="auto"/>
              <w:jc w:val="center"/>
              <w:rPr>
                <w:del w:id="1105" w:author="Daniel Noble" w:date="2025-04-01T15:59:00Z" w16du:dateUtc="2025-04-01T04:59:00Z"/>
                <w:rFonts w:ascii="Times New Roman" w:eastAsia="Times New Roman" w:hAnsi="Times New Roman" w:cs="Times New Roman"/>
                <w:color w:val="000000"/>
                <w:sz w:val="24"/>
                <w:szCs w:val="24"/>
                <w:lang w:eastAsia="en-AU"/>
              </w:rPr>
            </w:pPr>
            <w:del w:id="110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638D7230" w14:textId="2C247278" w:rsidTr="00150BF6">
        <w:trPr>
          <w:trHeight w:val="288"/>
          <w:jc w:val="center"/>
          <w:del w:id="1107" w:author="Daniel Noble" w:date="2025-04-01T15:59:00Z"/>
        </w:trPr>
        <w:tc>
          <w:tcPr>
            <w:tcW w:w="3402" w:type="dxa"/>
            <w:tcBorders>
              <w:top w:val="nil"/>
              <w:left w:val="single" w:sz="4" w:space="0" w:color="auto"/>
              <w:bottom w:val="nil"/>
              <w:right w:val="nil"/>
            </w:tcBorders>
            <w:shd w:val="clear" w:color="auto" w:fill="auto"/>
            <w:noWrap/>
            <w:vAlign w:val="bottom"/>
            <w:hideMark/>
          </w:tcPr>
          <w:p w14:paraId="311BC131" w14:textId="2F65F80E" w:rsidR="0067260A" w:rsidRPr="00CD2E4B" w:rsidDel="00C2732D" w:rsidRDefault="0067260A" w:rsidP="00150BF6">
            <w:pPr>
              <w:spacing w:after="0" w:line="276" w:lineRule="auto"/>
              <w:rPr>
                <w:del w:id="1108" w:author="Daniel Noble" w:date="2025-04-01T15:59:00Z" w16du:dateUtc="2025-04-01T04:59:00Z"/>
                <w:rFonts w:ascii="Times New Roman" w:eastAsia="Times New Roman" w:hAnsi="Times New Roman" w:cs="Times New Roman"/>
                <w:color w:val="000000"/>
                <w:sz w:val="24"/>
                <w:szCs w:val="24"/>
                <w:lang w:eastAsia="en-AU"/>
              </w:rPr>
            </w:pPr>
            <w:del w:id="110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0CF3C23" w14:textId="2BA41AF3" w:rsidR="0067260A" w:rsidRPr="00CD2E4B" w:rsidDel="00C2732D" w:rsidRDefault="0067260A" w:rsidP="00150BF6">
            <w:pPr>
              <w:spacing w:after="0" w:line="276" w:lineRule="auto"/>
              <w:rPr>
                <w:del w:id="1110" w:author="Daniel Noble" w:date="2025-04-01T15:59:00Z" w16du:dateUtc="2025-04-01T04:59:00Z"/>
                <w:rFonts w:ascii="Times New Roman" w:eastAsia="Times New Roman" w:hAnsi="Times New Roman" w:cs="Times New Roman"/>
                <w:color w:val="000000"/>
                <w:sz w:val="24"/>
                <w:szCs w:val="24"/>
                <w:lang w:eastAsia="en-AU"/>
              </w:rPr>
            </w:pPr>
            <w:del w:id="111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Length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942BB31" w14:textId="188A6314" w:rsidR="0067260A" w:rsidRPr="00CD2E4B" w:rsidDel="00C2732D" w:rsidRDefault="0067260A" w:rsidP="00150BF6">
            <w:pPr>
              <w:spacing w:after="0" w:line="276" w:lineRule="auto"/>
              <w:jc w:val="center"/>
              <w:rPr>
                <w:del w:id="1112" w:author="Daniel Noble" w:date="2025-04-01T15:59:00Z" w16du:dateUtc="2025-04-01T04:59:00Z"/>
                <w:rFonts w:ascii="Times New Roman" w:eastAsia="Times New Roman" w:hAnsi="Times New Roman" w:cs="Times New Roman"/>
                <w:color w:val="000000"/>
                <w:sz w:val="24"/>
                <w:szCs w:val="24"/>
                <w:lang w:eastAsia="en-AU"/>
              </w:rPr>
            </w:pPr>
            <w:del w:id="11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01434A6" w14:textId="147D07DE" w:rsidR="0067260A" w:rsidRPr="00CD2E4B" w:rsidDel="00C2732D" w:rsidRDefault="0067260A" w:rsidP="00150BF6">
            <w:pPr>
              <w:spacing w:after="0" w:line="276" w:lineRule="auto"/>
              <w:jc w:val="center"/>
              <w:rPr>
                <w:del w:id="1114" w:author="Daniel Noble" w:date="2025-04-01T15:59:00Z" w16du:dateUtc="2025-04-01T04:59:00Z"/>
                <w:rFonts w:ascii="Times New Roman" w:eastAsia="Times New Roman" w:hAnsi="Times New Roman" w:cs="Times New Roman"/>
                <w:color w:val="000000"/>
                <w:sz w:val="24"/>
                <w:szCs w:val="24"/>
                <w:lang w:eastAsia="en-AU"/>
              </w:rPr>
            </w:pPr>
            <w:del w:id="11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23482DE" w14:textId="6A5A7AC3" w:rsidR="0067260A" w:rsidRPr="00CD2E4B" w:rsidDel="00C2732D" w:rsidRDefault="0067260A" w:rsidP="00150BF6">
            <w:pPr>
              <w:spacing w:after="0" w:line="276" w:lineRule="auto"/>
              <w:jc w:val="center"/>
              <w:rPr>
                <w:del w:id="1116" w:author="Daniel Noble" w:date="2025-04-01T15:59:00Z" w16du:dateUtc="2025-04-01T04:59:00Z"/>
                <w:rFonts w:ascii="Times New Roman" w:eastAsia="Times New Roman" w:hAnsi="Times New Roman" w:cs="Times New Roman"/>
                <w:color w:val="000000"/>
                <w:sz w:val="24"/>
                <w:szCs w:val="24"/>
                <w:lang w:eastAsia="en-AU"/>
              </w:rPr>
            </w:pPr>
            <w:del w:id="111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2F73BD" w:rsidDel="00C2732D" w14:paraId="4B11373E" w14:textId="6227DCE0" w:rsidTr="00150BF6">
        <w:trPr>
          <w:trHeight w:val="288"/>
          <w:jc w:val="center"/>
          <w:del w:id="1118" w:author="Daniel Noble" w:date="2025-04-01T15:59:00Z"/>
        </w:trPr>
        <w:tc>
          <w:tcPr>
            <w:tcW w:w="3402" w:type="dxa"/>
            <w:tcBorders>
              <w:top w:val="nil"/>
              <w:left w:val="single" w:sz="4" w:space="0" w:color="auto"/>
              <w:bottom w:val="nil"/>
              <w:right w:val="nil"/>
            </w:tcBorders>
            <w:shd w:val="clear" w:color="auto" w:fill="auto"/>
            <w:noWrap/>
            <w:vAlign w:val="bottom"/>
            <w:hideMark/>
          </w:tcPr>
          <w:p w14:paraId="446278E0" w14:textId="232A2B60" w:rsidR="0067260A" w:rsidRPr="00CD2E4B" w:rsidDel="00C2732D" w:rsidRDefault="0067260A" w:rsidP="00150BF6">
            <w:pPr>
              <w:spacing w:after="0" w:line="276" w:lineRule="auto"/>
              <w:rPr>
                <w:del w:id="1119" w:author="Daniel Noble" w:date="2025-04-01T15:59:00Z" w16du:dateUtc="2025-04-01T04:59:00Z"/>
                <w:rFonts w:ascii="Times New Roman" w:eastAsia="Times New Roman" w:hAnsi="Times New Roman" w:cs="Times New Roman"/>
                <w:color w:val="000000"/>
                <w:sz w:val="24"/>
                <w:szCs w:val="24"/>
                <w:lang w:eastAsia="en-AU"/>
              </w:rPr>
            </w:pPr>
            <w:del w:id="112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0C3F043" w14:textId="4EE74EA6" w:rsidR="0067260A" w:rsidRPr="00CD2E4B" w:rsidDel="00C2732D" w:rsidRDefault="0067260A" w:rsidP="00150BF6">
            <w:pPr>
              <w:spacing w:after="0" w:line="276" w:lineRule="auto"/>
              <w:rPr>
                <w:del w:id="1121" w:author="Daniel Noble" w:date="2025-04-01T15:59:00Z" w16du:dateUtc="2025-04-01T04:59:00Z"/>
                <w:rFonts w:ascii="Times New Roman" w:eastAsia="Times New Roman" w:hAnsi="Times New Roman" w:cs="Times New Roman"/>
                <w:color w:val="000000"/>
                <w:sz w:val="24"/>
                <w:szCs w:val="24"/>
                <w:lang w:eastAsia="en-AU"/>
              </w:rPr>
            </w:pPr>
            <w:del w:id="112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Size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7E4E75F" w14:textId="7A7E59A8" w:rsidR="0067260A" w:rsidRPr="00CD2E4B" w:rsidDel="00C2732D" w:rsidRDefault="0067260A" w:rsidP="00150BF6">
            <w:pPr>
              <w:spacing w:after="0" w:line="276" w:lineRule="auto"/>
              <w:jc w:val="center"/>
              <w:rPr>
                <w:del w:id="1123" w:author="Daniel Noble" w:date="2025-04-01T15:59:00Z" w16du:dateUtc="2025-04-01T04:59:00Z"/>
                <w:rFonts w:ascii="Times New Roman" w:eastAsia="Times New Roman" w:hAnsi="Times New Roman" w:cs="Times New Roman"/>
                <w:color w:val="000000"/>
                <w:sz w:val="24"/>
                <w:szCs w:val="24"/>
                <w:lang w:eastAsia="en-AU"/>
              </w:rPr>
            </w:pPr>
            <w:del w:id="112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38D07B9" w14:textId="7B2410A7" w:rsidR="0067260A" w:rsidRPr="00CD2E4B" w:rsidDel="00C2732D" w:rsidRDefault="0067260A" w:rsidP="00150BF6">
            <w:pPr>
              <w:spacing w:after="0" w:line="276" w:lineRule="auto"/>
              <w:jc w:val="center"/>
              <w:rPr>
                <w:del w:id="1125" w:author="Daniel Noble" w:date="2025-04-01T15:59:00Z" w16du:dateUtc="2025-04-01T04:59:00Z"/>
                <w:rFonts w:ascii="Times New Roman" w:eastAsia="Times New Roman" w:hAnsi="Times New Roman" w:cs="Times New Roman"/>
                <w:color w:val="000000"/>
                <w:sz w:val="24"/>
                <w:szCs w:val="24"/>
                <w:lang w:eastAsia="en-AU"/>
              </w:rPr>
            </w:pPr>
            <w:del w:id="11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46E0060" w14:textId="5959B955" w:rsidR="0067260A" w:rsidRPr="00CD2E4B" w:rsidDel="00C2732D" w:rsidRDefault="0067260A" w:rsidP="00150BF6">
            <w:pPr>
              <w:spacing w:after="0" w:line="276" w:lineRule="auto"/>
              <w:jc w:val="center"/>
              <w:rPr>
                <w:del w:id="1127" w:author="Daniel Noble" w:date="2025-04-01T15:59:00Z" w16du:dateUtc="2025-04-01T04:59:00Z"/>
                <w:rFonts w:ascii="Times New Roman" w:eastAsia="Times New Roman" w:hAnsi="Times New Roman" w:cs="Times New Roman"/>
                <w:color w:val="000000"/>
                <w:sz w:val="24"/>
                <w:szCs w:val="24"/>
                <w:lang w:eastAsia="en-AU"/>
              </w:rPr>
            </w:pPr>
            <w:del w:id="112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r>
      <w:tr w:rsidR="0067260A" w:rsidRPr="002F73BD" w:rsidDel="00C2732D" w14:paraId="3648249B" w14:textId="4D23558F" w:rsidTr="00150BF6">
        <w:trPr>
          <w:trHeight w:val="288"/>
          <w:jc w:val="center"/>
          <w:del w:id="1129" w:author="Daniel Noble" w:date="2025-04-01T15:59:00Z"/>
        </w:trPr>
        <w:tc>
          <w:tcPr>
            <w:tcW w:w="3402" w:type="dxa"/>
            <w:tcBorders>
              <w:top w:val="nil"/>
              <w:left w:val="single" w:sz="4" w:space="0" w:color="auto"/>
              <w:bottom w:val="nil"/>
              <w:right w:val="nil"/>
            </w:tcBorders>
            <w:shd w:val="clear" w:color="auto" w:fill="auto"/>
            <w:noWrap/>
            <w:vAlign w:val="bottom"/>
            <w:hideMark/>
          </w:tcPr>
          <w:p w14:paraId="6E813397" w14:textId="03BF114F" w:rsidR="0067260A" w:rsidRPr="00CD2E4B" w:rsidDel="00C2732D" w:rsidRDefault="0067260A" w:rsidP="00150BF6">
            <w:pPr>
              <w:spacing w:after="0" w:line="276" w:lineRule="auto"/>
              <w:rPr>
                <w:del w:id="1130" w:author="Daniel Noble" w:date="2025-04-01T15:59:00Z" w16du:dateUtc="2025-04-01T04:59:00Z"/>
                <w:rFonts w:ascii="Times New Roman" w:eastAsia="Times New Roman" w:hAnsi="Times New Roman" w:cs="Times New Roman"/>
                <w:color w:val="000000"/>
                <w:sz w:val="24"/>
                <w:szCs w:val="24"/>
                <w:lang w:eastAsia="en-AU"/>
              </w:rPr>
            </w:pPr>
            <w:del w:id="113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DA52189" w14:textId="685887EC" w:rsidR="0067260A" w:rsidRPr="00CD2E4B" w:rsidDel="00C2732D" w:rsidRDefault="0067260A" w:rsidP="00150BF6">
            <w:pPr>
              <w:spacing w:after="0" w:line="276" w:lineRule="auto"/>
              <w:rPr>
                <w:del w:id="1132" w:author="Daniel Noble" w:date="2025-04-01T15:59:00Z" w16du:dateUtc="2025-04-01T04:59:00Z"/>
                <w:rFonts w:ascii="Times New Roman" w:eastAsia="Times New Roman" w:hAnsi="Times New Roman" w:cs="Times New Roman"/>
                <w:color w:val="000000"/>
                <w:sz w:val="24"/>
                <w:szCs w:val="24"/>
                <w:lang w:eastAsia="en-AU"/>
              </w:rPr>
            </w:pPr>
            <w:del w:id="113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Snout Vent Length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304845F" w14:textId="28175AE4" w:rsidR="0067260A" w:rsidRPr="00CD2E4B" w:rsidDel="00C2732D" w:rsidRDefault="0067260A" w:rsidP="00150BF6">
            <w:pPr>
              <w:spacing w:after="0" w:line="276" w:lineRule="auto"/>
              <w:jc w:val="center"/>
              <w:rPr>
                <w:del w:id="1134" w:author="Daniel Noble" w:date="2025-04-01T15:59:00Z" w16du:dateUtc="2025-04-01T04:59:00Z"/>
                <w:rFonts w:ascii="Times New Roman" w:eastAsia="Times New Roman" w:hAnsi="Times New Roman" w:cs="Times New Roman"/>
                <w:color w:val="000000"/>
                <w:sz w:val="24"/>
                <w:szCs w:val="24"/>
                <w:lang w:eastAsia="en-AU"/>
              </w:rPr>
            </w:pPr>
            <w:del w:id="113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F57173E" w14:textId="5307F663" w:rsidR="0067260A" w:rsidRPr="00CD2E4B" w:rsidDel="00C2732D" w:rsidRDefault="0067260A" w:rsidP="00150BF6">
            <w:pPr>
              <w:spacing w:after="0" w:line="276" w:lineRule="auto"/>
              <w:jc w:val="center"/>
              <w:rPr>
                <w:del w:id="1136" w:author="Daniel Noble" w:date="2025-04-01T15:59:00Z" w16du:dateUtc="2025-04-01T04:59:00Z"/>
                <w:rFonts w:ascii="Times New Roman" w:eastAsia="Times New Roman" w:hAnsi="Times New Roman" w:cs="Times New Roman"/>
                <w:color w:val="000000"/>
                <w:sz w:val="24"/>
                <w:szCs w:val="24"/>
                <w:lang w:eastAsia="en-AU"/>
              </w:rPr>
            </w:pPr>
            <w:del w:id="113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B235A33" w14:textId="2EC16A9A" w:rsidR="0067260A" w:rsidRPr="00CD2E4B" w:rsidDel="00C2732D" w:rsidRDefault="0067260A" w:rsidP="00150BF6">
            <w:pPr>
              <w:spacing w:after="0" w:line="276" w:lineRule="auto"/>
              <w:jc w:val="center"/>
              <w:rPr>
                <w:del w:id="1138" w:author="Daniel Noble" w:date="2025-04-01T15:59:00Z" w16du:dateUtc="2025-04-01T04:59:00Z"/>
                <w:rFonts w:ascii="Times New Roman" w:eastAsia="Times New Roman" w:hAnsi="Times New Roman" w:cs="Times New Roman"/>
                <w:color w:val="000000"/>
                <w:sz w:val="24"/>
                <w:szCs w:val="24"/>
                <w:lang w:eastAsia="en-AU"/>
              </w:rPr>
            </w:pPr>
            <w:del w:id="113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2F73BD" w:rsidDel="00C2732D" w14:paraId="2D484940" w14:textId="5EED3FD8" w:rsidTr="00150BF6">
        <w:trPr>
          <w:trHeight w:val="288"/>
          <w:jc w:val="center"/>
          <w:del w:id="1140" w:author="Daniel Noble" w:date="2025-04-01T15:59:00Z"/>
        </w:trPr>
        <w:tc>
          <w:tcPr>
            <w:tcW w:w="3402" w:type="dxa"/>
            <w:tcBorders>
              <w:top w:val="nil"/>
              <w:left w:val="single" w:sz="4" w:space="0" w:color="auto"/>
              <w:bottom w:val="nil"/>
              <w:right w:val="nil"/>
            </w:tcBorders>
            <w:shd w:val="clear" w:color="auto" w:fill="auto"/>
            <w:noWrap/>
            <w:vAlign w:val="bottom"/>
            <w:hideMark/>
          </w:tcPr>
          <w:p w14:paraId="08B10C21" w14:textId="1FE0F0F6" w:rsidR="0067260A" w:rsidRPr="00CD2E4B" w:rsidDel="00C2732D" w:rsidRDefault="0067260A" w:rsidP="00150BF6">
            <w:pPr>
              <w:spacing w:after="0" w:line="276" w:lineRule="auto"/>
              <w:rPr>
                <w:del w:id="1141" w:author="Daniel Noble" w:date="2025-04-01T15:59:00Z" w16du:dateUtc="2025-04-01T04:59:00Z"/>
                <w:rFonts w:ascii="Times New Roman" w:eastAsia="Times New Roman" w:hAnsi="Times New Roman" w:cs="Times New Roman"/>
                <w:color w:val="000000"/>
                <w:sz w:val="24"/>
                <w:szCs w:val="24"/>
                <w:lang w:eastAsia="en-AU"/>
              </w:rPr>
            </w:pPr>
            <w:del w:id="114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B2AFBD9" w14:textId="01F5FDA7" w:rsidR="0067260A" w:rsidRPr="00CD2E4B" w:rsidDel="00C2732D" w:rsidRDefault="0067260A" w:rsidP="00150BF6">
            <w:pPr>
              <w:spacing w:after="0" w:line="276" w:lineRule="auto"/>
              <w:rPr>
                <w:del w:id="1143" w:author="Daniel Noble" w:date="2025-04-01T15:59:00Z" w16du:dateUtc="2025-04-01T04:59:00Z"/>
                <w:rFonts w:ascii="Times New Roman" w:eastAsia="Times New Roman" w:hAnsi="Times New Roman" w:cs="Times New Roman"/>
                <w:color w:val="000000"/>
                <w:sz w:val="24"/>
                <w:szCs w:val="24"/>
                <w:lang w:eastAsia="en-AU"/>
              </w:rPr>
            </w:pPr>
            <w:del w:id="114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Snout-vent Length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B0C6D9B" w14:textId="782A8CD0" w:rsidR="0067260A" w:rsidRPr="00CD2E4B" w:rsidDel="00C2732D" w:rsidRDefault="0067260A" w:rsidP="00150BF6">
            <w:pPr>
              <w:spacing w:after="0" w:line="276" w:lineRule="auto"/>
              <w:jc w:val="center"/>
              <w:rPr>
                <w:del w:id="1145" w:author="Daniel Noble" w:date="2025-04-01T15:59:00Z" w16du:dateUtc="2025-04-01T04:59:00Z"/>
                <w:rFonts w:ascii="Times New Roman" w:eastAsia="Times New Roman" w:hAnsi="Times New Roman" w:cs="Times New Roman"/>
                <w:color w:val="000000"/>
                <w:sz w:val="24"/>
                <w:szCs w:val="24"/>
                <w:lang w:eastAsia="en-AU"/>
              </w:rPr>
            </w:pPr>
            <w:del w:id="114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6D58881" w14:textId="3FF6F4F7" w:rsidR="0067260A" w:rsidRPr="00CD2E4B" w:rsidDel="00C2732D" w:rsidRDefault="0067260A" w:rsidP="00150BF6">
            <w:pPr>
              <w:spacing w:after="0" w:line="276" w:lineRule="auto"/>
              <w:jc w:val="center"/>
              <w:rPr>
                <w:del w:id="1147" w:author="Daniel Noble" w:date="2025-04-01T15:59:00Z" w16du:dateUtc="2025-04-01T04:59:00Z"/>
                <w:rFonts w:ascii="Times New Roman" w:eastAsia="Times New Roman" w:hAnsi="Times New Roman" w:cs="Times New Roman"/>
                <w:color w:val="000000"/>
                <w:sz w:val="24"/>
                <w:szCs w:val="24"/>
                <w:lang w:eastAsia="en-AU"/>
              </w:rPr>
            </w:pPr>
            <w:del w:id="114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8E2BBB7" w14:textId="7C36D744" w:rsidR="0067260A" w:rsidRPr="00CD2E4B" w:rsidDel="00C2732D" w:rsidRDefault="0067260A" w:rsidP="00150BF6">
            <w:pPr>
              <w:spacing w:after="0" w:line="276" w:lineRule="auto"/>
              <w:jc w:val="center"/>
              <w:rPr>
                <w:del w:id="1149" w:author="Daniel Noble" w:date="2025-04-01T15:59:00Z" w16du:dateUtc="2025-04-01T04:59:00Z"/>
                <w:rFonts w:ascii="Times New Roman" w:eastAsia="Times New Roman" w:hAnsi="Times New Roman" w:cs="Times New Roman"/>
                <w:color w:val="000000"/>
                <w:sz w:val="24"/>
                <w:szCs w:val="24"/>
                <w:lang w:eastAsia="en-AU"/>
              </w:rPr>
            </w:pPr>
            <w:del w:id="115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2F73BD" w:rsidDel="00C2732D" w14:paraId="7AC2C93E" w14:textId="39713142" w:rsidTr="00150BF6">
        <w:trPr>
          <w:trHeight w:val="288"/>
          <w:jc w:val="center"/>
          <w:del w:id="1151"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492EFA23" w14:textId="6126BCCD" w:rsidR="0067260A" w:rsidRPr="00CD2E4B" w:rsidDel="00C2732D" w:rsidRDefault="0067260A" w:rsidP="00150BF6">
            <w:pPr>
              <w:spacing w:after="0" w:line="276" w:lineRule="auto"/>
              <w:rPr>
                <w:del w:id="1152" w:author="Daniel Noble" w:date="2025-04-01T15:59:00Z" w16du:dateUtc="2025-04-01T04:59:00Z"/>
                <w:rFonts w:ascii="Times New Roman" w:eastAsia="Times New Roman" w:hAnsi="Times New Roman" w:cs="Times New Roman"/>
                <w:color w:val="000000"/>
                <w:sz w:val="24"/>
                <w:szCs w:val="24"/>
                <w:lang w:eastAsia="en-AU"/>
              </w:rPr>
            </w:pPr>
            <w:del w:id="115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A3EDB0C" w14:textId="18AE53A1" w:rsidR="0067260A" w:rsidRPr="00CD2E4B" w:rsidDel="00C2732D" w:rsidRDefault="0067260A" w:rsidP="00150BF6">
            <w:pPr>
              <w:spacing w:after="0" w:line="276" w:lineRule="auto"/>
              <w:rPr>
                <w:del w:id="1154" w:author="Daniel Noble" w:date="2025-04-01T15:59:00Z" w16du:dateUtc="2025-04-01T04:59:00Z"/>
                <w:rFonts w:ascii="Times New Roman" w:eastAsia="Times New Roman" w:hAnsi="Times New Roman" w:cs="Times New Roman"/>
                <w:b/>
                <w:bCs/>
                <w:color w:val="000000"/>
                <w:sz w:val="24"/>
                <w:szCs w:val="24"/>
                <w:lang w:eastAsia="en-AU"/>
              </w:rPr>
            </w:pPr>
            <w:del w:id="115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8661607" w14:textId="72D94711" w:rsidR="0067260A" w:rsidRPr="00CD2E4B" w:rsidDel="00C2732D" w:rsidRDefault="0067260A" w:rsidP="00150BF6">
            <w:pPr>
              <w:spacing w:after="0" w:line="276" w:lineRule="auto"/>
              <w:jc w:val="center"/>
              <w:rPr>
                <w:del w:id="1156" w:author="Daniel Noble" w:date="2025-04-01T15:59:00Z" w16du:dateUtc="2025-04-01T04:59:00Z"/>
                <w:rFonts w:ascii="Times New Roman" w:eastAsia="Times New Roman" w:hAnsi="Times New Roman" w:cs="Times New Roman"/>
                <w:b/>
                <w:bCs/>
                <w:color w:val="000000"/>
                <w:sz w:val="24"/>
                <w:szCs w:val="24"/>
                <w:lang w:eastAsia="en-AU"/>
              </w:rPr>
            </w:pPr>
            <w:del w:id="115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9</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F67ED01" w14:textId="4E506D31" w:rsidR="0067260A" w:rsidRPr="00CD2E4B" w:rsidDel="00C2732D" w:rsidRDefault="0067260A" w:rsidP="00150BF6">
            <w:pPr>
              <w:spacing w:after="0" w:line="276" w:lineRule="auto"/>
              <w:jc w:val="center"/>
              <w:rPr>
                <w:del w:id="1158" w:author="Daniel Noble" w:date="2025-04-01T15:59:00Z" w16du:dateUtc="2025-04-01T04:59:00Z"/>
                <w:rFonts w:ascii="Times New Roman" w:eastAsia="Times New Roman" w:hAnsi="Times New Roman" w:cs="Times New Roman"/>
                <w:b/>
                <w:bCs/>
                <w:color w:val="000000"/>
                <w:sz w:val="24"/>
                <w:szCs w:val="24"/>
                <w:lang w:eastAsia="en-AU"/>
              </w:rPr>
            </w:pPr>
            <w:del w:id="115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10</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20FBE667" w14:textId="2099702D" w:rsidR="0067260A" w:rsidRPr="00CD2E4B" w:rsidDel="00C2732D" w:rsidRDefault="0067260A" w:rsidP="00150BF6">
            <w:pPr>
              <w:spacing w:after="0" w:line="276" w:lineRule="auto"/>
              <w:jc w:val="center"/>
              <w:rPr>
                <w:del w:id="1160" w:author="Daniel Noble" w:date="2025-04-01T15:59:00Z" w16du:dateUtc="2025-04-01T04:59:00Z"/>
                <w:rFonts w:ascii="Times New Roman" w:eastAsia="Times New Roman" w:hAnsi="Times New Roman" w:cs="Times New Roman"/>
                <w:b/>
                <w:bCs/>
                <w:color w:val="000000"/>
                <w:sz w:val="24"/>
                <w:szCs w:val="24"/>
                <w:lang w:eastAsia="en-AU"/>
              </w:rPr>
            </w:pPr>
            <w:del w:id="116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14</w:delText>
              </w:r>
            </w:del>
          </w:p>
        </w:tc>
      </w:tr>
      <w:tr w:rsidR="0067260A" w:rsidRPr="002F73BD" w:rsidDel="00C2732D" w14:paraId="0382282E" w14:textId="7B2846D9" w:rsidTr="00150BF6">
        <w:trPr>
          <w:trHeight w:val="288"/>
          <w:jc w:val="center"/>
          <w:del w:id="1162" w:author="Daniel Noble" w:date="2025-04-01T15:59:00Z"/>
        </w:trPr>
        <w:tc>
          <w:tcPr>
            <w:tcW w:w="3402" w:type="dxa"/>
            <w:tcBorders>
              <w:top w:val="nil"/>
              <w:left w:val="single" w:sz="4" w:space="0" w:color="auto"/>
              <w:bottom w:val="nil"/>
              <w:right w:val="nil"/>
            </w:tcBorders>
            <w:shd w:val="clear" w:color="auto" w:fill="auto"/>
            <w:noWrap/>
            <w:vAlign w:val="bottom"/>
            <w:hideMark/>
          </w:tcPr>
          <w:p w14:paraId="1DAF48D6" w14:textId="0DB71806" w:rsidR="0067260A" w:rsidRPr="00CD2E4B" w:rsidDel="00C2732D" w:rsidRDefault="0067260A" w:rsidP="00150BF6">
            <w:pPr>
              <w:spacing w:after="0" w:line="276" w:lineRule="auto"/>
              <w:rPr>
                <w:del w:id="1163" w:author="Daniel Noble" w:date="2025-04-01T15:59:00Z" w16du:dateUtc="2025-04-01T04:59:00Z"/>
                <w:rFonts w:ascii="Times New Roman" w:eastAsia="Times New Roman" w:hAnsi="Times New Roman" w:cs="Times New Roman"/>
                <w:color w:val="000000"/>
                <w:sz w:val="24"/>
                <w:szCs w:val="24"/>
                <w:lang w:eastAsia="en-AU"/>
              </w:rPr>
            </w:pPr>
            <w:del w:id="116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Mass</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889F037" w14:textId="4B9A1EF9" w:rsidR="0067260A" w:rsidRPr="00CD2E4B" w:rsidDel="00C2732D" w:rsidRDefault="0067260A" w:rsidP="00150BF6">
            <w:pPr>
              <w:spacing w:after="0" w:line="276" w:lineRule="auto"/>
              <w:rPr>
                <w:del w:id="1165" w:author="Daniel Noble" w:date="2025-04-01T15:59:00Z" w16du:dateUtc="2025-04-01T04:59:00Z"/>
                <w:rFonts w:ascii="Times New Roman" w:eastAsia="Times New Roman" w:hAnsi="Times New Roman" w:cs="Times New Roman"/>
                <w:color w:val="000000"/>
                <w:sz w:val="24"/>
                <w:szCs w:val="24"/>
                <w:lang w:eastAsia="en-AU"/>
              </w:rPr>
            </w:pPr>
            <w:del w:id="116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Body Mass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ED149D9" w14:textId="74AC65AB" w:rsidR="0067260A" w:rsidRPr="00CD2E4B" w:rsidDel="00C2732D" w:rsidRDefault="0067260A" w:rsidP="00150BF6">
            <w:pPr>
              <w:spacing w:after="0" w:line="276" w:lineRule="auto"/>
              <w:jc w:val="center"/>
              <w:rPr>
                <w:del w:id="1167" w:author="Daniel Noble" w:date="2025-04-01T15:59:00Z" w16du:dateUtc="2025-04-01T04:59:00Z"/>
                <w:rFonts w:ascii="Times New Roman" w:eastAsia="Times New Roman" w:hAnsi="Times New Roman" w:cs="Times New Roman"/>
                <w:color w:val="000000"/>
                <w:sz w:val="24"/>
                <w:szCs w:val="24"/>
                <w:lang w:eastAsia="en-AU"/>
              </w:rPr>
            </w:pPr>
            <w:del w:id="116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E0AB179" w14:textId="6CD9DC6B" w:rsidR="0067260A" w:rsidRPr="00CD2E4B" w:rsidDel="00C2732D" w:rsidRDefault="0067260A" w:rsidP="00150BF6">
            <w:pPr>
              <w:spacing w:after="0" w:line="276" w:lineRule="auto"/>
              <w:jc w:val="center"/>
              <w:rPr>
                <w:del w:id="1169" w:author="Daniel Noble" w:date="2025-04-01T15:59:00Z" w16du:dateUtc="2025-04-01T04:59:00Z"/>
                <w:rFonts w:ascii="Times New Roman" w:eastAsia="Times New Roman" w:hAnsi="Times New Roman" w:cs="Times New Roman"/>
                <w:color w:val="000000"/>
                <w:sz w:val="24"/>
                <w:szCs w:val="24"/>
                <w:lang w:eastAsia="en-AU"/>
              </w:rPr>
            </w:pPr>
            <w:del w:id="117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B4725CE" w14:textId="3651CCBD" w:rsidR="0067260A" w:rsidRPr="00CD2E4B" w:rsidDel="00C2732D" w:rsidRDefault="0067260A" w:rsidP="00150BF6">
            <w:pPr>
              <w:spacing w:after="0" w:line="276" w:lineRule="auto"/>
              <w:jc w:val="center"/>
              <w:rPr>
                <w:del w:id="1171" w:author="Daniel Noble" w:date="2025-04-01T15:59:00Z" w16du:dateUtc="2025-04-01T04:59:00Z"/>
                <w:rFonts w:ascii="Times New Roman" w:eastAsia="Times New Roman" w:hAnsi="Times New Roman" w:cs="Times New Roman"/>
                <w:color w:val="000000"/>
                <w:sz w:val="24"/>
                <w:szCs w:val="24"/>
                <w:lang w:eastAsia="en-AU"/>
              </w:rPr>
            </w:pPr>
            <w:del w:id="117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2F73BD" w:rsidDel="00C2732D" w14:paraId="2AA7A70D" w14:textId="331C50DF" w:rsidTr="00150BF6">
        <w:trPr>
          <w:trHeight w:val="288"/>
          <w:jc w:val="center"/>
          <w:del w:id="1173" w:author="Daniel Noble" w:date="2025-04-01T15:59:00Z"/>
        </w:trPr>
        <w:tc>
          <w:tcPr>
            <w:tcW w:w="3402" w:type="dxa"/>
            <w:tcBorders>
              <w:top w:val="nil"/>
              <w:left w:val="single" w:sz="4" w:space="0" w:color="auto"/>
              <w:bottom w:val="nil"/>
              <w:right w:val="nil"/>
            </w:tcBorders>
            <w:shd w:val="clear" w:color="auto" w:fill="auto"/>
            <w:noWrap/>
            <w:vAlign w:val="bottom"/>
            <w:hideMark/>
          </w:tcPr>
          <w:p w14:paraId="334C261B" w14:textId="636EDFC7" w:rsidR="0067260A" w:rsidRPr="00CD2E4B" w:rsidDel="00C2732D" w:rsidRDefault="0067260A" w:rsidP="00150BF6">
            <w:pPr>
              <w:spacing w:after="0" w:line="276" w:lineRule="auto"/>
              <w:rPr>
                <w:del w:id="1174" w:author="Daniel Noble" w:date="2025-04-01T15:59:00Z" w16du:dateUtc="2025-04-01T04:59:00Z"/>
                <w:rFonts w:ascii="Times New Roman" w:eastAsia="Times New Roman" w:hAnsi="Times New Roman" w:cs="Times New Roman"/>
                <w:color w:val="000000"/>
                <w:sz w:val="24"/>
                <w:szCs w:val="24"/>
                <w:lang w:eastAsia="en-AU"/>
              </w:rPr>
            </w:pPr>
            <w:del w:id="117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B5EB8E5" w14:textId="1F907D15" w:rsidR="0067260A" w:rsidRPr="00CD2E4B" w:rsidDel="00C2732D" w:rsidRDefault="0067260A" w:rsidP="00150BF6">
            <w:pPr>
              <w:spacing w:after="0" w:line="276" w:lineRule="auto"/>
              <w:rPr>
                <w:del w:id="1176" w:author="Daniel Noble" w:date="2025-04-01T15:59:00Z" w16du:dateUtc="2025-04-01T04:59:00Z"/>
                <w:rFonts w:ascii="Times New Roman" w:eastAsia="Times New Roman" w:hAnsi="Times New Roman" w:cs="Times New Roman"/>
                <w:color w:val="000000"/>
                <w:sz w:val="24"/>
                <w:szCs w:val="24"/>
                <w:lang w:eastAsia="en-AU"/>
              </w:rPr>
            </w:pPr>
            <w:del w:id="117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Mass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BE7EFEC" w14:textId="0461995A" w:rsidR="0067260A" w:rsidRPr="00CD2E4B" w:rsidDel="00C2732D" w:rsidRDefault="0067260A" w:rsidP="00150BF6">
            <w:pPr>
              <w:spacing w:after="0" w:line="276" w:lineRule="auto"/>
              <w:jc w:val="center"/>
              <w:rPr>
                <w:del w:id="1178" w:author="Daniel Noble" w:date="2025-04-01T15:59:00Z" w16du:dateUtc="2025-04-01T04:59:00Z"/>
                <w:rFonts w:ascii="Times New Roman" w:eastAsia="Times New Roman" w:hAnsi="Times New Roman" w:cs="Times New Roman"/>
                <w:color w:val="000000"/>
                <w:sz w:val="24"/>
                <w:szCs w:val="24"/>
                <w:lang w:eastAsia="en-AU"/>
              </w:rPr>
            </w:pPr>
            <w:del w:id="117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9</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BEC1C8F" w14:textId="7C109D5E" w:rsidR="0067260A" w:rsidRPr="00CD2E4B" w:rsidDel="00C2732D" w:rsidRDefault="0067260A" w:rsidP="00150BF6">
            <w:pPr>
              <w:spacing w:after="0" w:line="276" w:lineRule="auto"/>
              <w:jc w:val="center"/>
              <w:rPr>
                <w:del w:id="1180" w:author="Daniel Noble" w:date="2025-04-01T15:59:00Z" w16du:dateUtc="2025-04-01T04:59:00Z"/>
                <w:rFonts w:ascii="Times New Roman" w:eastAsia="Times New Roman" w:hAnsi="Times New Roman" w:cs="Times New Roman"/>
                <w:color w:val="000000"/>
                <w:sz w:val="24"/>
                <w:szCs w:val="24"/>
                <w:lang w:eastAsia="en-AU"/>
              </w:rPr>
            </w:pPr>
            <w:del w:id="118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8</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C105C09" w14:textId="4A90E133" w:rsidR="0067260A" w:rsidRPr="00CD2E4B" w:rsidDel="00C2732D" w:rsidRDefault="0067260A" w:rsidP="00150BF6">
            <w:pPr>
              <w:spacing w:after="0" w:line="276" w:lineRule="auto"/>
              <w:jc w:val="center"/>
              <w:rPr>
                <w:del w:id="1182" w:author="Daniel Noble" w:date="2025-04-01T15:59:00Z" w16du:dateUtc="2025-04-01T04:59:00Z"/>
                <w:rFonts w:ascii="Times New Roman" w:eastAsia="Times New Roman" w:hAnsi="Times New Roman" w:cs="Times New Roman"/>
                <w:color w:val="000000"/>
                <w:sz w:val="24"/>
                <w:szCs w:val="24"/>
                <w:lang w:eastAsia="en-AU"/>
              </w:rPr>
            </w:pPr>
            <w:del w:id="118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17</w:delText>
              </w:r>
            </w:del>
          </w:p>
        </w:tc>
      </w:tr>
      <w:tr w:rsidR="0067260A" w:rsidRPr="002F73BD" w:rsidDel="00C2732D" w14:paraId="69317C50" w14:textId="0F036BFF" w:rsidTr="00150BF6">
        <w:trPr>
          <w:trHeight w:val="288"/>
          <w:jc w:val="center"/>
          <w:del w:id="1184" w:author="Daniel Noble" w:date="2025-04-01T15:59:00Z"/>
        </w:trPr>
        <w:tc>
          <w:tcPr>
            <w:tcW w:w="3402" w:type="dxa"/>
            <w:tcBorders>
              <w:top w:val="nil"/>
              <w:left w:val="single" w:sz="4" w:space="0" w:color="auto"/>
              <w:bottom w:val="nil"/>
              <w:right w:val="nil"/>
            </w:tcBorders>
            <w:shd w:val="clear" w:color="auto" w:fill="auto"/>
            <w:noWrap/>
            <w:vAlign w:val="bottom"/>
            <w:hideMark/>
          </w:tcPr>
          <w:p w14:paraId="7CC07922" w14:textId="10E6464D" w:rsidR="0067260A" w:rsidRPr="00CD2E4B" w:rsidDel="00C2732D" w:rsidRDefault="0067260A" w:rsidP="00150BF6">
            <w:pPr>
              <w:spacing w:after="0" w:line="276" w:lineRule="auto"/>
              <w:rPr>
                <w:del w:id="1185" w:author="Daniel Noble" w:date="2025-04-01T15:59:00Z" w16du:dateUtc="2025-04-01T04:59:00Z"/>
                <w:rFonts w:ascii="Times New Roman" w:eastAsia="Times New Roman" w:hAnsi="Times New Roman" w:cs="Times New Roman"/>
                <w:color w:val="000000"/>
                <w:sz w:val="24"/>
                <w:szCs w:val="24"/>
                <w:lang w:eastAsia="en-AU"/>
              </w:rPr>
            </w:pPr>
            <w:del w:id="118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EF3FE44" w14:textId="0F550B58" w:rsidR="0067260A" w:rsidRPr="00CD2E4B" w:rsidDel="00C2732D" w:rsidRDefault="0067260A" w:rsidP="00150BF6">
            <w:pPr>
              <w:spacing w:after="0" w:line="276" w:lineRule="auto"/>
              <w:rPr>
                <w:del w:id="1187" w:author="Daniel Noble" w:date="2025-04-01T15:59:00Z" w16du:dateUtc="2025-04-01T04:59:00Z"/>
                <w:rFonts w:ascii="Times New Roman" w:eastAsia="Times New Roman" w:hAnsi="Times New Roman" w:cs="Times New Roman"/>
                <w:color w:val="000000"/>
                <w:sz w:val="24"/>
                <w:szCs w:val="24"/>
                <w:lang w:eastAsia="en-AU"/>
              </w:rPr>
            </w:pPr>
            <w:del w:id="118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Weight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16E6CB6" w14:textId="55EAA0C1" w:rsidR="0067260A" w:rsidRPr="00CD2E4B" w:rsidDel="00C2732D" w:rsidRDefault="0067260A" w:rsidP="00150BF6">
            <w:pPr>
              <w:spacing w:after="0" w:line="276" w:lineRule="auto"/>
              <w:jc w:val="center"/>
              <w:rPr>
                <w:del w:id="1189" w:author="Daniel Noble" w:date="2025-04-01T15:59:00Z" w16du:dateUtc="2025-04-01T04:59:00Z"/>
                <w:rFonts w:ascii="Times New Roman" w:eastAsia="Times New Roman" w:hAnsi="Times New Roman" w:cs="Times New Roman"/>
                <w:color w:val="000000"/>
                <w:sz w:val="24"/>
                <w:szCs w:val="24"/>
                <w:lang w:eastAsia="en-AU"/>
              </w:rPr>
            </w:pPr>
            <w:del w:id="119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44D859E" w14:textId="3AB70A85" w:rsidR="0067260A" w:rsidRPr="00CD2E4B" w:rsidDel="00C2732D" w:rsidRDefault="0067260A" w:rsidP="00150BF6">
            <w:pPr>
              <w:spacing w:after="0" w:line="276" w:lineRule="auto"/>
              <w:jc w:val="center"/>
              <w:rPr>
                <w:del w:id="1191" w:author="Daniel Noble" w:date="2025-04-01T15:59:00Z" w16du:dateUtc="2025-04-01T04:59:00Z"/>
                <w:rFonts w:ascii="Times New Roman" w:eastAsia="Times New Roman" w:hAnsi="Times New Roman" w:cs="Times New Roman"/>
                <w:color w:val="000000"/>
                <w:sz w:val="24"/>
                <w:szCs w:val="24"/>
                <w:lang w:eastAsia="en-AU"/>
              </w:rPr>
            </w:pPr>
            <w:del w:id="119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5</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D0BCFD9" w14:textId="03F2A728" w:rsidR="0067260A" w:rsidRPr="00CD2E4B" w:rsidDel="00C2732D" w:rsidRDefault="0067260A" w:rsidP="00150BF6">
            <w:pPr>
              <w:spacing w:after="0" w:line="276" w:lineRule="auto"/>
              <w:jc w:val="center"/>
              <w:rPr>
                <w:del w:id="1193" w:author="Daniel Noble" w:date="2025-04-01T15:59:00Z" w16du:dateUtc="2025-04-01T04:59:00Z"/>
                <w:rFonts w:ascii="Times New Roman" w:eastAsia="Times New Roman" w:hAnsi="Times New Roman" w:cs="Times New Roman"/>
                <w:color w:val="000000"/>
                <w:sz w:val="24"/>
                <w:szCs w:val="24"/>
                <w:lang w:eastAsia="en-AU"/>
              </w:rPr>
            </w:pPr>
            <w:del w:id="119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6</w:delText>
              </w:r>
            </w:del>
          </w:p>
        </w:tc>
      </w:tr>
      <w:tr w:rsidR="0067260A" w:rsidRPr="002F73BD" w:rsidDel="00C2732D" w14:paraId="70481605" w14:textId="398BD218" w:rsidTr="00150BF6">
        <w:trPr>
          <w:trHeight w:val="288"/>
          <w:jc w:val="center"/>
          <w:del w:id="1195"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2A7B0A04" w14:textId="30A3C794" w:rsidR="0067260A" w:rsidRPr="00CD2E4B" w:rsidDel="00C2732D" w:rsidRDefault="0067260A" w:rsidP="00150BF6">
            <w:pPr>
              <w:spacing w:after="0" w:line="276" w:lineRule="auto"/>
              <w:rPr>
                <w:del w:id="1196" w:author="Daniel Noble" w:date="2025-04-01T15:59:00Z" w16du:dateUtc="2025-04-01T04:59:00Z"/>
                <w:rFonts w:ascii="Times New Roman" w:eastAsia="Times New Roman" w:hAnsi="Times New Roman" w:cs="Times New Roman"/>
                <w:color w:val="000000"/>
                <w:sz w:val="24"/>
                <w:szCs w:val="24"/>
                <w:lang w:eastAsia="en-AU"/>
              </w:rPr>
            </w:pPr>
            <w:del w:id="119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D3C0615" w14:textId="3B674D21" w:rsidR="0067260A" w:rsidRPr="00CD2E4B" w:rsidDel="00C2732D" w:rsidRDefault="0067260A" w:rsidP="00150BF6">
            <w:pPr>
              <w:spacing w:after="0" w:line="276" w:lineRule="auto"/>
              <w:rPr>
                <w:del w:id="1198" w:author="Daniel Noble" w:date="2025-04-01T15:59:00Z" w16du:dateUtc="2025-04-01T04:59:00Z"/>
                <w:rFonts w:ascii="Times New Roman" w:eastAsia="Times New Roman" w:hAnsi="Times New Roman" w:cs="Times New Roman"/>
                <w:b/>
                <w:bCs/>
                <w:color w:val="000000"/>
                <w:sz w:val="24"/>
                <w:szCs w:val="24"/>
                <w:lang w:eastAsia="en-AU"/>
              </w:rPr>
            </w:pPr>
            <w:del w:id="119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2C22A2D" w14:textId="70F8DC54" w:rsidR="0067260A" w:rsidRPr="00CD2E4B" w:rsidDel="00C2732D" w:rsidRDefault="0067260A" w:rsidP="00150BF6">
            <w:pPr>
              <w:spacing w:after="0" w:line="276" w:lineRule="auto"/>
              <w:jc w:val="center"/>
              <w:rPr>
                <w:del w:id="1200" w:author="Daniel Noble" w:date="2025-04-01T15:59:00Z" w16du:dateUtc="2025-04-01T04:59:00Z"/>
                <w:rFonts w:ascii="Times New Roman" w:eastAsia="Times New Roman" w:hAnsi="Times New Roman" w:cs="Times New Roman"/>
                <w:b/>
                <w:bCs/>
                <w:color w:val="000000"/>
                <w:sz w:val="24"/>
                <w:szCs w:val="24"/>
                <w:lang w:eastAsia="en-AU"/>
              </w:rPr>
            </w:pPr>
            <w:del w:id="120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DD8ABF5" w14:textId="51E77A3F" w:rsidR="0067260A" w:rsidRPr="00CD2E4B" w:rsidDel="00C2732D" w:rsidRDefault="0067260A" w:rsidP="00150BF6">
            <w:pPr>
              <w:spacing w:after="0" w:line="276" w:lineRule="auto"/>
              <w:jc w:val="center"/>
              <w:rPr>
                <w:del w:id="1202" w:author="Daniel Noble" w:date="2025-04-01T15:59:00Z" w16du:dateUtc="2025-04-01T04:59:00Z"/>
                <w:rFonts w:ascii="Times New Roman" w:eastAsia="Times New Roman" w:hAnsi="Times New Roman" w:cs="Times New Roman"/>
                <w:b/>
                <w:bCs/>
                <w:color w:val="000000"/>
                <w:sz w:val="24"/>
                <w:szCs w:val="24"/>
                <w:lang w:eastAsia="en-AU"/>
              </w:rPr>
            </w:pPr>
            <w:del w:id="120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14</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C49A4E7" w14:textId="7D9ADFE2" w:rsidR="0067260A" w:rsidRPr="00CD2E4B" w:rsidDel="00C2732D" w:rsidRDefault="0067260A" w:rsidP="00150BF6">
            <w:pPr>
              <w:spacing w:after="0" w:line="276" w:lineRule="auto"/>
              <w:jc w:val="center"/>
              <w:rPr>
                <w:del w:id="1204" w:author="Daniel Noble" w:date="2025-04-01T15:59:00Z" w16du:dateUtc="2025-04-01T04:59:00Z"/>
                <w:rFonts w:ascii="Times New Roman" w:eastAsia="Times New Roman" w:hAnsi="Times New Roman" w:cs="Times New Roman"/>
                <w:b/>
                <w:bCs/>
                <w:color w:val="000000"/>
                <w:sz w:val="24"/>
                <w:szCs w:val="24"/>
                <w:lang w:eastAsia="en-AU"/>
              </w:rPr>
            </w:pPr>
            <w:del w:id="120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25</w:delText>
              </w:r>
            </w:del>
          </w:p>
        </w:tc>
      </w:tr>
      <w:tr w:rsidR="0067260A" w:rsidRPr="002F73BD" w:rsidDel="00C2732D" w14:paraId="44EF7AB8" w14:textId="5650CF7F" w:rsidTr="00150BF6">
        <w:trPr>
          <w:trHeight w:val="288"/>
          <w:jc w:val="center"/>
          <w:del w:id="1206"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881B16F" w14:textId="775B114F" w:rsidR="0067260A" w:rsidRPr="00CD2E4B" w:rsidDel="00C2732D" w:rsidRDefault="0067260A" w:rsidP="00150BF6">
            <w:pPr>
              <w:spacing w:after="0" w:line="276" w:lineRule="auto"/>
              <w:rPr>
                <w:del w:id="1207" w:author="Daniel Noble" w:date="2025-04-01T15:59:00Z" w16du:dateUtc="2025-04-01T04:59:00Z"/>
                <w:rFonts w:ascii="Times New Roman" w:eastAsia="Times New Roman" w:hAnsi="Times New Roman" w:cs="Times New Roman"/>
                <w:color w:val="000000"/>
                <w:sz w:val="24"/>
                <w:szCs w:val="24"/>
                <w:lang w:eastAsia="en-AU"/>
              </w:rPr>
            </w:pPr>
            <w:del w:id="120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Plastron Length</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4280AD4A" w14:textId="4262D98C" w:rsidR="0067260A" w:rsidRPr="00CD2E4B" w:rsidDel="00C2732D" w:rsidRDefault="0067260A" w:rsidP="00150BF6">
            <w:pPr>
              <w:spacing w:after="0" w:line="276" w:lineRule="auto"/>
              <w:rPr>
                <w:del w:id="1209" w:author="Daniel Noble" w:date="2025-04-01T15:59:00Z" w16du:dateUtc="2025-04-01T04:59:00Z"/>
                <w:rFonts w:ascii="Times New Roman" w:eastAsia="Times New Roman" w:hAnsi="Times New Roman" w:cs="Times New Roman"/>
                <w:color w:val="000000"/>
                <w:sz w:val="24"/>
                <w:szCs w:val="24"/>
                <w:lang w:eastAsia="en-AU"/>
              </w:rPr>
            </w:pPr>
            <w:del w:id="121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Plastron Length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D84D20A" w14:textId="7BE65344" w:rsidR="0067260A" w:rsidRPr="00CD2E4B" w:rsidDel="00C2732D" w:rsidRDefault="0067260A" w:rsidP="00150BF6">
            <w:pPr>
              <w:spacing w:after="0" w:line="276" w:lineRule="auto"/>
              <w:jc w:val="center"/>
              <w:rPr>
                <w:del w:id="1211" w:author="Daniel Noble" w:date="2025-04-01T15:59:00Z" w16du:dateUtc="2025-04-01T04:59:00Z"/>
                <w:rFonts w:ascii="Times New Roman" w:eastAsia="Times New Roman" w:hAnsi="Times New Roman" w:cs="Times New Roman"/>
                <w:color w:val="000000"/>
                <w:sz w:val="24"/>
                <w:szCs w:val="24"/>
                <w:lang w:eastAsia="en-AU"/>
              </w:rPr>
            </w:pPr>
            <w:del w:id="121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B7AA186" w14:textId="237E352B" w:rsidR="0067260A" w:rsidRPr="00CD2E4B" w:rsidDel="00C2732D" w:rsidRDefault="0067260A" w:rsidP="00150BF6">
            <w:pPr>
              <w:spacing w:after="0" w:line="276" w:lineRule="auto"/>
              <w:jc w:val="center"/>
              <w:rPr>
                <w:del w:id="1213" w:author="Daniel Noble" w:date="2025-04-01T15:59:00Z" w16du:dateUtc="2025-04-01T04:59:00Z"/>
                <w:rFonts w:ascii="Times New Roman" w:eastAsia="Times New Roman" w:hAnsi="Times New Roman" w:cs="Times New Roman"/>
                <w:color w:val="000000"/>
                <w:sz w:val="24"/>
                <w:szCs w:val="24"/>
                <w:lang w:eastAsia="en-AU"/>
              </w:rPr>
            </w:pPr>
            <w:del w:id="121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A936DFE" w14:textId="62399688" w:rsidR="0067260A" w:rsidRPr="00CD2E4B" w:rsidDel="00C2732D" w:rsidRDefault="0067260A" w:rsidP="00150BF6">
            <w:pPr>
              <w:spacing w:after="0" w:line="276" w:lineRule="auto"/>
              <w:jc w:val="center"/>
              <w:rPr>
                <w:del w:id="1215" w:author="Daniel Noble" w:date="2025-04-01T15:59:00Z" w16du:dateUtc="2025-04-01T04:59:00Z"/>
                <w:rFonts w:ascii="Times New Roman" w:eastAsia="Times New Roman" w:hAnsi="Times New Roman" w:cs="Times New Roman"/>
                <w:color w:val="000000"/>
                <w:sz w:val="24"/>
                <w:szCs w:val="24"/>
                <w:lang w:eastAsia="en-AU"/>
              </w:rPr>
            </w:pPr>
            <w:del w:id="121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2F73BD" w:rsidDel="00C2732D" w14:paraId="62BB54C7" w14:textId="62805829" w:rsidTr="00150BF6">
        <w:trPr>
          <w:trHeight w:val="288"/>
          <w:jc w:val="center"/>
          <w:del w:id="1217"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243CFB1" w14:textId="14AB5BDE" w:rsidR="0067260A" w:rsidRPr="00CD2E4B" w:rsidDel="00C2732D" w:rsidRDefault="0067260A" w:rsidP="00150BF6">
            <w:pPr>
              <w:spacing w:after="0" w:line="276" w:lineRule="auto"/>
              <w:rPr>
                <w:del w:id="1218" w:author="Daniel Noble" w:date="2025-04-01T15:59:00Z" w16du:dateUtc="2025-04-01T04:59:00Z"/>
                <w:rFonts w:ascii="Times New Roman" w:eastAsia="Times New Roman" w:hAnsi="Times New Roman" w:cs="Times New Roman"/>
                <w:color w:val="000000"/>
                <w:sz w:val="24"/>
                <w:szCs w:val="24"/>
                <w:lang w:eastAsia="en-AU"/>
              </w:rPr>
            </w:pPr>
            <w:del w:id="121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Tail Length</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6E8393E3" w14:textId="72BDC0B8" w:rsidR="0067260A" w:rsidRPr="00CD2E4B" w:rsidDel="00C2732D" w:rsidRDefault="0067260A" w:rsidP="00150BF6">
            <w:pPr>
              <w:spacing w:after="0" w:line="276" w:lineRule="auto"/>
              <w:rPr>
                <w:del w:id="1220" w:author="Daniel Noble" w:date="2025-04-01T15:59:00Z" w16du:dateUtc="2025-04-01T04:59:00Z"/>
                <w:rFonts w:ascii="Times New Roman" w:eastAsia="Times New Roman" w:hAnsi="Times New Roman" w:cs="Times New Roman"/>
                <w:color w:val="000000"/>
                <w:sz w:val="24"/>
                <w:szCs w:val="24"/>
                <w:lang w:eastAsia="en-AU"/>
              </w:rPr>
            </w:pPr>
            <w:del w:id="122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Tail length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8CD5C75" w14:textId="6D063D58" w:rsidR="0067260A" w:rsidRPr="00CD2E4B" w:rsidDel="00C2732D" w:rsidRDefault="0067260A" w:rsidP="00150BF6">
            <w:pPr>
              <w:spacing w:after="0" w:line="276" w:lineRule="auto"/>
              <w:jc w:val="center"/>
              <w:rPr>
                <w:del w:id="1222" w:author="Daniel Noble" w:date="2025-04-01T15:59:00Z" w16du:dateUtc="2025-04-01T04:59:00Z"/>
                <w:rFonts w:ascii="Times New Roman" w:eastAsia="Times New Roman" w:hAnsi="Times New Roman" w:cs="Times New Roman"/>
                <w:color w:val="000000"/>
                <w:sz w:val="24"/>
                <w:szCs w:val="24"/>
                <w:lang w:eastAsia="en-AU"/>
              </w:rPr>
            </w:pPr>
            <w:del w:id="122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960CB0D" w14:textId="0D1350D7" w:rsidR="0067260A" w:rsidRPr="00CD2E4B" w:rsidDel="00C2732D" w:rsidRDefault="0067260A" w:rsidP="00150BF6">
            <w:pPr>
              <w:spacing w:after="0" w:line="276" w:lineRule="auto"/>
              <w:jc w:val="center"/>
              <w:rPr>
                <w:del w:id="1224" w:author="Daniel Noble" w:date="2025-04-01T15:59:00Z" w16du:dateUtc="2025-04-01T04:59:00Z"/>
                <w:rFonts w:ascii="Times New Roman" w:eastAsia="Times New Roman" w:hAnsi="Times New Roman" w:cs="Times New Roman"/>
                <w:color w:val="000000"/>
                <w:sz w:val="24"/>
                <w:szCs w:val="24"/>
                <w:lang w:eastAsia="en-AU"/>
              </w:rPr>
            </w:pPr>
            <w:del w:id="122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615A5D54" w14:textId="5CC3E6F6" w:rsidR="0067260A" w:rsidRPr="00CD2E4B" w:rsidDel="00C2732D" w:rsidRDefault="0067260A" w:rsidP="00150BF6">
            <w:pPr>
              <w:spacing w:after="0" w:line="276" w:lineRule="auto"/>
              <w:jc w:val="center"/>
              <w:rPr>
                <w:del w:id="1226" w:author="Daniel Noble" w:date="2025-04-01T15:59:00Z" w16du:dateUtc="2025-04-01T04:59:00Z"/>
                <w:rFonts w:ascii="Times New Roman" w:eastAsia="Times New Roman" w:hAnsi="Times New Roman" w:cs="Times New Roman"/>
                <w:color w:val="000000"/>
                <w:sz w:val="24"/>
                <w:szCs w:val="24"/>
                <w:lang w:eastAsia="en-AU"/>
              </w:rPr>
            </w:pPr>
            <w:del w:id="122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7</w:delText>
              </w:r>
            </w:del>
          </w:p>
        </w:tc>
      </w:tr>
      <w:tr w:rsidR="0067260A" w:rsidRPr="002F73BD" w:rsidDel="00C2732D" w14:paraId="36A74AAA" w14:textId="090D5331" w:rsidTr="00150BF6">
        <w:trPr>
          <w:trHeight w:val="288"/>
          <w:jc w:val="center"/>
          <w:del w:id="1228"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7B03A66" w14:textId="06C4AAD4" w:rsidR="0067260A" w:rsidRPr="00CD2E4B" w:rsidDel="00C2732D" w:rsidRDefault="0067260A" w:rsidP="00150BF6">
            <w:pPr>
              <w:spacing w:after="0" w:line="276" w:lineRule="auto"/>
              <w:rPr>
                <w:del w:id="1229" w:author="Daniel Noble" w:date="2025-04-01T15:59:00Z" w16du:dateUtc="2025-04-01T04:59:00Z"/>
                <w:rFonts w:ascii="Times New Roman" w:eastAsia="Times New Roman" w:hAnsi="Times New Roman" w:cs="Times New Roman"/>
                <w:color w:val="000000"/>
                <w:sz w:val="24"/>
                <w:szCs w:val="24"/>
                <w:lang w:eastAsia="en-AU"/>
              </w:rPr>
            </w:pPr>
            <w:del w:id="123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Thorax Size</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4EBD284E" w14:textId="6CF9FA52" w:rsidR="0067260A" w:rsidRPr="00CD2E4B" w:rsidDel="00C2732D" w:rsidRDefault="0067260A" w:rsidP="00150BF6">
            <w:pPr>
              <w:spacing w:after="0" w:line="276" w:lineRule="auto"/>
              <w:rPr>
                <w:del w:id="1231" w:author="Daniel Noble" w:date="2025-04-01T15:59:00Z" w16du:dateUtc="2025-04-01T04:59:00Z"/>
                <w:rFonts w:ascii="Times New Roman" w:eastAsia="Times New Roman" w:hAnsi="Times New Roman" w:cs="Times New Roman"/>
                <w:color w:val="000000"/>
                <w:sz w:val="24"/>
                <w:szCs w:val="24"/>
                <w:lang w:eastAsia="en-AU"/>
              </w:rPr>
            </w:pPr>
            <w:del w:id="123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Thorax Size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9C01C97" w14:textId="569FC193" w:rsidR="0067260A" w:rsidRPr="00CD2E4B" w:rsidDel="00C2732D" w:rsidRDefault="0067260A" w:rsidP="00150BF6">
            <w:pPr>
              <w:spacing w:after="0" w:line="276" w:lineRule="auto"/>
              <w:jc w:val="center"/>
              <w:rPr>
                <w:del w:id="1233" w:author="Daniel Noble" w:date="2025-04-01T15:59:00Z" w16du:dateUtc="2025-04-01T04:59:00Z"/>
                <w:rFonts w:ascii="Times New Roman" w:eastAsia="Times New Roman" w:hAnsi="Times New Roman" w:cs="Times New Roman"/>
                <w:color w:val="000000"/>
                <w:sz w:val="24"/>
                <w:szCs w:val="24"/>
                <w:lang w:eastAsia="en-AU"/>
              </w:rPr>
            </w:pPr>
            <w:del w:id="123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A15A80A" w14:textId="179D8780" w:rsidR="0067260A" w:rsidRPr="00CD2E4B" w:rsidDel="00C2732D" w:rsidRDefault="0067260A" w:rsidP="00150BF6">
            <w:pPr>
              <w:spacing w:after="0" w:line="276" w:lineRule="auto"/>
              <w:jc w:val="center"/>
              <w:rPr>
                <w:del w:id="1235" w:author="Daniel Noble" w:date="2025-04-01T15:59:00Z" w16du:dateUtc="2025-04-01T04:59:00Z"/>
                <w:rFonts w:ascii="Times New Roman" w:eastAsia="Times New Roman" w:hAnsi="Times New Roman" w:cs="Times New Roman"/>
                <w:color w:val="000000"/>
                <w:sz w:val="24"/>
                <w:szCs w:val="24"/>
                <w:lang w:eastAsia="en-AU"/>
              </w:rPr>
            </w:pPr>
            <w:del w:id="123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BDC8A02" w14:textId="43C8CA7F" w:rsidR="0067260A" w:rsidRPr="00CD2E4B" w:rsidDel="00C2732D" w:rsidRDefault="0067260A" w:rsidP="00150BF6">
            <w:pPr>
              <w:spacing w:after="0" w:line="276" w:lineRule="auto"/>
              <w:jc w:val="center"/>
              <w:rPr>
                <w:del w:id="1237" w:author="Daniel Noble" w:date="2025-04-01T15:59:00Z" w16du:dateUtc="2025-04-01T04:59:00Z"/>
                <w:rFonts w:ascii="Times New Roman" w:eastAsia="Times New Roman" w:hAnsi="Times New Roman" w:cs="Times New Roman"/>
                <w:color w:val="000000"/>
                <w:sz w:val="24"/>
                <w:szCs w:val="24"/>
                <w:lang w:eastAsia="en-AU"/>
              </w:rPr>
            </w:pPr>
            <w:del w:id="123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2F73BD" w:rsidDel="00C2732D" w14:paraId="22B8F2BC" w14:textId="7D04202A" w:rsidTr="00150BF6">
        <w:trPr>
          <w:trHeight w:val="288"/>
          <w:jc w:val="center"/>
          <w:del w:id="1239"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AE830BA" w14:textId="47CA75F8" w:rsidR="0067260A" w:rsidRPr="00CD2E4B" w:rsidDel="00C2732D" w:rsidRDefault="0067260A" w:rsidP="00150BF6">
            <w:pPr>
              <w:spacing w:after="0" w:line="276" w:lineRule="auto"/>
              <w:rPr>
                <w:del w:id="1240" w:author="Daniel Noble" w:date="2025-04-01T15:59:00Z" w16du:dateUtc="2025-04-01T04:59:00Z"/>
                <w:rFonts w:ascii="Times New Roman" w:eastAsia="Times New Roman" w:hAnsi="Times New Roman" w:cs="Times New Roman"/>
                <w:color w:val="000000"/>
                <w:sz w:val="24"/>
                <w:szCs w:val="24"/>
                <w:lang w:eastAsia="en-AU"/>
              </w:rPr>
            </w:pPr>
            <w:del w:id="124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Wing Length</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48A228A9" w14:textId="084D2BB6" w:rsidR="0067260A" w:rsidRPr="00CD2E4B" w:rsidDel="00C2732D" w:rsidRDefault="0067260A" w:rsidP="00150BF6">
            <w:pPr>
              <w:spacing w:after="0" w:line="276" w:lineRule="auto"/>
              <w:rPr>
                <w:del w:id="1242" w:author="Daniel Noble" w:date="2025-04-01T15:59:00Z" w16du:dateUtc="2025-04-01T04:59:00Z"/>
                <w:rFonts w:ascii="Times New Roman" w:eastAsia="Times New Roman" w:hAnsi="Times New Roman" w:cs="Times New Roman"/>
                <w:color w:val="000000"/>
                <w:sz w:val="24"/>
                <w:szCs w:val="24"/>
                <w:lang w:eastAsia="en-AU"/>
              </w:rPr>
            </w:pPr>
            <w:del w:id="124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Wing length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FFEB41D" w14:textId="77B02B03" w:rsidR="0067260A" w:rsidRPr="00CD2E4B" w:rsidDel="00C2732D" w:rsidRDefault="0067260A" w:rsidP="00150BF6">
            <w:pPr>
              <w:spacing w:after="0" w:line="276" w:lineRule="auto"/>
              <w:jc w:val="center"/>
              <w:rPr>
                <w:del w:id="1244" w:author="Daniel Noble" w:date="2025-04-01T15:59:00Z" w16du:dateUtc="2025-04-01T04:59:00Z"/>
                <w:rFonts w:ascii="Times New Roman" w:eastAsia="Times New Roman" w:hAnsi="Times New Roman" w:cs="Times New Roman"/>
                <w:color w:val="000000"/>
                <w:sz w:val="24"/>
                <w:szCs w:val="24"/>
                <w:lang w:eastAsia="en-AU"/>
              </w:rPr>
            </w:pPr>
            <w:del w:id="124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9507269" w14:textId="0A51ADB0" w:rsidR="0067260A" w:rsidRPr="00CD2E4B" w:rsidDel="00C2732D" w:rsidRDefault="0067260A" w:rsidP="00150BF6">
            <w:pPr>
              <w:spacing w:after="0" w:line="276" w:lineRule="auto"/>
              <w:jc w:val="center"/>
              <w:rPr>
                <w:del w:id="1246" w:author="Daniel Noble" w:date="2025-04-01T15:59:00Z" w16du:dateUtc="2025-04-01T04:59:00Z"/>
                <w:rFonts w:ascii="Times New Roman" w:eastAsia="Times New Roman" w:hAnsi="Times New Roman" w:cs="Times New Roman"/>
                <w:color w:val="000000"/>
                <w:sz w:val="24"/>
                <w:szCs w:val="24"/>
                <w:lang w:eastAsia="en-AU"/>
              </w:rPr>
            </w:pPr>
            <w:del w:id="124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E41F09F" w14:textId="41087883" w:rsidR="0067260A" w:rsidRPr="00CD2E4B" w:rsidDel="00C2732D" w:rsidRDefault="0067260A" w:rsidP="00150BF6">
            <w:pPr>
              <w:spacing w:after="0" w:line="276" w:lineRule="auto"/>
              <w:jc w:val="center"/>
              <w:rPr>
                <w:del w:id="1248" w:author="Daniel Noble" w:date="2025-04-01T15:59:00Z" w16du:dateUtc="2025-04-01T04:59:00Z"/>
                <w:rFonts w:ascii="Times New Roman" w:eastAsia="Times New Roman" w:hAnsi="Times New Roman" w:cs="Times New Roman"/>
                <w:color w:val="000000"/>
                <w:sz w:val="24"/>
                <w:szCs w:val="24"/>
                <w:lang w:eastAsia="en-AU"/>
              </w:rPr>
            </w:pPr>
            <w:del w:id="124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2F73BD" w:rsidDel="00C2732D" w14:paraId="31CE57B7" w14:textId="3529C800" w:rsidTr="00150BF6">
        <w:trPr>
          <w:trHeight w:val="288"/>
          <w:jc w:val="center"/>
          <w:del w:id="1250" w:author="Daniel Noble" w:date="2025-04-01T15:59:00Z"/>
        </w:trPr>
        <w:tc>
          <w:tcPr>
            <w:tcW w:w="3402" w:type="dxa"/>
            <w:tcBorders>
              <w:top w:val="nil"/>
              <w:left w:val="nil"/>
              <w:bottom w:val="nil"/>
              <w:right w:val="nil"/>
            </w:tcBorders>
            <w:shd w:val="clear" w:color="auto" w:fill="auto"/>
            <w:noWrap/>
            <w:vAlign w:val="bottom"/>
            <w:hideMark/>
          </w:tcPr>
          <w:p w14:paraId="2C44CA26" w14:textId="2252DEA6" w:rsidR="0067260A" w:rsidRPr="00CD2E4B" w:rsidDel="00C2732D" w:rsidRDefault="0067260A" w:rsidP="00150BF6">
            <w:pPr>
              <w:spacing w:after="0" w:line="276" w:lineRule="auto"/>
              <w:jc w:val="center"/>
              <w:rPr>
                <w:del w:id="1251"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660BE1F4" w14:textId="52C6CF38" w:rsidR="0067260A" w:rsidRPr="00CD2E4B" w:rsidDel="00C2732D" w:rsidRDefault="0067260A" w:rsidP="00150BF6">
            <w:pPr>
              <w:spacing w:after="0" w:line="276" w:lineRule="auto"/>
              <w:rPr>
                <w:del w:id="1252" w:author="Daniel Noble" w:date="2025-04-01T15:59:00Z" w16du:dateUtc="2025-04-01T04:59:00Z"/>
                <w:rFonts w:ascii="Times New Roman" w:eastAsia="Times New Roman" w:hAnsi="Times New Roman" w:cs="Times New Roman"/>
                <w:b/>
                <w:bCs/>
                <w:color w:val="000000"/>
                <w:sz w:val="24"/>
                <w:szCs w:val="24"/>
                <w:lang w:eastAsia="en-AU"/>
              </w:rPr>
            </w:pPr>
            <w:del w:id="125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70E838C9" w14:textId="4F1327EF" w:rsidR="0067260A" w:rsidRPr="00CD2E4B" w:rsidDel="00C2732D" w:rsidRDefault="0067260A" w:rsidP="00150BF6">
            <w:pPr>
              <w:spacing w:after="0" w:line="276" w:lineRule="auto"/>
              <w:jc w:val="center"/>
              <w:rPr>
                <w:del w:id="1254" w:author="Daniel Noble" w:date="2025-04-01T15:59:00Z" w16du:dateUtc="2025-04-01T04:59:00Z"/>
                <w:rFonts w:ascii="Times New Roman" w:eastAsia="Times New Roman" w:hAnsi="Times New Roman" w:cs="Times New Roman"/>
                <w:b/>
                <w:bCs/>
                <w:color w:val="000000"/>
                <w:sz w:val="24"/>
                <w:szCs w:val="24"/>
                <w:lang w:eastAsia="en-AU"/>
              </w:rPr>
            </w:pPr>
            <w:del w:id="125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20</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17D76D7C" w14:textId="0AAD8C5C" w:rsidR="0067260A" w:rsidRPr="00CD2E4B" w:rsidDel="00C2732D" w:rsidRDefault="0067260A" w:rsidP="00150BF6">
            <w:pPr>
              <w:spacing w:after="0" w:line="276" w:lineRule="auto"/>
              <w:jc w:val="center"/>
              <w:rPr>
                <w:del w:id="1256" w:author="Daniel Noble" w:date="2025-04-01T15:59:00Z" w16du:dateUtc="2025-04-01T04:59:00Z"/>
                <w:rFonts w:ascii="Times New Roman" w:eastAsia="Times New Roman" w:hAnsi="Times New Roman" w:cs="Times New Roman"/>
                <w:b/>
                <w:bCs/>
                <w:color w:val="000000"/>
                <w:sz w:val="24"/>
                <w:szCs w:val="24"/>
                <w:lang w:eastAsia="en-AU"/>
              </w:rPr>
            </w:pPr>
            <w:del w:id="125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23</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3E8FE844" w14:textId="5AD4EA35" w:rsidR="0067260A" w:rsidRPr="00CD2E4B" w:rsidDel="00C2732D" w:rsidRDefault="0067260A" w:rsidP="00150BF6">
            <w:pPr>
              <w:spacing w:after="0" w:line="276" w:lineRule="auto"/>
              <w:jc w:val="center"/>
              <w:rPr>
                <w:del w:id="1258" w:author="Daniel Noble" w:date="2025-04-01T15:59:00Z" w16du:dateUtc="2025-04-01T04:59:00Z"/>
                <w:rFonts w:ascii="Times New Roman" w:eastAsia="Times New Roman" w:hAnsi="Times New Roman" w:cs="Times New Roman"/>
                <w:b/>
                <w:bCs/>
                <w:color w:val="000000"/>
                <w:sz w:val="24"/>
                <w:szCs w:val="24"/>
                <w:lang w:eastAsia="en-AU"/>
              </w:rPr>
            </w:pPr>
            <w:del w:id="125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54</w:delText>
              </w:r>
            </w:del>
          </w:p>
        </w:tc>
      </w:tr>
    </w:tbl>
    <w:p w14:paraId="5407C73E" w14:textId="4F808516" w:rsidR="0067260A" w:rsidRPr="00CD2E4B" w:rsidDel="00C2732D" w:rsidRDefault="0067260A" w:rsidP="0067260A">
      <w:pPr>
        <w:spacing w:line="480" w:lineRule="auto"/>
        <w:rPr>
          <w:del w:id="1260" w:author="Daniel Noble" w:date="2025-04-01T15:59:00Z" w16du:dateUtc="2025-04-01T04:59:00Z"/>
          <w:rFonts w:ascii="Times New Roman" w:hAnsi="Times New Roman" w:cs="Times New Roman"/>
          <w:sz w:val="24"/>
          <w:szCs w:val="24"/>
        </w:rPr>
      </w:pPr>
      <w:del w:id="1261" w:author="Daniel Noble" w:date="2025-04-01T15:59:00Z" w16du:dateUtc="2025-04-01T04:59:00Z">
        <w:r w:rsidRPr="00CD2E4B" w:rsidDel="00C2732D">
          <w:rPr>
            <w:rFonts w:ascii="Times New Roman" w:hAnsi="Times New Roman" w:cs="Times New Roman"/>
            <w:b/>
            <w:bCs/>
            <w:sz w:val="24"/>
            <w:szCs w:val="24"/>
          </w:rPr>
          <w:delText xml:space="preserve">Table S14 Physiological traits. </w:delText>
        </w:r>
        <w:r w:rsidRPr="00CD2E4B" w:rsidDel="00C2732D">
          <w:rPr>
            <w:rFonts w:ascii="Times New Roman" w:hAnsi="Times New Roman" w:cs="Times New Roman"/>
            <w:sz w:val="24"/>
            <w:szCs w:val="24"/>
          </w:rPr>
          <w:delText>The consistency adjustments (if any) for the phenotypic trait measurements that were categorised as Physiological traits.</w:delText>
        </w:r>
        <w:r w:rsidRPr="00CD2E4B" w:rsidDel="00C2732D">
          <w:rPr>
            <w:rFonts w:ascii="Times New Roman" w:hAnsi="Times New Roman" w:cs="Times New Roman"/>
            <w:b/>
            <w:bCs/>
            <w:sz w:val="24"/>
            <w:szCs w:val="24"/>
          </w:rPr>
          <w:delText xml:space="preserve"> </w:delText>
        </w:r>
        <w:r w:rsidRPr="00CD2E4B" w:rsidDel="00C2732D">
          <w:rPr>
            <w:rFonts w:ascii="Times New Roman" w:hAnsi="Times New Roman" w:cs="Times New Roman"/>
            <w:sz w:val="24"/>
            <w:szCs w:val="24"/>
          </w:rPr>
          <w:delText>These records were used in all MLMAs and meta-regressions as either a part of the trait random effect, phenotypic trait category moderator and/or the specific phenotypic trait moderator. Number of studies, species and effects sizes are totals from the overall data set.</w:delText>
        </w:r>
      </w:del>
    </w:p>
    <w:tbl>
      <w:tblPr>
        <w:tblW w:w="11622" w:type="dxa"/>
        <w:jc w:val="center"/>
        <w:tblLook w:val="04A0" w:firstRow="1" w:lastRow="0" w:firstColumn="1" w:lastColumn="0" w:noHBand="0" w:noVBand="1"/>
      </w:tblPr>
      <w:tblGrid>
        <w:gridCol w:w="3685"/>
        <w:gridCol w:w="3685"/>
        <w:gridCol w:w="1417"/>
        <w:gridCol w:w="1417"/>
        <w:gridCol w:w="1418"/>
      </w:tblGrid>
      <w:tr w:rsidR="0067260A" w:rsidRPr="002F73BD" w:rsidDel="00C2732D" w14:paraId="6FD40E4E" w14:textId="68F36911" w:rsidTr="0033772E">
        <w:trPr>
          <w:trHeight w:val="288"/>
          <w:jc w:val="center"/>
          <w:del w:id="1262" w:author="Daniel Noble" w:date="2025-04-01T15:59:00Z"/>
        </w:trPr>
        <w:tc>
          <w:tcPr>
            <w:tcW w:w="11622"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49738577" w14:textId="5F0BF644" w:rsidR="0067260A" w:rsidRPr="00CD2E4B" w:rsidDel="00C2732D" w:rsidRDefault="0067260A" w:rsidP="00150BF6">
            <w:pPr>
              <w:spacing w:after="0" w:line="276" w:lineRule="auto"/>
              <w:jc w:val="center"/>
              <w:rPr>
                <w:del w:id="1263" w:author="Daniel Noble" w:date="2025-04-01T15:59:00Z" w16du:dateUtc="2025-04-01T04:59:00Z"/>
                <w:rFonts w:ascii="Times New Roman" w:eastAsia="Times New Roman" w:hAnsi="Times New Roman" w:cs="Times New Roman"/>
                <w:b/>
                <w:bCs/>
                <w:color w:val="000000"/>
                <w:sz w:val="24"/>
                <w:szCs w:val="24"/>
                <w:lang w:eastAsia="en-AU"/>
              </w:rPr>
            </w:pPr>
            <w:del w:id="126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Physiological Category</w:delText>
              </w:r>
            </w:del>
          </w:p>
        </w:tc>
      </w:tr>
      <w:tr w:rsidR="0067260A" w:rsidRPr="002F73BD" w:rsidDel="00C2732D" w14:paraId="12592739" w14:textId="219789AA" w:rsidTr="007C06CC">
        <w:trPr>
          <w:trHeight w:val="288"/>
          <w:jc w:val="center"/>
          <w:del w:id="1265" w:author="Daniel Noble" w:date="2025-04-01T15:59:00Z"/>
        </w:trPr>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3535ABA4" w14:textId="2BC2263F" w:rsidR="0067260A" w:rsidRPr="00CD2E4B" w:rsidDel="00C2732D" w:rsidRDefault="0067260A" w:rsidP="00150BF6">
            <w:pPr>
              <w:spacing w:after="0" w:line="276" w:lineRule="auto"/>
              <w:jc w:val="center"/>
              <w:rPr>
                <w:del w:id="1266" w:author="Daniel Noble" w:date="2025-04-01T15:59:00Z" w16du:dateUtc="2025-04-01T04:59:00Z"/>
                <w:rFonts w:ascii="Times New Roman" w:eastAsia="Times New Roman" w:hAnsi="Times New Roman" w:cs="Times New Roman"/>
                <w:b/>
                <w:bCs/>
                <w:color w:val="000000"/>
                <w:sz w:val="24"/>
                <w:szCs w:val="24"/>
                <w:lang w:eastAsia="en-AU"/>
              </w:rPr>
            </w:pPr>
            <w:del w:id="126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67067C3B" w14:textId="4B6278C3" w:rsidR="0067260A" w:rsidRPr="00CD2E4B" w:rsidDel="00C2732D" w:rsidRDefault="0067260A" w:rsidP="00150BF6">
            <w:pPr>
              <w:spacing w:after="0" w:line="276" w:lineRule="auto"/>
              <w:jc w:val="center"/>
              <w:rPr>
                <w:del w:id="1268" w:author="Daniel Noble" w:date="2025-04-01T15:59:00Z" w16du:dateUtc="2025-04-01T04:59:00Z"/>
                <w:rFonts w:ascii="Times New Roman" w:eastAsia="Times New Roman" w:hAnsi="Times New Roman" w:cs="Times New Roman"/>
                <w:b/>
                <w:bCs/>
                <w:color w:val="000000"/>
                <w:sz w:val="24"/>
                <w:szCs w:val="24"/>
                <w:lang w:eastAsia="en-AU"/>
              </w:rPr>
            </w:pPr>
            <w:del w:id="1269"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7ED8D279" w14:textId="22516EE7" w:rsidR="0067260A" w:rsidRPr="00CD2E4B" w:rsidDel="00C2732D" w:rsidRDefault="0067260A" w:rsidP="00150BF6">
            <w:pPr>
              <w:spacing w:after="0" w:line="276" w:lineRule="auto"/>
              <w:jc w:val="center"/>
              <w:rPr>
                <w:del w:id="1270" w:author="Daniel Noble" w:date="2025-04-01T15:59:00Z" w16du:dateUtc="2025-04-01T04:59:00Z"/>
                <w:rFonts w:ascii="Times New Roman" w:eastAsia="Times New Roman" w:hAnsi="Times New Roman" w:cs="Times New Roman"/>
                <w:b/>
                <w:bCs/>
                <w:color w:val="000000"/>
                <w:sz w:val="24"/>
                <w:szCs w:val="24"/>
                <w:lang w:eastAsia="en-AU"/>
              </w:rPr>
            </w:pPr>
            <w:del w:id="127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5F0F7380" w14:textId="2732146E" w:rsidR="0067260A" w:rsidRPr="00CD2E4B" w:rsidDel="00C2732D" w:rsidRDefault="0067260A" w:rsidP="00150BF6">
            <w:pPr>
              <w:spacing w:after="0" w:line="276" w:lineRule="auto"/>
              <w:jc w:val="center"/>
              <w:rPr>
                <w:del w:id="1272" w:author="Daniel Noble" w:date="2025-04-01T15:59:00Z" w16du:dateUtc="2025-04-01T04:59:00Z"/>
                <w:rFonts w:ascii="Times New Roman" w:eastAsia="Times New Roman" w:hAnsi="Times New Roman" w:cs="Times New Roman"/>
                <w:b/>
                <w:bCs/>
                <w:color w:val="000000"/>
                <w:sz w:val="24"/>
                <w:szCs w:val="24"/>
                <w:lang w:eastAsia="en-AU"/>
              </w:rPr>
            </w:pPr>
            <w:del w:id="127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6ECEE5F7" w14:textId="76A48BE3" w:rsidR="0067260A" w:rsidRPr="00CD2E4B" w:rsidDel="00C2732D" w:rsidRDefault="0067260A" w:rsidP="00150BF6">
            <w:pPr>
              <w:spacing w:after="0" w:line="276" w:lineRule="auto"/>
              <w:jc w:val="center"/>
              <w:rPr>
                <w:del w:id="1274" w:author="Daniel Noble" w:date="2025-04-01T15:59:00Z" w16du:dateUtc="2025-04-01T04:59:00Z"/>
                <w:rFonts w:ascii="Times New Roman" w:eastAsia="Times New Roman" w:hAnsi="Times New Roman" w:cs="Times New Roman"/>
                <w:b/>
                <w:bCs/>
                <w:color w:val="000000"/>
                <w:sz w:val="24"/>
                <w:szCs w:val="24"/>
                <w:lang w:eastAsia="en-AU"/>
              </w:rPr>
            </w:pPr>
            <w:del w:id="127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2F73BD" w:rsidDel="00C2732D" w14:paraId="2E832460" w14:textId="44A8E15C" w:rsidTr="007C06CC">
        <w:trPr>
          <w:trHeight w:val="288"/>
          <w:jc w:val="center"/>
          <w:del w:id="1276" w:author="Daniel Noble" w:date="2025-04-01T15:59:00Z"/>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1427E2B" w14:textId="1B992443" w:rsidR="0067260A" w:rsidRPr="00CD2E4B" w:rsidDel="00C2732D" w:rsidRDefault="0067260A" w:rsidP="00150BF6">
            <w:pPr>
              <w:spacing w:after="0" w:line="276" w:lineRule="auto"/>
              <w:rPr>
                <w:del w:id="1277" w:author="Daniel Noble" w:date="2025-04-01T15:59:00Z" w16du:dateUtc="2025-04-01T04:59:00Z"/>
                <w:rFonts w:ascii="Times New Roman" w:eastAsia="Times New Roman" w:hAnsi="Times New Roman" w:cs="Times New Roman"/>
                <w:color w:val="000000"/>
                <w:sz w:val="24"/>
                <w:szCs w:val="24"/>
                <w:lang w:eastAsia="en-AU"/>
              </w:rPr>
            </w:pPr>
            <w:del w:id="127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xml:space="preserve">Apparent Digestibility Coefficient </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6EEEDD88" w14:textId="6B703806" w:rsidR="0067260A" w:rsidRPr="00CD2E4B" w:rsidDel="00C2732D" w:rsidRDefault="0067260A" w:rsidP="00150BF6">
            <w:pPr>
              <w:spacing w:after="0" w:line="276" w:lineRule="auto"/>
              <w:rPr>
                <w:del w:id="1279" w:author="Daniel Noble" w:date="2025-04-01T15:59:00Z" w16du:dateUtc="2025-04-01T04:59:00Z"/>
                <w:rFonts w:ascii="Times New Roman" w:eastAsia="Times New Roman" w:hAnsi="Times New Roman" w:cs="Times New Roman"/>
                <w:color w:val="000000"/>
                <w:sz w:val="24"/>
                <w:szCs w:val="24"/>
                <w:lang w:eastAsia="en-AU"/>
              </w:rPr>
            </w:pPr>
            <w:del w:id="128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xml:space="preserve">Apparent Digestability Coefficient </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CB5A729" w14:textId="79532348" w:rsidR="0067260A" w:rsidRPr="00CD2E4B" w:rsidDel="00C2732D" w:rsidRDefault="0067260A" w:rsidP="00150BF6">
            <w:pPr>
              <w:spacing w:after="0" w:line="276" w:lineRule="auto"/>
              <w:jc w:val="center"/>
              <w:rPr>
                <w:del w:id="1281" w:author="Daniel Noble" w:date="2025-04-01T15:59:00Z" w16du:dateUtc="2025-04-01T04:59:00Z"/>
                <w:rFonts w:ascii="Times New Roman" w:eastAsia="Times New Roman" w:hAnsi="Times New Roman" w:cs="Times New Roman"/>
                <w:color w:val="000000"/>
                <w:sz w:val="24"/>
                <w:szCs w:val="24"/>
                <w:lang w:eastAsia="en-AU"/>
              </w:rPr>
            </w:pPr>
            <w:del w:id="128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FDAC5E8" w14:textId="373DC19C" w:rsidR="0067260A" w:rsidRPr="00CD2E4B" w:rsidDel="00C2732D" w:rsidRDefault="0067260A" w:rsidP="00150BF6">
            <w:pPr>
              <w:spacing w:after="0" w:line="276" w:lineRule="auto"/>
              <w:jc w:val="center"/>
              <w:rPr>
                <w:del w:id="1283" w:author="Daniel Noble" w:date="2025-04-01T15:59:00Z" w16du:dateUtc="2025-04-01T04:59:00Z"/>
                <w:rFonts w:ascii="Times New Roman" w:eastAsia="Times New Roman" w:hAnsi="Times New Roman" w:cs="Times New Roman"/>
                <w:color w:val="000000"/>
                <w:sz w:val="24"/>
                <w:szCs w:val="24"/>
                <w:lang w:eastAsia="en-AU"/>
              </w:rPr>
            </w:pPr>
            <w:del w:id="128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6E73258" w14:textId="4AD4114F" w:rsidR="0067260A" w:rsidRPr="00CD2E4B" w:rsidDel="00C2732D" w:rsidRDefault="0067260A" w:rsidP="00150BF6">
            <w:pPr>
              <w:spacing w:after="0" w:line="276" w:lineRule="auto"/>
              <w:jc w:val="center"/>
              <w:rPr>
                <w:del w:id="1285" w:author="Daniel Noble" w:date="2025-04-01T15:59:00Z" w16du:dateUtc="2025-04-01T04:59:00Z"/>
                <w:rFonts w:ascii="Times New Roman" w:eastAsia="Times New Roman" w:hAnsi="Times New Roman" w:cs="Times New Roman"/>
                <w:color w:val="000000"/>
                <w:sz w:val="24"/>
                <w:szCs w:val="24"/>
                <w:lang w:eastAsia="en-AU"/>
              </w:rPr>
            </w:pPr>
            <w:del w:id="128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5</w:delText>
              </w:r>
            </w:del>
          </w:p>
        </w:tc>
      </w:tr>
      <w:tr w:rsidR="0067260A" w:rsidRPr="002F73BD" w:rsidDel="00C2732D" w14:paraId="27E5B797" w14:textId="6C93697A" w:rsidTr="007C06CC">
        <w:trPr>
          <w:trHeight w:val="288"/>
          <w:jc w:val="center"/>
          <w:del w:id="1287" w:author="Daniel Noble" w:date="2025-04-01T15:59:00Z"/>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8173882" w14:textId="5DF678A6" w:rsidR="0067260A" w:rsidRPr="00CD2E4B" w:rsidDel="00C2732D" w:rsidRDefault="0067260A" w:rsidP="00150BF6">
            <w:pPr>
              <w:spacing w:after="0" w:line="276" w:lineRule="auto"/>
              <w:rPr>
                <w:del w:id="1288" w:author="Daniel Noble" w:date="2025-04-01T15:59:00Z" w16du:dateUtc="2025-04-01T04:59:00Z"/>
                <w:rFonts w:ascii="Times New Roman" w:eastAsia="Times New Roman" w:hAnsi="Times New Roman" w:cs="Times New Roman"/>
                <w:color w:val="000000"/>
                <w:sz w:val="24"/>
                <w:szCs w:val="24"/>
                <w:lang w:eastAsia="en-AU"/>
              </w:rPr>
            </w:pPr>
            <w:del w:id="128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Cellular Energy Allocation</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2DDFD7ED" w14:textId="579E9A2E" w:rsidR="0067260A" w:rsidRPr="00CD2E4B" w:rsidDel="00C2732D" w:rsidRDefault="0067260A" w:rsidP="00150BF6">
            <w:pPr>
              <w:spacing w:after="0" w:line="276" w:lineRule="auto"/>
              <w:rPr>
                <w:del w:id="1290" w:author="Daniel Noble" w:date="2025-04-01T15:59:00Z" w16du:dateUtc="2025-04-01T04:59:00Z"/>
                <w:rFonts w:ascii="Times New Roman" w:eastAsia="Times New Roman" w:hAnsi="Times New Roman" w:cs="Times New Roman"/>
                <w:color w:val="000000"/>
                <w:sz w:val="24"/>
                <w:szCs w:val="24"/>
                <w:lang w:eastAsia="en-AU"/>
              </w:rPr>
            </w:pPr>
            <w:del w:id="129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Cellular Energy Allocation</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F6B6CF2" w14:textId="2A25129A" w:rsidR="0067260A" w:rsidRPr="00CD2E4B" w:rsidDel="00C2732D" w:rsidRDefault="0067260A" w:rsidP="00150BF6">
            <w:pPr>
              <w:spacing w:after="0" w:line="276" w:lineRule="auto"/>
              <w:jc w:val="center"/>
              <w:rPr>
                <w:del w:id="1292" w:author="Daniel Noble" w:date="2025-04-01T15:59:00Z" w16du:dateUtc="2025-04-01T04:59:00Z"/>
                <w:rFonts w:ascii="Times New Roman" w:eastAsia="Times New Roman" w:hAnsi="Times New Roman" w:cs="Times New Roman"/>
                <w:color w:val="000000"/>
                <w:sz w:val="24"/>
                <w:szCs w:val="24"/>
                <w:lang w:eastAsia="en-AU"/>
              </w:rPr>
            </w:pPr>
            <w:del w:id="12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73F758D" w14:textId="2CA64FE7" w:rsidR="0067260A" w:rsidRPr="00CD2E4B" w:rsidDel="00C2732D" w:rsidRDefault="0067260A" w:rsidP="00150BF6">
            <w:pPr>
              <w:spacing w:after="0" w:line="276" w:lineRule="auto"/>
              <w:jc w:val="center"/>
              <w:rPr>
                <w:del w:id="1294" w:author="Daniel Noble" w:date="2025-04-01T15:59:00Z" w16du:dateUtc="2025-04-01T04:59:00Z"/>
                <w:rFonts w:ascii="Times New Roman" w:eastAsia="Times New Roman" w:hAnsi="Times New Roman" w:cs="Times New Roman"/>
                <w:color w:val="000000"/>
                <w:sz w:val="24"/>
                <w:szCs w:val="24"/>
                <w:lang w:eastAsia="en-AU"/>
              </w:rPr>
            </w:pPr>
            <w:del w:id="129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88D82F5" w14:textId="4F5AE1C0" w:rsidR="0067260A" w:rsidRPr="00CD2E4B" w:rsidDel="00C2732D" w:rsidRDefault="0067260A" w:rsidP="00150BF6">
            <w:pPr>
              <w:spacing w:after="0" w:line="276" w:lineRule="auto"/>
              <w:jc w:val="center"/>
              <w:rPr>
                <w:del w:id="1296" w:author="Daniel Noble" w:date="2025-04-01T15:59:00Z" w16du:dateUtc="2025-04-01T04:59:00Z"/>
                <w:rFonts w:ascii="Times New Roman" w:eastAsia="Times New Roman" w:hAnsi="Times New Roman" w:cs="Times New Roman"/>
                <w:color w:val="000000"/>
                <w:sz w:val="24"/>
                <w:szCs w:val="24"/>
                <w:lang w:eastAsia="en-AU"/>
              </w:rPr>
            </w:pPr>
            <w:del w:id="129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2F73BD" w:rsidDel="00C2732D" w14:paraId="38766FA5" w14:textId="487C25DE" w:rsidTr="007C06CC">
        <w:trPr>
          <w:trHeight w:val="288"/>
          <w:jc w:val="center"/>
          <w:del w:id="1298" w:author="Daniel Noble" w:date="2025-04-01T15:59:00Z"/>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2C0D361" w14:textId="034E5801" w:rsidR="0067260A" w:rsidRPr="00CD2E4B" w:rsidDel="00C2732D" w:rsidRDefault="0067260A" w:rsidP="00150BF6">
            <w:pPr>
              <w:spacing w:after="0" w:line="276" w:lineRule="auto"/>
              <w:rPr>
                <w:del w:id="1299" w:author="Daniel Noble" w:date="2025-04-01T15:59:00Z" w16du:dateUtc="2025-04-01T04:59:00Z"/>
                <w:rFonts w:ascii="Times New Roman" w:eastAsia="Times New Roman" w:hAnsi="Times New Roman" w:cs="Times New Roman"/>
                <w:color w:val="000000"/>
                <w:sz w:val="24"/>
                <w:szCs w:val="24"/>
                <w:lang w:eastAsia="en-AU"/>
              </w:rPr>
            </w:pPr>
            <w:del w:id="130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Energy Content</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2A79FA92" w14:textId="68939C02" w:rsidR="0067260A" w:rsidRPr="00CD2E4B" w:rsidDel="00C2732D" w:rsidRDefault="0067260A" w:rsidP="00150BF6">
            <w:pPr>
              <w:spacing w:after="0" w:line="276" w:lineRule="auto"/>
              <w:rPr>
                <w:del w:id="1301" w:author="Daniel Noble" w:date="2025-04-01T15:59:00Z" w16du:dateUtc="2025-04-01T04:59:00Z"/>
                <w:rFonts w:ascii="Times New Roman" w:eastAsia="Times New Roman" w:hAnsi="Times New Roman" w:cs="Times New Roman"/>
                <w:color w:val="000000"/>
                <w:sz w:val="24"/>
                <w:szCs w:val="24"/>
                <w:lang w:eastAsia="en-AU"/>
              </w:rPr>
            </w:pPr>
            <w:del w:id="130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Energy Content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48E6DB6" w14:textId="5DB889AC" w:rsidR="0067260A" w:rsidRPr="00CD2E4B" w:rsidDel="00C2732D" w:rsidRDefault="0067260A" w:rsidP="00150BF6">
            <w:pPr>
              <w:spacing w:after="0" w:line="276" w:lineRule="auto"/>
              <w:jc w:val="center"/>
              <w:rPr>
                <w:del w:id="1303" w:author="Daniel Noble" w:date="2025-04-01T15:59:00Z" w16du:dateUtc="2025-04-01T04:59:00Z"/>
                <w:rFonts w:ascii="Times New Roman" w:eastAsia="Times New Roman" w:hAnsi="Times New Roman" w:cs="Times New Roman"/>
                <w:color w:val="000000"/>
                <w:sz w:val="24"/>
                <w:szCs w:val="24"/>
                <w:lang w:eastAsia="en-AU"/>
              </w:rPr>
            </w:pPr>
            <w:del w:id="13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7139B37" w14:textId="40906B4E" w:rsidR="0067260A" w:rsidRPr="00CD2E4B" w:rsidDel="00C2732D" w:rsidRDefault="0067260A" w:rsidP="00150BF6">
            <w:pPr>
              <w:spacing w:after="0" w:line="276" w:lineRule="auto"/>
              <w:jc w:val="center"/>
              <w:rPr>
                <w:del w:id="1305" w:author="Daniel Noble" w:date="2025-04-01T15:59:00Z" w16du:dateUtc="2025-04-01T04:59:00Z"/>
                <w:rFonts w:ascii="Times New Roman" w:eastAsia="Times New Roman" w:hAnsi="Times New Roman" w:cs="Times New Roman"/>
                <w:color w:val="000000"/>
                <w:sz w:val="24"/>
                <w:szCs w:val="24"/>
                <w:lang w:eastAsia="en-AU"/>
              </w:rPr>
            </w:pPr>
            <w:del w:id="130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6363405" w14:textId="3F29FA82" w:rsidR="0067260A" w:rsidRPr="00CD2E4B" w:rsidDel="00C2732D" w:rsidRDefault="0067260A" w:rsidP="00150BF6">
            <w:pPr>
              <w:spacing w:after="0" w:line="276" w:lineRule="auto"/>
              <w:jc w:val="center"/>
              <w:rPr>
                <w:del w:id="1307" w:author="Daniel Noble" w:date="2025-04-01T15:59:00Z" w16du:dateUtc="2025-04-01T04:59:00Z"/>
                <w:rFonts w:ascii="Times New Roman" w:eastAsia="Times New Roman" w:hAnsi="Times New Roman" w:cs="Times New Roman"/>
                <w:color w:val="000000"/>
                <w:sz w:val="24"/>
                <w:szCs w:val="24"/>
                <w:lang w:eastAsia="en-AU"/>
              </w:rPr>
            </w:pPr>
            <w:del w:id="130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359D70C5" w14:textId="167B6E1A" w:rsidTr="007C06CC">
        <w:trPr>
          <w:trHeight w:val="288"/>
          <w:jc w:val="center"/>
          <w:del w:id="1309" w:author="Daniel Noble" w:date="2025-04-01T15:59:00Z"/>
        </w:trPr>
        <w:tc>
          <w:tcPr>
            <w:tcW w:w="3685" w:type="dxa"/>
            <w:tcBorders>
              <w:top w:val="nil"/>
              <w:left w:val="single" w:sz="4" w:space="0" w:color="auto"/>
              <w:bottom w:val="nil"/>
              <w:right w:val="nil"/>
            </w:tcBorders>
            <w:shd w:val="clear" w:color="auto" w:fill="auto"/>
            <w:noWrap/>
            <w:vAlign w:val="bottom"/>
            <w:hideMark/>
          </w:tcPr>
          <w:p w14:paraId="32A5DFE3" w14:textId="7E6F27F8" w:rsidR="0067260A" w:rsidRPr="00CD2E4B" w:rsidDel="00C2732D" w:rsidRDefault="0067260A" w:rsidP="00150BF6">
            <w:pPr>
              <w:spacing w:after="0" w:line="276" w:lineRule="auto"/>
              <w:rPr>
                <w:del w:id="1310" w:author="Daniel Noble" w:date="2025-04-01T15:59:00Z" w16du:dateUtc="2025-04-01T04:59:00Z"/>
                <w:rFonts w:ascii="Times New Roman" w:eastAsia="Times New Roman" w:hAnsi="Times New Roman" w:cs="Times New Roman"/>
                <w:color w:val="000000"/>
                <w:sz w:val="24"/>
                <w:szCs w:val="24"/>
                <w:lang w:eastAsia="en-AU"/>
              </w:rPr>
            </w:pPr>
            <w:del w:id="131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Excretion Rate</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08AE43A" w14:textId="59FA94AC" w:rsidR="0067260A" w:rsidRPr="00CD2E4B" w:rsidDel="00C2732D" w:rsidRDefault="0067260A" w:rsidP="00150BF6">
            <w:pPr>
              <w:spacing w:after="0" w:line="276" w:lineRule="auto"/>
              <w:rPr>
                <w:del w:id="1312" w:author="Daniel Noble" w:date="2025-04-01T15:59:00Z" w16du:dateUtc="2025-04-01T04:59:00Z"/>
                <w:rFonts w:ascii="Times New Roman" w:eastAsia="Times New Roman" w:hAnsi="Times New Roman" w:cs="Times New Roman"/>
                <w:color w:val="000000"/>
                <w:sz w:val="24"/>
                <w:szCs w:val="24"/>
                <w:lang w:eastAsia="en-AU"/>
              </w:rPr>
            </w:pPr>
            <w:del w:id="13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Excretion Energy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B6259F8" w14:textId="4639A66F" w:rsidR="0067260A" w:rsidRPr="00CD2E4B" w:rsidDel="00C2732D" w:rsidRDefault="0067260A" w:rsidP="00150BF6">
            <w:pPr>
              <w:spacing w:after="0" w:line="276" w:lineRule="auto"/>
              <w:jc w:val="center"/>
              <w:rPr>
                <w:del w:id="1314" w:author="Daniel Noble" w:date="2025-04-01T15:59:00Z" w16du:dateUtc="2025-04-01T04:59:00Z"/>
                <w:rFonts w:ascii="Times New Roman" w:eastAsia="Times New Roman" w:hAnsi="Times New Roman" w:cs="Times New Roman"/>
                <w:color w:val="000000"/>
                <w:sz w:val="24"/>
                <w:szCs w:val="24"/>
                <w:lang w:eastAsia="en-AU"/>
              </w:rPr>
            </w:pPr>
            <w:del w:id="13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7222ADA" w14:textId="63333138" w:rsidR="0067260A" w:rsidRPr="00CD2E4B" w:rsidDel="00C2732D" w:rsidRDefault="0067260A" w:rsidP="00150BF6">
            <w:pPr>
              <w:spacing w:after="0" w:line="276" w:lineRule="auto"/>
              <w:jc w:val="center"/>
              <w:rPr>
                <w:del w:id="1316" w:author="Daniel Noble" w:date="2025-04-01T15:59:00Z" w16du:dateUtc="2025-04-01T04:59:00Z"/>
                <w:rFonts w:ascii="Times New Roman" w:eastAsia="Times New Roman" w:hAnsi="Times New Roman" w:cs="Times New Roman"/>
                <w:color w:val="000000"/>
                <w:sz w:val="24"/>
                <w:szCs w:val="24"/>
                <w:lang w:eastAsia="en-AU"/>
              </w:rPr>
            </w:pPr>
            <w:del w:id="131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4D2CA08" w14:textId="59D333EA" w:rsidR="0067260A" w:rsidRPr="00CD2E4B" w:rsidDel="00C2732D" w:rsidRDefault="0067260A" w:rsidP="00150BF6">
            <w:pPr>
              <w:spacing w:after="0" w:line="276" w:lineRule="auto"/>
              <w:jc w:val="center"/>
              <w:rPr>
                <w:del w:id="1318" w:author="Daniel Noble" w:date="2025-04-01T15:59:00Z" w16du:dateUtc="2025-04-01T04:59:00Z"/>
                <w:rFonts w:ascii="Times New Roman" w:eastAsia="Times New Roman" w:hAnsi="Times New Roman" w:cs="Times New Roman"/>
                <w:color w:val="000000"/>
                <w:sz w:val="24"/>
                <w:szCs w:val="24"/>
                <w:lang w:eastAsia="en-AU"/>
              </w:rPr>
            </w:pPr>
            <w:del w:id="131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0A9F0CD0" w14:textId="2D4370DA" w:rsidTr="007C06CC">
        <w:trPr>
          <w:trHeight w:val="288"/>
          <w:jc w:val="center"/>
          <w:del w:id="1320" w:author="Daniel Noble" w:date="2025-04-01T15:59:00Z"/>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C0390" w14:textId="43F476B8" w:rsidR="0067260A" w:rsidRPr="00CD2E4B" w:rsidDel="00C2732D" w:rsidRDefault="0067260A" w:rsidP="00150BF6">
            <w:pPr>
              <w:spacing w:after="0" w:line="276" w:lineRule="auto"/>
              <w:rPr>
                <w:del w:id="1321" w:author="Daniel Noble" w:date="2025-04-01T15:59:00Z" w16du:dateUtc="2025-04-01T04:59:00Z"/>
                <w:rFonts w:ascii="Times New Roman" w:eastAsia="Times New Roman" w:hAnsi="Times New Roman" w:cs="Times New Roman"/>
                <w:color w:val="000000"/>
                <w:sz w:val="24"/>
                <w:szCs w:val="24"/>
                <w:lang w:eastAsia="en-AU"/>
              </w:rPr>
            </w:pPr>
            <w:del w:id="132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Exuvia Energy</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2621AEE3" w14:textId="5A207F68" w:rsidR="0067260A" w:rsidRPr="00CD2E4B" w:rsidDel="00C2732D" w:rsidRDefault="0067260A" w:rsidP="00150BF6">
            <w:pPr>
              <w:spacing w:after="0" w:line="276" w:lineRule="auto"/>
              <w:rPr>
                <w:del w:id="1323" w:author="Daniel Noble" w:date="2025-04-01T15:59:00Z" w16du:dateUtc="2025-04-01T04:59:00Z"/>
                <w:rFonts w:ascii="Times New Roman" w:eastAsia="Times New Roman" w:hAnsi="Times New Roman" w:cs="Times New Roman"/>
                <w:color w:val="000000"/>
                <w:sz w:val="24"/>
                <w:szCs w:val="24"/>
                <w:lang w:eastAsia="en-AU"/>
              </w:rPr>
            </w:pPr>
            <w:del w:id="132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Exuvia Energy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53F12CD" w14:textId="3210EEB7" w:rsidR="0067260A" w:rsidRPr="00CD2E4B" w:rsidDel="00C2732D" w:rsidRDefault="0067260A" w:rsidP="00150BF6">
            <w:pPr>
              <w:spacing w:after="0" w:line="276" w:lineRule="auto"/>
              <w:jc w:val="center"/>
              <w:rPr>
                <w:del w:id="1325" w:author="Daniel Noble" w:date="2025-04-01T15:59:00Z" w16du:dateUtc="2025-04-01T04:59:00Z"/>
                <w:rFonts w:ascii="Times New Roman" w:eastAsia="Times New Roman" w:hAnsi="Times New Roman" w:cs="Times New Roman"/>
                <w:color w:val="000000"/>
                <w:sz w:val="24"/>
                <w:szCs w:val="24"/>
                <w:lang w:eastAsia="en-AU"/>
              </w:rPr>
            </w:pPr>
            <w:del w:id="132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FC14899" w14:textId="53089401" w:rsidR="0067260A" w:rsidRPr="00CD2E4B" w:rsidDel="00C2732D" w:rsidRDefault="0067260A" w:rsidP="00150BF6">
            <w:pPr>
              <w:spacing w:after="0" w:line="276" w:lineRule="auto"/>
              <w:jc w:val="center"/>
              <w:rPr>
                <w:del w:id="1327" w:author="Daniel Noble" w:date="2025-04-01T15:59:00Z" w16du:dateUtc="2025-04-01T04:59:00Z"/>
                <w:rFonts w:ascii="Times New Roman" w:eastAsia="Times New Roman" w:hAnsi="Times New Roman" w:cs="Times New Roman"/>
                <w:color w:val="000000"/>
                <w:sz w:val="24"/>
                <w:szCs w:val="24"/>
                <w:lang w:eastAsia="en-AU"/>
              </w:rPr>
            </w:pPr>
            <w:del w:id="132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050ACE75" w14:textId="52269588" w:rsidR="0067260A" w:rsidRPr="00CD2E4B" w:rsidDel="00C2732D" w:rsidRDefault="0067260A" w:rsidP="00150BF6">
            <w:pPr>
              <w:spacing w:after="0" w:line="276" w:lineRule="auto"/>
              <w:jc w:val="center"/>
              <w:rPr>
                <w:del w:id="1329" w:author="Daniel Noble" w:date="2025-04-01T15:59:00Z" w16du:dateUtc="2025-04-01T04:59:00Z"/>
                <w:rFonts w:ascii="Times New Roman" w:eastAsia="Times New Roman" w:hAnsi="Times New Roman" w:cs="Times New Roman"/>
                <w:color w:val="000000"/>
                <w:sz w:val="24"/>
                <w:szCs w:val="24"/>
                <w:lang w:eastAsia="en-AU"/>
              </w:rPr>
            </w:pPr>
            <w:del w:id="133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22C6EF1A" w14:textId="541CFFB4" w:rsidTr="007C06CC">
        <w:trPr>
          <w:trHeight w:val="288"/>
          <w:jc w:val="center"/>
          <w:del w:id="1331" w:author="Daniel Noble" w:date="2025-04-01T15:59:00Z"/>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2BB44C8" w14:textId="1E773D46" w:rsidR="0067260A" w:rsidRPr="00CD2E4B" w:rsidDel="00C2732D" w:rsidRDefault="0067260A" w:rsidP="00150BF6">
            <w:pPr>
              <w:spacing w:after="0" w:line="276" w:lineRule="auto"/>
              <w:rPr>
                <w:del w:id="1332" w:author="Daniel Noble" w:date="2025-04-01T15:59:00Z" w16du:dateUtc="2025-04-01T04:59:00Z"/>
                <w:rFonts w:ascii="Times New Roman" w:eastAsia="Times New Roman" w:hAnsi="Times New Roman" w:cs="Times New Roman"/>
                <w:color w:val="000000"/>
                <w:sz w:val="24"/>
                <w:szCs w:val="24"/>
                <w:lang w:eastAsia="en-AU"/>
              </w:rPr>
            </w:pPr>
            <w:del w:id="133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Faeces Energy</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354A6F7E" w14:textId="5C97519B" w:rsidR="0067260A" w:rsidRPr="00CD2E4B" w:rsidDel="00C2732D" w:rsidRDefault="0067260A" w:rsidP="00150BF6">
            <w:pPr>
              <w:spacing w:after="0" w:line="276" w:lineRule="auto"/>
              <w:rPr>
                <w:del w:id="1334" w:author="Daniel Noble" w:date="2025-04-01T15:59:00Z" w16du:dateUtc="2025-04-01T04:59:00Z"/>
                <w:rFonts w:ascii="Times New Roman" w:eastAsia="Times New Roman" w:hAnsi="Times New Roman" w:cs="Times New Roman"/>
                <w:color w:val="000000"/>
                <w:sz w:val="24"/>
                <w:szCs w:val="24"/>
                <w:lang w:eastAsia="en-AU"/>
              </w:rPr>
            </w:pPr>
            <w:del w:id="133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Faeces Energy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3A40F84" w14:textId="2A5FA4E0" w:rsidR="0067260A" w:rsidRPr="00CD2E4B" w:rsidDel="00C2732D" w:rsidRDefault="0067260A" w:rsidP="00150BF6">
            <w:pPr>
              <w:spacing w:after="0" w:line="276" w:lineRule="auto"/>
              <w:jc w:val="center"/>
              <w:rPr>
                <w:del w:id="1336" w:author="Daniel Noble" w:date="2025-04-01T15:59:00Z" w16du:dateUtc="2025-04-01T04:59:00Z"/>
                <w:rFonts w:ascii="Times New Roman" w:eastAsia="Times New Roman" w:hAnsi="Times New Roman" w:cs="Times New Roman"/>
                <w:color w:val="000000"/>
                <w:sz w:val="24"/>
                <w:szCs w:val="24"/>
                <w:lang w:eastAsia="en-AU"/>
              </w:rPr>
            </w:pPr>
            <w:del w:id="133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7F3ED28" w14:textId="19EECA73" w:rsidR="0067260A" w:rsidRPr="00CD2E4B" w:rsidDel="00C2732D" w:rsidRDefault="0067260A" w:rsidP="00150BF6">
            <w:pPr>
              <w:spacing w:after="0" w:line="276" w:lineRule="auto"/>
              <w:jc w:val="center"/>
              <w:rPr>
                <w:del w:id="1338" w:author="Daniel Noble" w:date="2025-04-01T15:59:00Z" w16du:dateUtc="2025-04-01T04:59:00Z"/>
                <w:rFonts w:ascii="Times New Roman" w:eastAsia="Times New Roman" w:hAnsi="Times New Roman" w:cs="Times New Roman"/>
                <w:color w:val="000000"/>
                <w:sz w:val="24"/>
                <w:szCs w:val="24"/>
                <w:lang w:eastAsia="en-AU"/>
              </w:rPr>
            </w:pPr>
            <w:del w:id="133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3DDE5D4" w14:textId="48648A5D" w:rsidR="0067260A" w:rsidRPr="00CD2E4B" w:rsidDel="00C2732D" w:rsidRDefault="0067260A" w:rsidP="00150BF6">
            <w:pPr>
              <w:spacing w:after="0" w:line="276" w:lineRule="auto"/>
              <w:jc w:val="center"/>
              <w:rPr>
                <w:del w:id="1340" w:author="Daniel Noble" w:date="2025-04-01T15:59:00Z" w16du:dateUtc="2025-04-01T04:59:00Z"/>
                <w:rFonts w:ascii="Times New Roman" w:eastAsia="Times New Roman" w:hAnsi="Times New Roman" w:cs="Times New Roman"/>
                <w:color w:val="000000"/>
                <w:sz w:val="24"/>
                <w:szCs w:val="24"/>
                <w:lang w:eastAsia="en-AU"/>
              </w:rPr>
            </w:pPr>
            <w:del w:id="134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17B3450B" w14:textId="63FCC84D" w:rsidTr="007C06CC">
        <w:trPr>
          <w:trHeight w:val="288"/>
          <w:jc w:val="center"/>
          <w:del w:id="1342" w:author="Daniel Noble" w:date="2025-04-01T15:59:00Z"/>
        </w:trPr>
        <w:tc>
          <w:tcPr>
            <w:tcW w:w="3685" w:type="dxa"/>
            <w:tcBorders>
              <w:top w:val="nil"/>
              <w:left w:val="single" w:sz="4" w:space="0" w:color="auto"/>
              <w:bottom w:val="nil"/>
              <w:right w:val="nil"/>
            </w:tcBorders>
            <w:shd w:val="clear" w:color="auto" w:fill="auto"/>
            <w:noWrap/>
            <w:vAlign w:val="bottom"/>
            <w:hideMark/>
          </w:tcPr>
          <w:p w14:paraId="44CF804D" w14:textId="18958833" w:rsidR="0067260A" w:rsidRPr="00CD2E4B" w:rsidDel="00C2732D" w:rsidRDefault="0067260A" w:rsidP="00150BF6">
            <w:pPr>
              <w:spacing w:after="0" w:line="276" w:lineRule="auto"/>
              <w:rPr>
                <w:del w:id="1343" w:author="Daniel Noble" w:date="2025-04-01T15:59:00Z" w16du:dateUtc="2025-04-01T04:59:00Z"/>
                <w:rFonts w:ascii="Times New Roman" w:eastAsia="Times New Roman" w:hAnsi="Times New Roman" w:cs="Times New Roman"/>
                <w:color w:val="000000"/>
                <w:sz w:val="24"/>
                <w:szCs w:val="24"/>
                <w:lang w:eastAsia="en-AU"/>
              </w:rPr>
            </w:pPr>
            <w:del w:id="134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Immune Defense</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779EB3A" w14:textId="23226316" w:rsidR="0067260A" w:rsidRPr="00CD2E4B" w:rsidDel="00C2732D" w:rsidRDefault="0067260A" w:rsidP="00150BF6">
            <w:pPr>
              <w:spacing w:after="0" w:line="276" w:lineRule="auto"/>
              <w:rPr>
                <w:del w:id="1345" w:author="Daniel Noble" w:date="2025-04-01T15:59:00Z" w16du:dateUtc="2025-04-01T04:59:00Z"/>
                <w:rFonts w:ascii="Times New Roman" w:eastAsia="Times New Roman" w:hAnsi="Times New Roman" w:cs="Times New Roman"/>
                <w:color w:val="000000"/>
                <w:sz w:val="24"/>
                <w:szCs w:val="24"/>
                <w:lang w:eastAsia="en-AU"/>
              </w:rPr>
            </w:pPr>
            <w:del w:id="134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Immune Defense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B42076E" w14:textId="293D8478" w:rsidR="0067260A" w:rsidRPr="00CD2E4B" w:rsidDel="00C2732D" w:rsidRDefault="0067260A" w:rsidP="00150BF6">
            <w:pPr>
              <w:spacing w:after="0" w:line="276" w:lineRule="auto"/>
              <w:jc w:val="center"/>
              <w:rPr>
                <w:del w:id="1347" w:author="Daniel Noble" w:date="2025-04-01T15:59:00Z" w16du:dateUtc="2025-04-01T04:59:00Z"/>
                <w:rFonts w:ascii="Times New Roman" w:eastAsia="Times New Roman" w:hAnsi="Times New Roman" w:cs="Times New Roman"/>
                <w:color w:val="000000"/>
                <w:sz w:val="24"/>
                <w:szCs w:val="24"/>
                <w:lang w:eastAsia="en-AU"/>
              </w:rPr>
            </w:pPr>
            <w:del w:id="134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F23EE5D" w14:textId="4F50C8C6" w:rsidR="0067260A" w:rsidRPr="00CD2E4B" w:rsidDel="00C2732D" w:rsidRDefault="0067260A" w:rsidP="00150BF6">
            <w:pPr>
              <w:spacing w:after="0" w:line="276" w:lineRule="auto"/>
              <w:jc w:val="center"/>
              <w:rPr>
                <w:del w:id="1349" w:author="Daniel Noble" w:date="2025-04-01T15:59:00Z" w16du:dateUtc="2025-04-01T04:59:00Z"/>
                <w:rFonts w:ascii="Times New Roman" w:eastAsia="Times New Roman" w:hAnsi="Times New Roman" w:cs="Times New Roman"/>
                <w:color w:val="000000"/>
                <w:sz w:val="24"/>
                <w:szCs w:val="24"/>
                <w:lang w:eastAsia="en-AU"/>
              </w:rPr>
            </w:pPr>
            <w:del w:id="135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607C32BC" w14:textId="6BF9AA07" w:rsidR="0067260A" w:rsidRPr="00CD2E4B" w:rsidDel="00C2732D" w:rsidRDefault="0067260A" w:rsidP="00150BF6">
            <w:pPr>
              <w:spacing w:after="0" w:line="276" w:lineRule="auto"/>
              <w:jc w:val="center"/>
              <w:rPr>
                <w:del w:id="1351" w:author="Daniel Noble" w:date="2025-04-01T15:59:00Z" w16du:dateUtc="2025-04-01T04:59:00Z"/>
                <w:rFonts w:ascii="Times New Roman" w:eastAsia="Times New Roman" w:hAnsi="Times New Roman" w:cs="Times New Roman"/>
                <w:color w:val="000000"/>
                <w:sz w:val="24"/>
                <w:szCs w:val="24"/>
                <w:lang w:eastAsia="en-AU"/>
              </w:rPr>
            </w:pPr>
            <w:del w:id="135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6</w:delText>
              </w:r>
            </w:del>
          </w:p>
        </w:tc>
      </w:tr>
      <w:tr w:rsidR="0067260A" w:rsidRPr="002F73BD" w:rsidDel="00C2732D" w14:paraId="1D3B96C2" w14:textId="7F27E6C0" w:rsidTr="007C06CC">
        <w:trPr>
          <w:trHeight w:val="288"/>
          <w:jc w:val="center"/>
          <w:del w:id="1353" w:author="Daniel Noble" w:date="2025-04-01T15:59:00Z"/>
        </w:trPr>
        <w:tc>
          <w:tcPr>
            <w:tcW w:w="3685" w:type="dxa"/>
            <w:tcBorders>
              <w:top w:val="single" w:sz="4" w:space="0" w:color="auto"/>
              <w:left w:val="single" w:sz="4" w:space="0" w:color="auto"/>
              <w:bottom w:val="nil"/>
              <w:right w:val="nil"/>
            </w:tcBorders>
            <w:shd w:val="clear" w:color="auto" w:fill="auto"/>
            <w:noWrap/>
            <w:vAlign w:val="bottom"/>
            <w:hideMark/>
          </w:tcPr>
          <w:p w14:paraId="536C7C4E" w14:textId="6BD2311C" w:rsidR="0067260A" w:rsidRPr="00CD2E4B" w:rsidDel="00C2732D" w:rsidRDefault="0067260A" w:rsidP="00150BF6">
            <w:pPr>
              <w:spacing w:after="0" w:line="276" w:lineRule="auto"/>
              <w:rPr>
                <w:del w:id="1354" w:author="Daniel Noble" w:date="2025-04-01T15:59:00Z" w16du:dateUtc="2025-04-01T04:59:00Z"/>
                <w:rFonts w:ascii="Times New Roman" w:eastAsia="Times New Roman" w:hAnsi="Times New Roman" w:cs="Times New Roman"/>
                <w:color w:val="000000"/>
                <w:sz w:val="24"/>
                <w:szCs w:val="24"/>
                <w:lang w:eastAsia="en-AU"/>
              </w:rPr>
            </w:pPr>
            <w:del w:id="135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Locomotor Performance</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3E996DA" w14:textId="618BE82C" w:rsidR="0067260A" w:rsidRPr="00CD2E4B" w:rsidDel="00C2732D" w:rsidRDefault="0067260A" w:rsidP="00150BF6">
            <w:pPr>
              <w:spacing w:after="0" w:line="276" w:lineRule="auto"/>
              <w:rPr>
                <w:del w:id="1356" w:author="Daniel Noble" w:date="2025-04-01T15:59:00Z" w16du:dateUtc="2025-04-01T04:59:00Z"/>
                <w:rFonts w:ascii="Times New Roman" w:eastAsia="Times New Roman" w:hAnsi="Times New Roman" w:cs="Times New Roman"/>
                <w:color w:val="000000"/>
                <w:sz w:val="24"/>
                <w:szCs w:val="24"/>
                <w:lang w:eastAsia="en-AU"/>
              </w:rPr>
            </w:pPr>
            <w:del w:id="135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Average Speed</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34CECDB" w14:textId="52706848" w:rsidR="0067260A" w:rsidRPr="00CD2E4B" w:rsidDel="00C2732D" w:rsidRDefault="0067260A" w:rsidP="00150BF6">
            <w:pPr>
              <w:spacing w:after="0" w:line="276" w:lineRule="auto"/>
              <w:jc w:val="center"/>
              <w:rPr>
                <w:del w:id="1358" w:author="Daniel Noble" w:date="2025-04-01T15:59:00Z" w16du:dateUtc="2025-04-01T04:59:00Z"/>
                <w:rFonts w:ascii="Times New Roman" w:eastAsia="Times New Roman" w:hAnsi="Times New Roman" w:cs="Times New Roman"/>
                <w:color w:val="000000"/>
                <w:sz w:val="24"/>
                <w:szCs w:val="24"/>
                <w:lang w:eastAsia="en-AU"/>
              </w:rPr>
            </w:pPr>
            <w:del w:id="135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9276839" w14:textId="45A8946D" w:rsidR="0067260A" w:rsidRPr="00CD2E4B" w:rsidDel="00C2732D" w:rsidRDefault="0067260A" w:rsidP="00150BF6">
            <w:pPr>
              <w:spacing w:after="0" w:line="276" w:lineRule="auto"/>
              <w:jc w:val="center"/>
              <w:rPr>
                <w:del w:id="1360" w:author="Daniel Noble" w:date="2025-04-01T15:59:00Z" w16du:dateUtc="2025-04-01T04:59:00Z"/>
                <w:rFonts w:ascii="Times New Roman" w:eastAsia="Times New Roman" w:hAnsi="Times New Roman" w:cs="Times New Roman"/>
                <w:color w:val="000000"/>
                <w:sz w:val="24"/>
                <w:szCs w:val="24"/>
                <w:lang w:eastAsia="en-AU"/>
              </w:rPr>
            </w:pPr>
            <w:del w:id="136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67D6244D" w14:textId="5E124D2F" w:rsidR="0067260A" w:rsidRPr="00CD2E4B" w:rsidDel="00C2732D" w:rsidRDefault="0067260A" w:rsidP="00150BF6">
            <w:pPr>
              <w:spacing w:after="0" w:line="276" w:lineRule="auto"/>
              <w:jc w:val="center"/>
              <w:rPr>
                <w:del w:id="1362" w:author="Daniel Noble" w:date="2025-04-01T15:59:00Z" w16du:dateUtc="2025-04-01T04:59:00Z"/>
                <w:rFonts w:ascii="Times New Roman" w:eastAsia="Times New Roman" w:hAnsi="Times New Roman" w:cs="Times New Roman"/>
                <w:color w:val="000000"/>
                <w:sz w:val="24"/>
                <w:szCs w:val="24"/>
                <w:lang w:eastAsia="en-AU"/>
              </w:rPr>
            </w:pPr>
            <w:del w:id="136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2F73BD" w:rsidDel="00C2732D" w14:paraId="6784BB6C" w14:textId="3899C742" w:rsidTr="007C06CC">
        <w:trPr>
          <w:trHeight w:val="288"/>
          <w:jc w:val="center"/>
          <w:del w:id="1364" w:author="Daniel Noble" w:date="2025-04-01T15:59:00Z"/>
        </w:trPr>
        <w:tc>
          <w:tcPr>
            <w:tcW w:w="3685" w:type="dxa"/>
            <w:tcBorders>
              <w:top w:val="nil"/>
              <w:left w:val="single" w:sz="4" w:space="0" w:color="auto"/>
              <w:bottom w:val="nil"/>
              <w:right w:val="nil"/>
            </w:tcBorders>
            <w:shd w:val="clear" w:color="auto" w:fill="auto"/>
            <w:noWrap/>
            <w:vAlign w:val="bottom"/>
            <w:hideMark/>
          </w:tcPr>
          <w:p w14:paraId="121362D3" w14:textId="13025AB4" w:rsidR="0067260A" w:rsidRPr="00CD2E4B" w:rsidDel="00C2732D" w:rsidRDefault="0067260A" w:rsidP="00150BF6">
            <w:pPr>
              <w:spacing w:after="0" w:line="276" w:lineRule="auto"/>
              <w:rPr>
                <w:del w:id="1365" w:author="Daniel Noble" w:date="2025-04-01T15:59:00Z" w16du:dateUtc="2025-04-01T04:59:00Z"/>
                <w:rFonts w:ascii="Times New Roman" w:eastAsia="Times New Roman" w:hAnsi="Times New Roman" w:cs="Times New Roman"/>
                <w:color w:val="000000"/>
                <w:sz w:val="24"/>
                <w:szCs w:val="24"/>
                <w:lang w:eastAsia="en-AU"/>
              </w:rPr>
            </w:pPr>
            <w:del w:id="136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CC30409" w14:textId="2A8CE648" w:rsidR="0067260A" w:rsidRPr="00CD2E4B" w:rsidDel="00C2732D" w:rsidRDefault="0067260A" w:rsidP="00150BF6">
            <w:pPr>
              <w:spacing w:after="0" w:line="276" w:lineRule="auto"/>
              <w:rPr>
                <w:del w:id="1367" w:author="Daniel Noble" w:date="2025-04-01T15:59:00Z" w16du:dateUtc="2025-04-01T04:59:00Z"/>
                <w:rFonts w:ascii="Times New Roman" w:eastAsia="Times New Roman" w:hAnsi="Times New Roman" w:cs="Times New Roman"/>
                <w:color w:val="000000"/>
                <w:sz w:val="24"/>
                <w:szCs w:val="24"/>
                <w:lang w:eastAsia="en-AU"/>
              </w:rPr>
            </w:pPr>
            <w:del w:id="136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Sprint Speed</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07E7668" w14:textId="79286652" w:rsidR="0067260A" w:rsidRPr="00CD2E4B" w:rsidDel="00C2732D" w:rsidRDefault="0067260A" w:rsidP="00150BF6">
            <w:pPr>
              <w:spacing w:after="0" w:line="276" w:lineRule="auto"/>
              <w:jc w:val="center"/>
              <w:rPr>
                <w:del w:id="1369" w:author="Daniel Noble" w:date="2025-04-01T15:59:00Z" w16du:dateUtc="2025-04-01T04:59:00Z"/>
                <w:rFonts w:ascii="Times New Roman" w:eastAsia="Times New Roman" w:hAnsi="Times New Roman" w:cs="Times New Roman"/>
                <w:color w:val="000000"/>
                <w:sz w:val="24"/>
                <w:szCs w:val="24"/>
                <w:lang w:eastAsia="en-AU"/>
              </w:rPr>
            </w:pPr>
            <w:del w:id="137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E9142E7" w14:textId="408990AE" w:rsidR="0067260A" w:rsidRPr="00CD2E4B" w:rsidDel="00C2732D" w:rsidRDefault="0067260A" w:rsidP="00150BF6">
            <w:pPr>
              <w:spacing w:after="0" w:line="276" w:lineRule="auto"/>
              <w:jc w:val="center"/>
              <w:rPr>
                <w:del w:id="1371" w:author="Daniel Noble" w:date="2025-04-01T15:59:00Z" w16du:dateUtc="2025-04-01T04:59:00Z"/>
                <w:rFonts w:ascii="Times New Roman" w:eastAsia="Times New Roman" w:hAnsi="Times New Roman" w:cs="Times New Roman"/>
                <w:color w:val="000000"/>
                <w:sz w:val="24"/>
                <w:szCs w:val="24"/>
                <w:lang w:eastAsia="en-AU"/>
              </w:rPr>
            </w:pPr>
            <w:del w:id="137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25C090EE" w14:textId="67D02EA1" w:rsidR="0067260A" w:rsidRPr="00CD2E4B" w:rsidDel="00C2732D" w:rsidRDefault="0067260A" w:rsidP="00150BF6">
            <w:pPr>
              <w:spacing w:after="0" w:line="276" w:lineRule="auto"/>
              <w:jc w:val="center"/>
              <w:rPr>
                <w:del w:id="1373" w:author="Daniel Noble" w:date="2025-04-01T15:59:00Z" w16du:dateUtc="2025-04-01T04:59:00Z"/>
                <w:rFonts w:ascii="Times New Roman" w:eastAsia="Times New Roman" w:hAnsi="Times New Roman" w:cs="Times New Roman"/>
                <w:color w:val="000000"/>
                <w:sz w:val="24"/>
                <w:szCs w:val="24"/>
                <w:lang w:eastAsia="en-AU"/>
              </w:rPr>
            </w:pPr>
            <w:del w:id="137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2F73BD" w:rsidDel="00C2732D" w14:paraId="3D65005B" w14:textId="216BFF8F" w:rsidTr="007C06CC">
        <w:trPr>
          <w:trHeight w:val="288"/>
          <w:jc w:val="center"/>
          <w:del w:id="1375" w:author="Daniel Noble" w:date="2025-04-01T15:59:00Z"/>
        </w:trPr>
        <w:tc>
          <w:tcPr>
            <w:tcW w:w="3685" w:type="dxa"/>
            <w:tcBorders>
              <w:top w:val="nil"/>
              <w:left w:val="single" w:sz="4" w:space="0" w:color="auto"/>
              <w:bottom w:val="nil"/>
              <w:right w:val="nil"/>
            </w:tcBorders>
            <w:shd w:val="clear" w:color="auto" w:fill="auto"/>
            <w:noWrap/>
            <w:vAlign w:val="bottom"/>
            <w:hideMark/>
          </w:tcPr>
          <w:p w14:paraId="6A170A94" w14:textId="4084955F" w:rsidR="0067260A" w:rsidRPr="00CD2E4B" w:rsidDel="00C2732D" w:rsidRDefault="0067260A" w:rsidP="00150BF6">
            <w:pPr>
              <w:spacing w:after="0" w:line="276" w:lineRule="auto"/>
              <w:rPr>
                <w:del w:id="1376" w:author="Daniel Noble" w:date="2025-04-01T15:59:00Z" w16du:dateUtc="2025-04-01T04:59:00Z"/>
                <w:rFonts w:ascii="Times New Roman" w:eastAsia="Times New Roman" w:hAnsi="Times New Roman" w:cs="Times New Roman"/>
                <w:color w:val="000000"/>
                <w:sz w:val="24"/>
                <w:szCs w:val="24"/>
                <w:lang w:eastAsia="en-AU"/>
              </w:rPr>
            </w:pPr>
            <w:del w:id="137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0FDC2A2" w14:textId="46BC4608" w:rsidR="0067260A" w:rsidRPr="00CD2E4B" w:rsidDel="00C2732D" w:rsidRDefault="0067260A" w:rsidP="00150BF6">
            <w:pPr>
              <w:spacing w:after="0" w:line="276" w:lineRule="auto"/>
              <w:rPr>
                <w:del w:id="1378" w:author="Daniel Noble" w:date="2025-04-01T15:59:00Z" w16du:dateUtc="2025-04-01T04:59:00Z"/>
                <w:rFonts w:ascii="Times New Roman" w:eastAsia="Times New Roman" w:hAnsi="Times New Roman" w:cs="Times New Roman"/>
                <w:color w:val="000000"/>
                <w:sz w:val="24"/>
                <w:szCs w:val="24"/>
                <w:lang w:eastAsia="en-AU"/>
              </w:rPr>
            </w:pPr>
            <w:del w:id="137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Swimming Performance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22085C8" w14:textId="49531A23" w:rsidR="0067260A" w:rsidRPr="00CD2E4B" w:rsidDel="00C2732D" w:rsidRDefault="0067260A" w:rsidP="00150BF6">
            <w:pPr>
              <w:spacing w:after="0" w:line="276" w:lineRule="auto"/>
              <w:jc w:val="center"/>
              <w:rPr>
                <w:del w:id="1380" w:author="Daniel Noble" w:date="2025-04-01T15:59:00Z" w16du:dateUtc="2025-04-01T04:59:00Z"/>
                <w:rFonts w:ascii="Times New Roman" w:eastAsia="Times New Roman" w:hAnsi="Times New Roman" w:cs="Times New Roman"/>
                <w:color w:val="000000"/>
                <w:sz w:val="24"/>
                <w:szCs w:val="24"/>
                <w:lang w:eastAsia="en-AU"/>
              </w:rPr>
            </w:pPr>
            <w:del w:id="138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4B94E0D" w14:textId="70467752" w:rsidR="0067260A" w:rsidRPr="00CD2E4B" w:rsidDel="00C2732D" w:rsidRDefault="0067260A" w:rsidP="00150BF6">
            <w:pPr>
              <w:spacing w:after="0" w:line="276" w:lineRule="auto"/>
              <w:jc w:val="center"/>
              <w:rPr>
                <w:del w:id="1382" w:author="Daniel Noble" w:date="2025-04-01T15:59:00Z" w16du:dateUtc="2025-04-01T04:59:00Z"/>
                <w:rFonts w:ascii="Times New Roman" w:eastAsia="Times New Roman" w:hAnsi="Times New Roman" w:cs="Times New Roman"/>
                <w:color w:val="000000"/>
                <w:sz w:val="24"/>
                <w:szCs w:val="24"/>
                <w:lang w:eastAsia="en-AU"/>
              </w:rPr>
            </w:pPr>
            <w:del w:id="138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3F4476D" w14:textId="265EE460" w:rsidR="0067260A" w:rsidRPr="00CD2E4B" w:rsidDel="00C2732D" w:rsidRDefault="0067260A" w:rsidP="00150BF6">
            <w:pPr>
              <w:spacing w:after="0" w:line="276" w:lineRule="auto"/>
              <w:jc w:val="center"/>
              <w:rPr>
                <w:del w:id="1384" w:author="Daniel Noble" w:date="2025-04-01T15:59:00Z" w16du:dateUtc="2025-04-01T04:59:00Z"/>
                <w:rFonts w:ascii="Times New Roman" w:eastAsia="Times New Roman" w:hAnsi="Times New Roman" w:cs="Times New Roman"/>
                <w:color w:val="000000"/>
                <w:sz w:val="24"/>
                <w:szCs w:val="24"/>
                <w:lang w:eastAsia="en-AU"/>
              </w:rPr>
            </w:pPr>
            <w:del w:id="138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0DC1C977" w14:textId="0F566526" w:rsidTr="007C06CC">
        <w:trPr>
          <w:trHeight w:val="288"/>
          <w:jc w:val="center"/>
          <w:del w:id="1386" w:author="Daniel Noble" w:date="2025-04-01T15:59:00Z"/>
        </w:trPr>
        <w:tc>
          <w:tcPr>
            <w:tcW w:w="3685" w:type="dxa"/>
            <w:tcBorders>
              <w:top w:val="nil"/>
              <w:left w:val="single" w:sz="4" w:space="0" w:color="auto"/>
              <w:bottom w:val="nil"/>
              <w:right w:val="nil"/>
            </w:tcBorders>
            <w:shd w:val="clear" w:color="auto" w:fill="auto"/>
            <w:noWrap/>
            <w:vAlign w:val="bottom"/>
            <w:hideMark/>
          </w:tcPr>
          <w:p w14:paraId="66CB8224" w14:textId="42910E99" w:rsidR="0067260A" w:rsidRPr="00CD2E4B" w:rsidDel="00C2732D" w:rsidRDefault="0067260A" w:rsidP="00150BF6">
            <w:pPr>
              <w:spacing w:after="0" w:line="276" w:lineRule="auto"/>
              <w:rPr>
                <w:del w:id="1387" w:author="Daniel Noble" w:date="2025-04-01T15:59:00Z" w16du:dateUtc="2025-04-01T04:59:00Z"/>
                <w:rFonts w:ascii="Times New Roman" w:eastAsia="Times New Roman" w:hAnsi="Times New Roman" w:cs="Times New Roman"/>
                <w:color w:val="000000"/>
                <w:sz w:val="24"/>
                <w:szCs w:val="24"/>
                <w:lang w:eastAsia="en-AU"/>
              </w:rPr>
            </w:pPr>
            <w:del w:id="138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84C8C2D" w14:textId="10C6ED9A" w:rsidR="0067260A" w:rsidRPr="00CD2E4B" w:rsidDel="00C2732D" w:rsidRDefault="0067260A" w:rsidP="00150BF6">
            <w:pPr>
              <w:spacing w:after="0" w:line="276" w:lineRule="auto"/>
              <w:rPr>
                <w:del w:id="1389" w:author="Daniel Noble" w:date="2025-04-01T15:59:00Z" w16du:dateUtc="2025-04-01T04:59:00Z"/>
                <w:rFonts w:ascii="Times New Roman" w:eastAsia="Times New Roman" w:hAnsi="Times New Roman" w:cs="Times New Roman"/>
                <w:color w:val="000000"/>
                <w:sz w:val="24"/>
                <w:szCs w:val="24"/>
                <w:lang w:eastAsia="en-AU"/>
              </w:rPr>
            </w:pPr>
            <w:del w:id="139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Walking Speed</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BAA5FCF" w14:textId="267876BF" w:rsidR="0067260A" w:rsidRPr="00CD2E4B" w:rsidDel="00C2732D" w:rsidRDefault="0067260A" w:rsidP="00150BF6">
            <w:pPr>
              <w:spacing w:after="0" w:line="276" w:lineRule="auto"/>
              <w:jc w:val="center"/>
              <w:rPr>
                <w:del w:id="1391" w:author="Daniel Noble" w:date="2025-04-01T15:59:00Z" w16du:dateUtc="2025-04-01T04:59:00Z"/>
                <w:rFonts w:ascii="Times New Roman" w:eastAsia="Times New Roman" w:hAnsi="Times New Roman" w:cs="Times New Roman"/>
                <w:color w:val="000000"/>
                <w:sz w:val="24"/>
                <w:szCs w:val="24"/>
                <w:lang w:eastAsia="en-AU"/>
              </w:rPr>
            </w:pPr>
            <w:del w:id="139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22A4A49" w14:textId="4EA11FD0" w:rsidR="0067260A" w:rsidRPr="00CD2E4B" w:rsidDel="00C2732D" w:rsidRDefault="0067260A" w:rsidP="00150BF6">
            <w:pPr>
              <w:spacing w:after="0" w:line="276" w:lineRule="auto"/>
              <w:jc w:val="center"/>
              <w:rPr>
                <w:del w:id="1393" w:author="Daniel Noble" w:date="2025-04-01T15:59:00Z" w16du:dateUtc="2025-04-01T04:59:00Z"/>
                <w:rFonts w:ascii="Times New Roman" w:eastAsia="Times New Roman" w:hAnsi="Times New Roman" w:cs="Times New Roman"/>
                <w:color w:val="000000"/>
                <w:sz w:val="24"/>
                <w:szCs w:val="24"/>
                <w:lang w:eastAsia="en-AU"/>
              </w:rPr>
            </w:pPr>
            <w:del w:id="139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5B70B44D" w14:textId="528D3C7D" w:rsidR="0067260A" w:rsidRPr="00CD2E4B" w:rsidDel="00C2732D" w:rsidRDefault="0067260A" w:rsidP="00150BF6">
            <w:pPr>
              <w:spacing w:after="0" w:line="276" w:lineRule="auto"/>
              <w:jc w:val="center"/>
              <w:rPr>
                <w:del w:id="1395" w:author="Daniel Noble" w:date="2025-04-01T15:59:00Z" w16du:dateUtc="2025-04-01T04:59:00Z"/>
                <w:rFonts w:ascii="Times New Roman" w:eastAsia="Times New Roman" w:hAnsi="Times New Roman" w:cs="Times New Roman"/>
                <w:color w:val="000000"/>
                <w:sz w:val="24"/>
                <w:szCs w:val="24"/>
                <w:lang w:eastAsia="en-AU"/>
              </w:rPr>
            </w:pPr>
            <w:del w:id="139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18F10EF5" w14:textId="11FD5F35" w:rsidTr="007C06CC">
        <w:trPr>
          <w:trHeight w:val="288"/>
          <w:jc w:val="center"/>
          <w:del w:id="1397" w:author="Daniel Noble" w:date="2025-04-01T15:59:00Z"/>
        </w:trPr>
        <w:tc>
          <w:tcPr>
            <w:tcW w:w="3685" w:type="dxa"/>
            <w:tcBorders>
              <w:top w:val="nil"/>
              <w:left w:val="single" w:sz="4" w:space="0" w:color="auto"/>
              <w:bottom w:val="single" w:sz="4" w:space="0" w:color="auto"/>
              <w:right w:val="nil"/>
            </w:tcBorders>
            <w:shd w:val="clear" w:color="auto" w:fill="auto"/>
            <w:noWrap/>
            <w:vAlign w:val="bottom"/>
            <w:hideMark/>
          </w:tcPr>
          <w:p w14:paraId="5E5A8563" w14:textId="5B80AA70" w:rsidR="0067260A" w:rsidRPr="00CD2E4B" w:rsidDel="00C2732D" w:rsidRDefault="0067260A" w:rsidP="00150BF6">
            <w:pPr>
              <w:spacing w:after="0" w:line="276" w:lineRule="auto"/>
              <w:rPr>
                <w:del w:id="1398" w:author="Daniel Noble" w:date="2025-04-01T15:59:00Z" w16du:dateUtc="2025-04-01T04:59:00Z"/>
                <w:rFonts w:ascii="Times New Roman" w:eastAsia="Times New Roman" w:hAnsi="Times New Roman" w:cs="Times New Roman"/>
                <w:color w:val="000000"/>
                <w:sz w:val="24"/>
                <w:szCs w:val="24"/>
                <w:lang w:eastAsia="en-AU"/>
              </w:rPr>
            </w:pPr>
            <w:del w:id="139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1BC18C8" w14:textId="07A63E9A" w:rsidR="0067260A" w:rsidRPr="00CD2E4B" w:rsidDel="00C2732D" w:rsidRDefault="0067260A" w:rsidP="00150BF6">
            <w:pPr>
              <w:spacing w:after="0" w:line="276" w:lineRule="auto"/>
              <w:rPr>
                <w:del w:id="1400" w:author="Daniel Noble" w:date="2025-04-01T15:59:00Z" w16du:dateUtc="2025-04-01T04:59:00Z"/>
                <w:rFonts w:ascii="Times New Roman" w:eastAsia="Times New Roman" w:hAnsi="Times New Roman" w:cs="Times New Roman"/>
                <w:b/>
                <w:bCs/>
                <w:color w:val="000000"/>
                <w:sz w:val="24"/>
                <w:szCs w:val="24"/>
                <w:lang w:eastAsia="en-AU"/>
              </w:rPr>
            </w:pPr>
            <w:del w:id="140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80F8720" w14:textId="48D2D8CC" w:rsidR="0067260A" w:rsidRPr="00CD2E4B" w:rsidDel="00C2732D" w:rsidRDefault="0067260A" w:rsidP="00150BF6">
            <w:pPr>
              <w:spacing w:after="0" w:line="276" w:lineRule="auto"/>
              <w:jc w:val="center"/>
              <w:rPr>
                <w:del w:id="1402" w:author="Daniel Noble" w:date="2025-04-01T15:59:00Z" w16du:dateUtc="2025-04-01T04:59:00Z"/>
                <w:rFonts w:ascii="Times New Roman" w:eastAsia="Times New Roman" w:hAnsi="Times New Roman" w:cs="Times New Roman"/>
                <w:b/>
                <w:bCs/>
                <w:color w:val="000000"/>
                <w:sz w:val="24"/>
                <w:szCs w:val="24"/>
                <w:lang w:eastAsia="en-AU"/>
              </w:rPr>
            </w:pPr>
            <w:del w:id="140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6BFA1A1" w14:textId="6DAB529E" w:rsidR="0067260A" w:rsidRPr="00CD2E4B" w:rsidDel="00C2732D" w:rsidRDefault="0067260A" w:rsidP="00150BF6">
            <w:pPr>
              <w:spacing w:after="0" w:line="276" w:lineRule="auto"/>
              <w:jc w:val="center"/>
              <w:rPr>
                <w:del w:id="1404" w:author="Daniel Noble" w:date="2025-04-01T15:59:00Z" w16du:dateUtc="2025-04-01T04:59:00Z"/>
                <w:rFonts w:ascii="Times New Roman" w:eastAsia="Times New Roman" w:hAnsi="Times New Roman" w:cs="Times New Roman"/>
                <w:b/>
                <w:bCs/>
                <w:color w:val="000000"/>
                <w:sz w:val="24"/>
                <w:szCs w:val="24"/>
                <w:lang w:eastAsia="en-AU"/>
              </w:rPr>
            </w:pPr>
            <w:del w:id="140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3</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0A87082" w14:textId="2935DA1D" w:rsidR="0067260A" w:rsidRPr="00CD2E4B" w:rsidDel="00C2732D" w:rsidRDefault="0067260A" w:rsidP="00150BF6">
            <w:pPr>
              <w:spacing w:after="0" w:line="276" w:lineRule="auto"/>
              <w:jc w:val="center"/>
              <w:rPr>
                <w:del w:id="1406" w:author="Daniel Noble" w:date="2025-04-01T15:59:00Z" w16du:dateUtc="2025-04-01T04:59:00Z"/>
                <w:rFonts w:ascii="Times New Roman" w:eastAsia="Times New Roman" w:hAnsi="Times New Roman" w:cs="Times New Roman"/>
                <w:b/>
                <w:bCs/>
                <w:color w:val="000000"/>
                <w:sz w:val="24"/>
                <w:szCs w:val="24"/>
                <w:lang w:eastAsia="en-AU"/>
              </w:rPr>
            </w:pPr>
            <w:del w:id="140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6</w:delText>
              </w:r>
            </w:del>
          </w:p>
        </w:tc>
      </w:tr>
      <w:tr w:rsidR="0067260A" w:rsidRPr="002F73BD" w:rsidDel="00C2732D" w14:paraId="174EBB80" w14:textId="14522A35" w:rsidTr="007C06CC">
        <w:trPr>
          <w:trHeight w:val="288"/>
          <w:jc w:val="center"/>
          <w:del w:id="1408" w:author="Daniel Noble" w:date="2025-04-01T15:59:00Z"/>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2D79DC6" w14:textId="1388B1CC" w:rsidR="0067260A" w:rsidRPr="00CD2E4B" w:rsidDel="00C2732D" w:rsidRDefault="0067260A" w:rsidP="00150BF6">
            <w:pPr>
              <w:spacing w:after="0" w:line="276" w:lineRule="auto"/>
              <w:rPr>
                <w:del w:id="1409" w:author="Daniel Noble" w:date="2025-04-01T15:59:00Z" w16du:dateUtc="2025-04-01T04:59:00Z"/>
                <w:rFonts w:ascii="Times New Roman" w:eastAsia="Times New Roman" w:hAnsi="Times New Roman" w:cs="Times New Roman"/>
                <w:color w:val="000000"/>
                <w:sz w:val="24"/>
                <w:szCs w:val="24"/>
                <w:lang w:eastAsia="en-AU"/>
              </w:rPr>
            </w:pPr>
            <w:del w:id="141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Maximum Excitation Pressure</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54CCADCA" w14:textId="363BD49D" w:rsidR="0067260A" w:rsidRPr="00CD2E4B" w:rsidDel="00C2732D" w:rsidRDefault="0067260A" w:rsidP="00150BF6">
            <w:pPr>
              <w:spacing w:after="0" w:line="276" w:lineRule="auto"/>
              <w:rPr>
                <w:del w:id="1411" w:author="Daniel Noble" w:date="2025-04-01T15:59:00Z" w16du:dateUtc="2025-04-01T04:59:00Z"/>
                <w:rFonts w:ascii="Times New Roman" w:eastAsia="Times New Roman" w:hAnsi="Times New Roman" w:cs="Times New Roman"/>
                <w:color w:val="000000"/>
                <w:sz w:val="24"/>
                <w:szCs w:val="24"/>
                <w:lang w:eastAsia="en-AU"/>
              </w:rPr>
            </w:pPr>
            <w:del w:id="141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Maximum Excitation Pressure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B33F7C6" w14:textId="48680AF6" w:rsidR="0067260A" w:rsidRPr="00CD2E4B" w:rsidDel="00C2732D" w:rsidRDefault="0067260A" w:rsidP="00150BF6">
            <w:pPr>
              <w:spacing w:after="0" w:line="276" w:lineRule="auto"/>
              <w:jc w:val="center"/>
              <w:rPr>
                <w:del w:id="1413" w:author="Daniel Noble" w:date="2025-04-01T15:59:00Z" w16du:dateUtc="2025-04-01T04:59:00Z"/>
                <w:rFonts w:ascii="Times New Roman" w:eastAsia="Times New Roman" w:hAnsi="Times New Roman" w:cs="Times New Roman"/>
                <w:color w:val="000000"/>
                <w:sz w:val="24"/>
                <w:szCs w:val="24"/>
                <w:lang w:eastAsia="en-AU"/>
              </w:rPr>
            </w:pPr>
            <w:del w:id="141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3B53528" w14:textId="7F6DF4BF" w:rsidR="0067260A" w:rsidRPr="00CD2E4B" w:rsidDel="00C2732D" w:rsidRDefault="0067260A" w:rsidP="00150BF6">
            <w:pPr>
              <w:spacing w:after="0" w:line="276" w:lineRule="auto"/>
              <w:jc w:val="center"/>
              <w:rPr>
                <w:del w:id="1415" w:author="Daniel Noble" w:date="2025-04-01T15:59:00Z" w16du:dateUtc="2025-04-01T04:59:00Z"/>
                <w:rFonts w:ascii="Times New Roman" w:eastAsia="Times New Roman" w:hAnsi="Times New Roman" w:cs="Times New Roman"/>
                <w:color w:val="000000"/>
                <w:sz w:val="24"/>
                <w:szCs w:val="24"/>
                <w:lang w:eastAsia="en-AU"/>
              </w:rPr>
            </w:pPr>
            <w:del w:id="141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79C50B48" w14:textId="6C0198DC" w:rsidR="0067260A" w:rsidRPr="00CD2E4B" w:rsidDel="00C2732D" w:rsidRDefault="0067260A" w:rsidP="00150BF6">
            <w:pPr>
              <w:spacing w:after="0" w:line="276" w:lineRule="auto"/>
              <w:jc w:val="center"/>
              <w:rPr>
                <w:del w:id="1417" w:author="Daniel Noble" w:date="2025-04-01T15:59:00Z" w16du:dateUtc="2025-04-01T04:59:00Z"/>
                <w:rFonts w:ascii="Times New Roman" w:eastAsia="Times New Roman" w:hAnsi="Times New Roman" w:cs="Times New Roman"/>
                <w:color w:val="000000"/>
                <w:sz w:val="24"/>
                <w:szCs w:val="24"/>
                <w:lang w:eastAsia="en-AU"/>
              </w:rPr>
            </w:pPr>
            <w:del w:id="141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01B91B79" w14:textId="2D2266BA" w:rsidTr="007C06CC">
        <w:trPr>
          <w:trHeight w:val="288"/>
          <w:jc w:val="center"/>
          <w:del w:id="1419" w:author="Daniel Noble" w:date="2025-04-01T15:59:00Z"/>
        </w:trPr>
        <w:tc>
          <w:tcPr>
            <w:tcW w:w="3685" w:type="dxa"/>
            <w:tcBorders>
              <w:top w:val="nil"/>
              <w:left w:val="single" w:sz="4" w:space="0" w:color="auto"/>
              <w:bottom w:val="nil"/>
              <w:right w:val="nil"/>
            </w:tcBorders>
            <w:shd w:val="clear" w:color="auto" w:fill="auto"/>
            <w:noWrap/>
            <w:vAlign w:val="bottom"/>
            <w:hideMark/>
          </w:tcPr>
          <w:p w14:paraId="427BD82B" w14:textId="780948A2" w:rsidR="0067260A" w:rsidRPr="00CD2E4B" w:rsidDel="00C2732D" w:rsidRDefault="0067260A" w:rsidP="00150BF6">
            <w:pPr>
              <w:spacing w:after="0" w:line="276" w:lineRule="auto"/>
              <w:rPr>
                <w:del w:id="1420" w:author="Daniel Noble" w:date="2025-04-01T15:59:00Z" w16du:dateUtc="2025-04-01T04:59:00Z"/>
                <w:rFonts w:ascii="Times New Roman" w:eastAsia="Times New Roman" w:hAnsi="Times New Roman" w:cs="Times New Roman"/>
                <w:color w:val="000000"/>
                <w:sz w:val="24"/>
                <w:szCs w:val="24"/>
                <w:lang w:eastAsia="en-AU"/>
              </w:rPr>
            </w:pPr>
            <w:del w:id="142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Metabolic Rate</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420CC14" w14:textId="512802BF" w:rsidR="0067260A" w:rsidRPr="00CD2E4B" w:rsidDel="00C2732D" w:rsidRDefault="0067260A" w:rsidP="00150BF6">
            <w:pPr>
              <w:spacing w:after="0" w:line="276" w:lineRule="auto"/>
              <w:rPr>
                <w:del w:id="1422" w:author="Daniel Noble" w:date="2025-04-01T15:59:00Z" w16du:dateUtc="2025-04-01T04:59:00Z"/>
                <w:rFonts w:ascii="Times New Roman" w:eastAsia="Times New Roman" w:hAnsi="Times New Roman" w:cs="Times New Roman"/>
                <w:color w:val="000000"/>
                <w:sz w:val="24"/>
                <w:szCs w:val="24"/>
                <w:lang w:eastAsia="en-AU"/>
              </w:rPr>
            </w:pPr>
            <w:del w:id="142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Metabolic Rate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941E8AB" w14:textId="6272D90F" w:rsidR="0067260A" w:rsidRPr="00CD2E4B" w:rsidDel="00C2732D" w:rsidRDefault="0067260A" w:rsidP="00150BF6">
            <w:pPr>
              <w:spacing w:after="0" w:line="276" w:lineRule="auto"/>
              <w:jc w:val="center"/>
              <w:rPr>
                <w:del w:id="1424" w:author="Daniel Noble" w:date="2025-04-01T15:59:00Z" w16du:dateUtc="2025-04-01T04:59:00Z"/>
                <w:rFonts w:ascii="Times New Roman" w:eastAsia="Times New Roman" w:hAnsi="Times New Roman" w:cs="Times New Roman"/>
                <w:color w:val="000000"/>
                <w:sz w:val="24"/>
                <w:szCs w:val="24"/>
                <w:lang w:eastAsia="en-AU"/>
              </w:rPr>
            </w:pPr>
            <w:del w:id="142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087B3F4" w14:textId="2B6BF5E4" w:rsidR="0067260A" w:rsidRPr="00CD2E4B" w:rsidDel="00C2732D" w:rsidRDefault="0067260A" w:rsidP="00150BF6">
            <w:pPr>
              <w:spacing w:after="0" w:line="276" w:lineRule="auto"/>
              <w:jc w:val="center"/>
              <w:rPr>
                <w:del w:id="1426" w:author="Daniel Noble" w:date="2025-04-01T15:59:00Z" w16du:dateUtc="2025-04-01T04:59:00Z"/>
                <w:rFonts w:ascii="Times New Roman" w:eastAsia="Times New Roman" w:hAnsi="Times New Roman" w:cs="Times New Roman"/>
                <w:color w:val="000000"/>
                <w:sz w:val="24"/>
                <w:szCs w:val="24"/>
                <w:lang w:eastAsia="en-AU"/>
              </w:rPr>
            </w:pPr>
            <w:del w:id="142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410F4439" w14:textId="0B469081" w:rsidR="0067260A" w:rsidRPr="00CD2E4B" w:rsidDel="00C2732D" w:rsidRDefault="0067260A" w:rsidP="00150BF6">
            <w:pPr>
              <w:spacing w:after="0" w:line="276" w:lineRule="auto"/>
              <w:jc w:val="center"/>
              <w:rPr>
                <w:del w:id="1428" w:author="Daniel Noble" w:date="2025-04-01T15:59:00Z" w16du:dateUtc="2025-04-01T04:59:00Z"/>
                <w:rFonts w:ascii="Times New Roman" w:eastAsia="Times New Roman" w:hAnsi="Times New Roman" w:cs="Times New Roman"/>
                <w:color w:val="000000"/>
                <w:sz w:val="24"/>
                <w:szCs w:val="24"/>
                <w:lang w:eastAsia="en-AU"/>
              </w:rPr>
            </w:pPr>
            <w:del w:id="142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4041A231" w14:textId="292599EB" w:rsidTr="007C06CC">
        <w:trPr>
          <w:trHeight w:val="288"/>
          <w:jc w:val="center"/>
          <w:del w:id="1430" w:author="Daniel Noble" w:date="2025-04-01T15:59:00Z"/>
        </w:trPr>
        <w:tc>
          <w:tcPr>
            <w:tcW w:w="3685" w:type="dxa"/>
            <w:tcBorders>
              <w:top w:val="nil"/>
              <w:left w:val="single" w:sz="4" w:space="0" w:color="auto"/>
              <w:bottom w:val="nil"/>
              <w:right w:val="nil"/>
            </w:tcBorders>
            <w:shd w:val="clear" w:color="auto" w:fill="auto"/>
            <w:noWrap/>
            <w:vAlign w:val="bottom"/>
            <w:hideMark/>
          </w:tcPr>
          <w:p w14:paraId="355F9F7D" w14:textId="71BC8F30" w:rsidR="0067260A" w:rsidRPr="00CD2E4B" w:rsidDel="00C2732D" w:rsidRDefault="0067260A" w:rsidP="00150BF6">
            <w:pPr>
              <w:spacing w:after="0" w:line="276" w:lineRule="auto"/>
              <w:rPr>
                <w:del w:id="1431" w:author="Daniel Noble" w:date="2025-04-01T15:59:00Z" w16du:dateUtc="2025-04-01T04:59:00Z"/>
                <w:rFonts w:ascii="Times New Roman" w:eastAsia="Times New Roman" w:hAnsi="Times New Roman" w:cs="Times New Roman"/>
                <w:color w:val="000000"/>
                <w:sz w:val="24"/>
                <w:szCs w:val="24"/>
                <w:lang w:eastAsia="en-AU"/>
              </w:rPr>
            </w:pPr>
            <w:del w:id="143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0765089" w14:textId="21EAF593" w:rsidR="0067260A" w:rsidRPr="00CD2E4B" w:rsidDel="00C2732D" w:rsidRDefault="0067260A" w:rsidP="00150BF6">
            <w:pPr>
              <w:spacing w:after="0" w:line="276" w:lineRule="auto"/>
              <w:rPr>
                <w:del w:id="1433" w:author="Daniel Noble" w:date="2025-04-01T15:59:00Z" w16du:dateUtc="2025-04-01T04:59:00Z"/>
                <w:rFonts w:ascii="Times New Roman" w:eastAsia="Times New Roman" w:hAnsi="Times New Roman" w:cs="Times New Roman"/>
                <w:color w:val="000000"/>
                <w:sz w:val="24"/>
                <w:szCs w:val="24"/>
                <w:lang w:eastAsia="en-AU"/>
              </w:rPr>
            </w:pPr>
            <w:del w:id="143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Oxygen Consumption</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5FC653F" w14:textId="04B77667" w:rsidR="0067260A" w:rsidRPr="00CD2E4B" w:rsidDel="00C2732D" w:rsidRDefault="0067260A" w:rsidP="00150BF6">
            <w:pPr>
              <w:spacing w:after="0" w:line="276" w:lineRule="auto"/>
              <w:jc w:val="center"/>
              <w:rPr>
                <w:del w:id="1435" w:author="Daniel Noble" w:date="2025-04-01T15:59:00Z" w16du:dateUtc="2025-04-01T04:59:00Z"/>
                <w:rFonts w:ascii="Times New Roman" w:eastAsia="Times New Roman" w:hAnsi="Times New Roman" w:cs="Times New Roman"/>
                <w:color w:val="000000"/>
                <w:sz w:val="24"/>
                <w:szCs w:val="24"/>
                <w:lang w:eastAsia="en-AU"/>
              </w:rPr>
            </w:pPr>
            <w:del w:id="143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EC4F4AE" w14:textId="50191452" w:rsidR="0067260A" w:rsidRPr="00CD2E4B" w:rsidDel="00C2732D" w:rsidRDefault="0067260A" w:rsidP="00150BF6">
            <w:pPr>
              <w:spacing w:after="0" w:line="276" w:lineRule="auto"/>
              <w:jc w:val="center"/>
              <w:rPr>
                <w:del w:id="1437" w:author="Daniel Noble" w:date="2025-04-01T15:59:00Z" w16du:dateUtc="2025-04-01T04:59:00Z"/>
                <w:rFonts w:ascii="Times New Roman" w:eastAsia="Times New Roman" w:hAnsi="Times New Roman" w:cs="Times New Roman"/>
                <w:color w:val="000000"/>
                <w:sz w:val="24"/>
                <w:szCs w:val="24"/>
                <w:lang w:eastAsia="en-AU"/>
              </w:rPr>
            </w:pPr>
            <w:del w:id="143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64EBAC66" w14:textId="04BEDCB4" w:rsidR="0067260A" w:rsidRPr="00CD2E4B" w:rsidDel="00C2732D" w:rsidRDefault="0067260A" w:rsidP="00150BF6">
            <w:pPr>
              <w:spacing w:after="0" w:line="276" w:lineRule="auto"/>
              <w:jc w:val="center"/>
              <w:rPr>
                <w:del w:id="1439" w:author="Daniel Noble" w:date="2025-04-01T15:59:00Z" w16du:dateUtc="2025-04-01T04:59:00Z"/>
                <w:rFonts w:ascii="Times New Roman" w:eastAsia="Times New Roman" w:hAnsi="Times New Roman" w:cs="Times New Roman"/>
                <w:color w:val="000000"/>
                <w:sz w:val="24"/>
                <w:szCs w:val="24"/>
                <w:lang w:eastAsia="en-AU"/>
              </w:rPr>
            </w:pPr>
            <w:del w:id="144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4</w:delText>
              </w:r>
            </w:del>
          </w:p>
        </w:tc>
      </w:tr>
      <w:tr w:rsidR="0067260A" w:rsidRPr="002F73BD" w:rsidDel="00C2732D" w14:paraId="73DFA367" w14:textId="2374E1C5" w:rsidTr="007C06CC">
        <w:trPr>
          <w:trHeight w:val="288"/>
          <w:jc w:val="center"/>
          <w:del w:id="1441" w:author="Daniel Noble" w:date="2025-04-01T15:59:00Z"/>
        </w:trPr>
        <w:tc>
          <w:tcPr>
            <w:tcW w:w="3685" w:type="dxa"/>
            <w:tcBorders>
              <w:top w:val="nil"/>
              <w:left w:val="single" w:sz="4" w:space="0" w:color="auto"/>
              <w:bottom w:val="nil"/>
              <w:right w:val="nil"/>
            </w:tcBorders>
            <w:shd w:val="clear" w:color="auto" w:fill="auto"/>
            <w:noWrap/>
            <w:vAlign w:val="bottom"/>
            <w:hideMark/>
          </w:tcPr>
          <w:p w14:paraId="30F8032D" w14:textId="51B143A6" w:rsidR="0067260A" w:rsidRPr="00CD2E4B" w:rsidDel="00C2732D" w:rsidRDefault="0067260A" w:rsidP="00150BF6">
            <w:pPr>
              <w:spacing w:after="0" w:line="276" w:lineRule="auto"/>
              <w:rPr>
                <w:del w:id="1442" w:author="Daniel Noble" w:date="2025-04-01T15:59:00Z" w16du:dateUtc="2025-04-01T04:59:00Z"/>
                <w:rFonts w:ascii="Times New Roman" w:eastAsia="Times New Roman" w:hAnsi="Times New Roman" w:cs="Times New Roman"/>
                <w:color w:val="000000"/>
                <w:sz w:val="24"/>
                <w:szCs w:val="24"/>
                <w:lang w:eastAsia="en-AU"/>
              </w:rPr>
            </w:pPr>
            <w:del w:id="144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59E92DD" w14:textId="1013351C" w:rsidR="0067260A" w:rsidRPr="00CD2E4B" w:rsidDel="00C2732D" w:rsidRDefault="0067260A" w:rsidP="00150BF6">
            <w:pPr>
              <w:spacing w:after="0" w:line="276" w:lineRule="auto"/>
              <w:rPr>
                <w:del w:id="1444" w:author="Daniel Noble" w:date="2025-04-01T15:59:00Z" w16du:dateUtc="2025-04-01T04:59:00Z"/>
                <w:rFonts w:ascii="Times New Roman" w:eastAsia="Times New Roman" w:hAnsi="Times New Roman" w:cs="Times New Roman"/>
                <w:color w:val="000000"/>
                <w:sz w:val="24"/>
                <w:szCs w:val="24"/>
                <w:lang w:eastAsia="en-AU"/>
              </w:rPr>
            </w:pPr>
            <w:del w:id="144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Oxygen Consumption Rate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F7506FF" w14:textId="4B2BD816" w:rsidR="0067260A" w:rsidRPr="00CD2E4B" w:rsidDel="00C2732D" w:rsidRDefault="0067260A" w:rsidP="00150BF6">
            <w:pPr>
              <w:spacing w:after="0" w:line="276" w:lineRule="auto"/>
              <w:jc w:val="center"/>
              <w:rPr>
                <w:del w:id="1446" w:author="Daniel Noble" w:date="2025-04-01T15:59:00Z" w16du:dateUtc="2025-04-01T04:59:00Z"/>
                <w:rFonts w:ascii="Times New Roman" w:eastAsia="Times New Roman" w:hAnsi="Times New Roman" w:cs="Times New Roman"/>
                <w:color w:val="000000"/>
                <w:sz w:val="24"/>
                <w:szCs w:val="24"/>
                <w:lang w:eastAsia="en-AU"/>
              </w:rPr>
            </w:pPr>
            <w:del w:id="144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79A2EE3" w14:textId="63EDC936" w:rsidR="0067260A" w:rsidRPr="00CD2E4B" w:rsidDel="00C2732D" w:rsidRDefault="0067260A" w:rsidP="00150BF6">
            <w:pPr>
              <w:spacing w:after="0" w:line="276" w:lineRule="auto"/>
              <w:jc w:val="center"/>
              <w:rPr>
                <w:del w:id="1448" w:author="Daniel Noble" w:date="2025-04-01T15:59:00Z" w16du:dateUtc="2025-04-01T04:59:00Z"/>
                <w:rFonts w:ascii="Times New Roman" w:eastAsia="Times New Roman" w:hAnsi="Times New Roman" w:cs="Times New Roman"/>
                <w:color w:val="000000"/>
                <w:sz w:val="24"/>
                <w:szCs w:val="24"/>
                <w:lang w:eastAsia="en-AU"/>
              </w:rPr>
            </w:pPr>
            <w:del w:id="144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2105BAE5" w14:textId="07CB75DA" w:rsidR="0067260A" w:rsidRPr="00CD2E4B" w:rsidDel="00C2732D" w:rsidRDefault="0067260A" w:rsidP="00150BF6">
            <w:pPr>
              <w:spacing w:after="0" w:line="276" w:lineRule="auto"/>
              <w:jc w:val="center"/>
              <w:rPr>
                <w:del w:id="1450" w:author="Daniel Noble" w:date="2025-04-01T15:59:00Z" w16du:dateUtc="2025-04-01T04:59:00Z"/>
                <w:rFonts w:ascii="Times New Roman" w:eastAsia="Times New Roman" w:hAnsi="Times New Roman" w:cs="Times New Roman"/>
                <w:color w:val="000000"/>
                <w:sz w:val="24"/>
                <w:szCs w:val="24"/>
                <w:lang w:eastAsia="en-AU"/>
              </w:rPr>
            </w:pPr>
            <w:del w:id="145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r>
      <w:tr w:rsidR="0067260A" w:rsidRPr="002F73BD" w:rsidDel="00C2732D" w14:paraId="6DB24933" w14:textId="221879FD" w:rsidTr="007C06CC">
        <w:trPr>
          <w:trHeight w:val="288"/>
          <w:jc w:val="center"/>
          <w:del w:id="1452" w:author="Daniel Noble" w:date="2025-04-01T15:59:00Z"/>
        </w:trPr>
        <w:tc>
          <w:tcPr>
            <w:tcW w:w="3685" w:type="dxa"/>
            <w:tcBorders>
              <w:top w:val="nil"/>
              <w:left w:val="single" w:sz="4" w:space="0" w:color="auto"/>
              <w:bottom w:val="nil"/>
              <w:right w:val="nil"/>
            </w:tcBorders>
            <w:shd w:val="clear" w:color="auto" w:fill="auto"/>
            <w:noWrap/>
            <w:vAlign w:val="bottom"/>
            <w:hideMark/>
          </w:tcPr>
          <w:p w14:paraId="658C99CE" w14:textId="42C1BBDC" w:rsidR="0067260A" w:rsidRPr="00CD2E4B" w:rsidDel="00C2732D" w:rsidRDefault="0067260A" w:rsidP="00150BF6">
            <w:pPr>
              <w:spacing w:after="0" w:line="276" w:lineRule="auto"/>
              <w:rPr>
                <w:del w:id="1453" w:author="Daniel Noble" w:date="2025-04-01T15:59:00Z" w16du:dateUtc="2025-04-01T04:59:00Z"/>
                <w:rFonts w:ascii="Times New Roman" w:eastAsia="Times New Roman" w:hAnsi="Times New Roman" w:cs="Times New Roman"/>
                <w:color w:val="000000"/>
                <w:sz w:val="24"/>
                <w:szCs w:val="24"/>
                <w:lang w:eastAsia="en-AU"/>
              </w:rPr>
            </w:pPr>
            <w:del w:id="145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DF5698C" w14:textId="3DD4AC74" w:rsidR="0067260A" w:rsidRPr="00CD2E4B" w:rsidDel="00C2732D" w:rsidRDefault="0067260A" w:rsidP="00150BF6">
            <w:pPr>
              <w:spacing w:after="0" w:line="276" w:lineRule="auto"/>
              <w:rPr>
                <w:del w:id="1455" w:author="Daniel Noble" w:date="2025-04-01T15:59:00Z" w16du:dateUtc="2025-04-01T04:59:00Z"/>
                <w:rFonts w:ascii="Times New Roman" w:eastAsia="Times New Roman" w:hAnsi="Times New Roman" w:cs="Times New Roman"/>
                <w:color w:val="000000"/>
                <w:sz w:val="24"/>
                <w:szCs w:val="24"/>
                <w:lang w:eastAsia="en-AU"/>
              </w:rPr>
            </w:pPr>
            <w:del w:id="145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Respiration Energy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ADF0769" w14:textId="5299A45E" w:rsidR="0067260A" w:rsidRPr="00CD2E4B" w:rsidDel="00C2732D" w:rsidRDefault="0067260A" w:rsidP="00150BF6">
            <w:pPr>
              <w:spacing w:after="0" w:line="276" w:lineRule="auto"/>
              <w:jc w:val="center"/>
              <w:rPr>
                <w:del w:id="1457" w:author="Daniel Noble" w:date="2025-04-01T15:59:00Z" w16du:dateUtc="2025-04-01T04:59:00Z"/>
                <w:rFonts w:ascii="Times New Roman" w:eastAsia="Times New Roman" w:hAnsi="Times New Roman" w:cs="Times New Roman"/>
                <w:color w:val="000000"/>
                <w:sz w:val="24"/>
                <w:szCs w:val="24"/>
                <w:lang w:eastAsia="en-AU"/>
              </w:rPr>
            </w:pPr>
            <w:del w:id="145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92C2208" w14:textId="1839B1F0" w:rsidR="0067260A" w:rsidRPr="00CD2E4B" w:rsidDel="00C2732D" w:rsidRDefault="0067260A" w:rsidP="00150BF6">
            <w:pPr>
              <w:spacing w:after="0" w:line="276" w:lineRule="auto"/>
              <w:jc w:val="center"/>
              <w:rPr>
                <w:del w:id="1459" w:author="Daniel Noble" w:date="2025-04-01T15:59:00Z" w16du:dateUtc="2025-04-01T04:59:00Z"/>
                <w:rFonts w:ascii="Times New Roman" w:eastAsia="Times New Roman" w:hAnsi="Times New Roman" w:cs="Times New Roman"/>
                <w:color w:val="000000"/>
                <w:sz w:val="24"/>
                <w:szCs w:val="24"/>
                <w:lang w:eastAsia="en-AU"/>
              </w:rPr>
            </w:pPr>
            <w:del w:id="146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D227369" w14:textId="63A3E86D" w:rsidR="0067260A" w:rsidRPr="00CD2E4B" w:rsidDel="00C2732D" w:rsidRDefault="0067260A" w:rsidP="00150BF6">
            <w:pPr>
              <w:spacing w:after="0" w:line="276" w:lineRule="auto"/>
              <w:jc w:val="center"/>
              <w:rPr>
                <w:del w:id="1461" w:author="Daniel Noble" w:date="2025-04-01T15:59:00Z" w16du:dateUtc="2025-04-01T04:59:00Z"/>
                <w:rFonts w:ascii="Times New Roman" w:eastAsia="Times New Roman" w:hAnsi="Times New Roman" w:cs="Times New Roman"/>
                <w:color w:val="000000"/>
                <w:sz w:val="24"/>
                <w:szCs w:val="24"/>
                <w:lang w:eastAsia="en-AU"/>
              </w:rPr>
            </w:pPr>
            <w:del w:id="146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0FDEB306" w14:textId="37B7B353" w:rsidTr="007C06CC">
        <w:trPr>
          <w:trHeight w:val="288"/>
          <w:jc w:val="center"/>
          <w:del w:id="1463" w:author="Daniel Noble" w:date="2025-04-01T15:59:00Z"/>
        </w:trPr>
        <w:tc>
          <w:tcPr>
            <w:tcW w:w="3685" w:type="dxa"/>
            <w:tcBorders>
              <w:top w:val="nil"/>
              <w:left w:val="single" w:sz="4" w:space="0" w:color="auto"/>
              <w:bottom w:val="nil"/>
              <w:right w:val="single" w:sz="4" w:space="0" w:color="auto"/>
            </w:tcBorders>
            <w:shd w:val="clear" w:color="auto" w:fill="auto"/>
            <w:noWrap/>
            <w:vAlign w:val="bottom"/>
            <w:hideMark/>
          </w:tcPr>
          <w:p w14:paraId="6BAF235C" w14:textId="1D221419" w:rsidR="0067260A" w:rsidRPr="00CD2E4B" w:rsidDel="00C2732D" w:rsidRDefault="0067260A" w:rsidP="00150BF6">
            <w:pPr>
              <w:spacing w:after="0" w:line="276" w:lineRule="auto"/>
              <w:rPr>
                <w:del w:id="1464" w:author="Daniel Noble" w:date="2025-04-01T15:59:00Z" w16du:dateUtc="2025-04-01T04:59:00Z"/>
                <w:rFonts w:ascii="Times New Roman" w:eastAsia="Times New Roman" w:hAnsi="Times New Roman" w:cs="Times New Roman"/>
                <w:color w:val="000000"/>
                <w:sz w:val="24"/>
                <w:szCs w:val="24"/>
                <w:lang w:eastAsia="en-AU"/>
              </w:rPr>
            </w:pPr>
            <w:del w:id="146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C67C0" w14:textId="55B87BAE" w:rsidR="0067260A" w:rsidRPr="00CD2E4B" w:rsidDel="00C2732D" w:rsidRDefault="0067260A" w:rsidP="00150BF6">
            <w:pPr>
              <w:spacing w:after="0" w:line="276" w:lineRule="auto"/>
              <w:rPr>
                <w:del w:id="1466" w:author="Daniel Noble" w:date="2025-04-01T15:59:00Z" w16du:dateUtc="2025-04-01T04:59:00Z"/>
                <w:rFonts w:ascii="Times New Roman" w:eastAsia="Times New Roman" w:hAnsi="Times New Roman" w:cs="Times New Roman"/>
                <w:color w:val="000000"/>
                <w:sz w:val="24"/>
                <w:szCs w:val="24"/>
                <w:lang w:eastAsia="en-AU"/>
              </w:rPr>
            </w:pPr>
            <w:del w:id="146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Respiration Rate</w:delText>
              </w:r>
            </w:del>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4F6CE" w14:textId="07333770" w:rsidR="0067260A" w:rsidRPr="00CD2E4B" w:rsidDel="00C2732D" w:rsidRDefault="0067260A" w:rsidP="00150BF6">
            <w:pPr>
              <w:spacing w:after="0" w:line="276" w:lineRule="auto"/>
              <w:jc w:val="center"/>
              <w:rPr>
                <w:del w:id="1468" w:author="Daniel Noble" w:date="2025-04-01T15:59:00Z" w16du:dateUtc="2025-04-01T04:59:00Z"/>
                <w:rFonts w:ascii="Times New Roman" w:eastAsia="Times New Roman" w:hAnsi="Times New Roman" w:cs="Times New Roman"/>
                <w:color w:val="000000"/>
                <w:sz w:val="24"/>
                <w:szCs w:val="24"/>
                <w:lang w:eastAsia="en-AU"/>
              </w:rPr>
            </w:pPr>
            <w:del w:id="146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D36AC" w14:textId="567AE6FD" w:rsidR="0067260A" w:rsidRPr="00CD2E4B" w:rsidDel="00C2732D" w:rsidRDefault="0067260A" w:rsidP="00150BF6">
            <w:pPr>
              <w:spacing w:after="0" w:line="276" w:lineRule="auto"/>
              <w:jc w:val="center"/>
              <w:rPr>
                <w:del w:id="1470" w:author="Daniel Noble" w:date="2025-04-01T15:59:00Z" w16du:dateUtc="2025-04-01T04:59:00Z"/>
                <w:rFonts w:ascii="Times New Roman" w:eastAsia="Times New Roman" w:hAnsi="Times New Roman" w:cs="Times New Roman"/>
                <w:color w:val="000000"/>
                <w:sz w:val="24"/>
                <w:szCs w:val="24"/>
                <w:lang w:eastAsia="en-AU"/>
              </w:rPr>
            </w:pPr>
            <w:del w:id="147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254C" w14:textId="415D69FC" w:rsidR="0067260A" w:rsidRPr="00CD2E4B" w:rsidDel="00C2732D" w:rsidRDefault="0067260A" w:rsidP="00150BF6">
            <w:pPr>
              <w:spacing w:after="0" w:line="276" w:lineRule="auto"/>
              <w:jc w:val="center"/>
              <w:rPr>
                <w:del w:id="1472" w:author="Daniel Noble" w:date="2025-04-01T15:59:00Z" w16du:dateUtc="2025-04-01T04:59:00Z"/>
                <w:rFonts w:ascii="Times New Roman" w:eastAsia="Times New Roman" w:hAnsi="Times New Roman" w:cs="Times New Roman"/>
                <w:color w:val="000000"/>
                <w:sz w:val="24"/>
                <w:szCs w:val="24"/>
                <w:lang w:eastAsia="en-AU"/>
              </w:rPr>
            </w:pPr>
            <w:del w:id="147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3</w:delText>
              </w:r>
            </w:del>
          </w:p>
        </w:tc>
      </w:tr>
      <w:tr w:rsidR="0067260A" w:rsidRPr="002F73BD" w:rsidDel="00C2732D" w14:paraId="4698EB4E" w14:textId="6532DBC2" w:rsidTr="007C06CC">
        <w:trPr>
          <w:trHeight w:val="288"/>
          <w:jc w:val="center"/>
          <w:del w:id="1474" w:author="Daniel Noble" w:date="2025-04-01T15:59:00Z"/>
        </w:trPr>
        <w:tc>
          <w:tcPr>
            <w:tcW w:w="3685" w:type="dxa"/>
            <w:tcBorders>
              <w:top w:val="nil"/>
              <w:left w:val="single" w:sz="4" w:space="0" w:color="auto"/>
              <w:bottom w:val="single" w:sz="4" w:space="0" w:color="auto"/>
              <w:right w:val="nil"/>
            </w:tcBorders>
            <w:shd w:val="clear" w:color="auto" w:fill="auto"/>
            <w:noWrap/>
            <w:vAlign w:val="bottom"/>
            <w:hideMark/>
          </w:tcPr>
          <w:p w14:paraId="6D869B8F" w14:textId="21331F95" w:rsidR="0067260A" w:rsidRPr="00CD2E4B" w:rsidDel="00C2732D" w:rsidRDefault="0067260A" w:rsidP="00150BF6">
            <w:pPr>
              <w:spacing w:after="0" w:line="276" w:lineRule="auto"/>
              <w:rPr>
                <w:del w:id="1475" w:author="Daniel Noble" w:date="2025-04-01T15:59:00Z" w16du:dateUtc="2025-04-01T04:59:00Z"/>
                <w:rFonts w:ascii="Times New Roman" w:eastAsia="Times New Roman" w:hAnsi="Times New Roman" w:cs="Times New Roman"/>
                <w:color w:val="000000"/>
                <w:sz w:val="24"/>
                <w:szCs w:val="24"/>
                <w:lang w:eastAsia="en-AU"/>
              </w:rPr>
            </w:pPr>
            <w:del w:id="147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AA77F" w14:textId="1E26BD5B" w:rsidR="0067260A" w:rsidRPr="00CD2E4B" w:rsidDel="00C2732D" w:rsidRDefault="0067260A" w:rsidP="00150BF6">
            <w:pPr>
              <w:spacing w:after="0" w:line="276" w:lineRule="auto"/>
              <w:rPr>
                <w:del w:id="1477" w:author="Daniel Noble" w:date="2025-04-01T15:59:00Z" w16du:dateUtc="2025-04-01T04:59:00Z"/>
                <w:rFonts w:ascii="Times New Roman" w:eastAsia="Times New Roman" w:hAnsi="Times New Roman" w:cs="Times New Roman"/>
                <w:b/>
                <w:bCs/>
                <w:color w:val="000000"/>
                <w:sz w:val="24"/>
                <w:szCs w:val="24"/>
                <w:lang w:eastAsia="en-AU"/>
              </w:rPr>
            </w:pPr>
            <w:del w:id="147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13C8985E" w14:textId="28D994DF" w:rsidR="0067260A" w:rsidRPr="00CD2E4B" w:rsidDel="00C2732D" w:rsidRDefault="0067260A" w:rsidP="00150BF6">
            <w:pPr>
              <w:spacing w:after="0" w:line="276" w:lineRule="auto"/>
              <w:jc w:val="center"/>
              <w:rPr>
                <w:del w:id="1479" w:author="Daniel Noble" w:date="2025-04-01T15:59:00Z" w16du:dateUtc="2025-04-01T04:59:00Z"/>
                <w:rFonts w:ascii="Times New Roman" w:eastAsia="Times New Roman" w:hAnsi="Times New Roman" w:cs="Times New Roman"/>
                <w:b/>
                <w:bCs/>
                <w:color w:val="000000"/>
                <w:sz w:val="24"/>
                <w:szCs w:val="24"/>
                <w:lang w:eastAsia="en-AU"/>
              </w:rPr>
            </w:pPr>
            <w:del w:id="148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6</w:delText>
              </w:r>
            </w:del>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118A10D6" w14:textId="751A1F52" w:rsidR="0067260A" w:rsidRPr="00CD2E4B" w:rsidDel="00C2732D" w:rsidRDefault="0067260A" w:rsidP="00150BF6">
            <w:pPr>
              <w:spacing w:after="0" w:line="276" w:lineRule="auto"/>
              <w:jc w:val="center"/>
              <w:rPr>
                <w:del w:id="1481" w:author="Daniel Noble" w:date="2025-04-01T15:59:00Z" w16du:dateUtc="2025-04-01T04:59:00Z"/>
                <w:rFonts w:ascii="Times New Roman" w:eastAsia="Times New Roman" w:hAnsi="Times New Roman" w:cs="Times New Roman"/>
                <w:b/>
                <w:bCs/>
                <w:color w:val="000000"/>
                <w:sz w:val="24"/>
                <w:szCs w:val="24"/>
                <w:lang w:eastAsia="en-AU"/>
              </w:rPr>
            </w:pPr>
            <w:del w:id="148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5</w:delText>
              </w:r>
            </w:del>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78B4AE8A" w14:textId="0CFD1C49" w:rsidR="0067260A" w:rsidRPr="00CD2E4B" w:rsidDel="00C2732D" w:rsidRDefault="0067260A" w:rsidP="00150BF6">
            <w:pPr>
              <w:spacing w:after="0" w:line="276" w:lineRule="auto"/>
              <w:jc w:val="center"/>
              <w:rPr>
                <w:del w:id="1483" w:author="Daniel Noble" w:date="2025-04-01T15:59:00Z" w16du:dateUtc="2025-04-01T04:59:00Z"/>
                <w:rFonts w:ascii="Times New Roman" w:eastAsia="Times New Roman" w:hAnsi="Times New Roman" w:cs="Times New Roman"/>
                <w:b/>
                <w:bCs/>
                <w:color w:val="000000"/>
                <w:sz w:val="24"/>
                <w:szCs w:val="24"/>
                <w:lang w:eastAsia="en-AU"/>
              </w:rPr>
            </w:pPr>
            <w:del w:id="148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12</w:delText>
              </w:r>
            </w:del>
          </w:p>
        </w:tc>
      </w:tr>
      <w:tr w:rsidR="0067260A" w:rsidRPr="002F73BD" w:rsidDel="00C2732D" w14:paraId="3017A37E" w14:textId="6572FF04" w:rsidTr="007C06CC">
        <w:trPr>
          <w:trHeight w:val="288"/>
          <w:jc w:val="center"/>
          <w:del w:id="1485" w:author="Daniel Noble" w:date="2025-04-01T15:59:00Z"/>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387DCE2" w14:textId="19B90FED" w:rsidR="0067260A" w:rsidRPr="00CD2E4B" w:rsidDel="00C2732D" w:rsidRDefault="0067260A" w:rsidP="00150BF6">
            <w:pPr>
              <w:spacing w:after="0" w:line="276" w:lineRule="auto"/>
              <w:rPr>
                <w:del w:id="1486" w:author="Daniel Noble" w:date="2025-04-01T15:59:00Z" w16du:dateUtc="2025-04-01T04:59:00Z"/>
                <w:rFonts w:ascii="Times New Roman" w:eastAsia="Times New Roman" w:hAnsi="Times New Roman" w:cs="Times New Roman"/>
                <w:color w:val="000000"/>
                <w:sz w:val="24"/>
                <w:szCs w:val="24"/>
                <w:lang w:eastAsia="en-AU"/>
              </w:rPr>
            </w:pPr>
            <w:del w:id="148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Muscular Strength</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3E31CA3B" w14:textId="2883CBD1" w:rsidR="0067260A" w:rsidRPr="00CD2E4B" w:rsidDel="00C2732D" w:rsidRDefault="0067260A" w:rsidP="00150BF6">
            <w:pPr>
              <w:spacing w:after="0" w:line="276" w:lineRule="auto"/>
              <w:rPr>
                <w:del w:id="1488" w:author="Daniel Noble" w:date="2025-04-01T15:59:00Z" w16du:dateUtc="2025-04-01T04:59:00Z"/>
                <w:rFonts w:ascii="Times New Roman" w:eastAsia="Times New Roman" w:hAnsi="Times New Roman" w:cs="Times New Roman"/>
                <w:color w:val="000000"/>
                <w:sz w:val="24"/>
                <w:szCs w:val="24"/>
                <w:lang w:eastAsia="en-AU"/>
              </w:rPr>
            </w:pPr>
            <w:del w:id="148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Muscular Strength</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728044A" w14:textId="15FD6067" w:rsidR="0067260A" w:rsidRPr="00CD2E4B" w:rsidDel="00C2732D" w:rsidRDefault="0067260A" w:rsidP="00150BF6">
            <w:pPr>
              <w:spacing w:after="0" w:line="276" w:lineRule="auto"/>
              <w:jc w:val="center"/>
              <w:rPr>
                <w:del w:id="1490" w:author="Daniel Noble" w:date="2025-04-01T15:59:00Z" w16du:dateUtc="2025-04-01T04:59:00Z"/>
                <w:rFonts w:ascii="Times New Roman" w:eastAsia="Times New Roman" w:hAnsi="Times New Roman" w:cs="Times New Roman"/>
                <w:color w:val="000000"/>
                <w:sz w:val="24"/>
                <w:szCs w:val="24"/>
                <w:lang w:eastAsia="en-AU"/>
              </w:rPr>
            </w:pPr>
            <w:del w:id="149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5394FF7" w14:textId="141EAA0F" w:rsidR="0067260A" w:rsidRPr="00CD2E4B" w:rsidDel="00C2732D" w:rsidRDefault="0067260A" w:rsidP="00150BF6">
            <w:pPr>
              <w:spacing w:after="0" w:line="276" w:lineRule="auto"/>
              <w:jc w:val="center"/>
              <w:rPr>
                <w:del w:id="1492" w:author="Daniel Noble" w:date="2025-04-01T15:59:00Z" w16du:dateUtc="2025-04-01T04:59:00Z"/>
                <w:rFonts w:ascii="Times New Roman" w:eastAsia="Times New Roman" w:hAnsi="Times New Roman" w:cs="Times New Roman"/>
                <w:color w:val="000000"/>
                <w:sz w:val="24"/>
                <w:szCs w:val="24"/>
                <w:lang w:eastAsia="en-AU"/>
              </w:rPr>
            </w:pPr>
            <w:del w:id="149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2BDA2B4" w14:textId="6CCF3D63" w:rsidR="0067260A" w:rsidRPr="00CD2E4B" w:rsidDel="00C2732D" w:rsidRDefault="0067260A" w:rsidP="00150BF6">
            <w:pPr>
              <w:spacing w:after="0" w:line="276" w:lineRule="auto"/>
              <w:jc w:val="center"/>
              <w:rPr>
                <w:del w:id="1494" w:author="Daniel Noble" w:date="2025-04-01T15:59:00Z" w16du:dateUtc="2025-04-01T04:59:00Z"/>
                <w:rFonts w:ascii="Times New Roman" w:eastAsia="Times New Roman" w:hAnsi="Times New Roman" w:cs="Times New Roman"/>
                <w:color w:val="000000"/>
                <w:sz w:val="24"/>
                <w:szCs w:val="24"/>
                <w:lang w:eastAsia="en-AU"/>
              </w:rPr>
            </w:pPr>
            <w:del w:id="149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7A8D22B5" w14:textId="7D756BEF" w:rsidTr="007C06CC">
        <w:trPr>
          <w:trHeight w:val="288"/>
          <w:jc w:val="center"/>
          <w:del w:id="1496" w:author="Daniel Noble" w:date="2025-04-01T15:59:00Z"/>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5E7D2EC" w14:textId="3F0CB0BA" w:rsidR="0067260A" w:rsidRPr="00CD2E4B" w:rsidDel="00C2732D" w:rsidRDefault="0067260A" w:rsidP="00150BF6">
            <w:pPr>
              <w:spacing w:after="0" w:line="276" w:lineRule="auto"/>
              <w:rPr>
                <w:del w:id="1497" w:author="Daniel Noble" w:date="2025-04-01T15:59:00Z" w16du:dateUtc="2025-04-01T04:59:00Z"/>
                <w:rFonts w:ascii="Times New Roman" w:eastAsia="Times New Roman" w:hAnsi="Times New Roman" w:cs="Times New Roman"/>
                <w:color w:val="000000"/>
                <w:sz w:val="24"/>
                <w:szCs w:val="24"/>
                <w:lang w:eastAsia="en-AU"/>
              </w:rPr>
            </w:pPr>
            <w:del w:id="149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PHA Response</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79935969" w14:textId="30CB8F45" w:rsidR="0067260A" w:rsidRPr="00CD2E4B" w:rsidDel="00C2732D" w:rsidRDefault="0067260A" w:rsidP="00150BF6">
            <w:pPr>
              <w:spacing w:after="0" w:line="276" w:lineRule="auto"/>
              <w:rPr>
                <w:del w:id="1499" w:author="Daniel Noble" w:date="2025-04-01T15:59:00Z" w16du:dateUtc="2025-04-01T04:59:00Z"/>
                <w:rFonts w:ascii="Times New Roman" w:eastAsia="Times New Roman" w:hAnsi="Times New Roman" w:cs="Times New Roman"/>
                <w:color w:val="000000"/>
                <w:sz w:val="24"/>
                <w:szCs w:val="24"/>
                <w:lang w:eastAsia="en-AU"/>
              </w:rPr>
            </w:pPr>
            <w:del w:id="150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PHA Response</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4D9FB65" w14:textId="2AF4A60B" w:rsidR="0067260A" w:rsidRPr="00CD2E4B" w:rsidDel="00C2732D" w:rsidRDefault="0067260A" w:rsidP="00150BF6">
            <w:pPr>
              <w:spacing w:after="0" w:line="276" w:lineRule="auto"/>
              <w:jc w:val="center"/>
              <w:rPr>
                <w:del w:id="1501" w:author="Daniel Noble" w:date="2025-04-01T15:59:00Z" w16du:dateUtc="2025-04-01T04:59:00Z"/>
                <w:rFonts w:ascii="Times New Roman" w:eastAsia="Times New Roman" w:hAnsi="Times New Roman" w:cs="Times New Roman"/>
                <w:color w:val="000000"/>
                <w:sz w:val="24"/>
                <w:szCs w:val="24"/>
                <w:lang w:eastAsia="en-AU"/>
              </w:rPr>
            </w:pPr>
            <w:del w:id="150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98E1B0C" w14:textId="47F267CB" w:rsidR="0067260A" w:rsidRPr="00CD2E4B" w:rsidDel="00C2732D" w:rsidRDefault="0067260A" w:rsidP="00150BF6">
            <w:pPr>
              <w:spacing w:after="0" w:line="276" w:lineRule="auto"/>
              <w:jc w:val="center"/>
              <w:rPr>
                <w:del w:id="1503" w:author="Daniel Noble" w:date="2025-04-01T15:59:00Z" w16du:dateUtc="2025-04-01T04:59:00Z"/>
                <w:rFonts w:ascii="Times New Roman" w:eastAsia="Times New Roman" w:hAnsi="Times New Roman" w:cs="Times New Roman"/>
                <w:color w:val="000000"/>
                <w:sz w:val="24"/>
                <w:szCs w:val="24"/>
                <w:lang w:eastAsia="en-AU"/>
              </w:rPr>
            </w:pPr>
            <w:del w:id="150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3BB06E88" w14:textId="3500DEF0" w:rsidR="0067260A" w:rsidRPr="00CD2E4B" w:rsidDel="00C2732D" w:rsidRDefault="0067260A" w:rsidP="00150BF6">
            <w:pPr>
              <w:spacing w:after="0" w:line="276" w:lineRule="auto"/>
              <w:jc w:val="center"/>
              <w:rPr>
                <w:del w:id="1505" w:author="Daniel Noble" w:date="2025-04-01T15:59:00Z" w16du:dateUtc="2025-04-01T04:59:00Z"/>
                <w:rFonts w:ascii="Times New Roman" w:eastAsia="Times New Roman" w:hAnsi="Times New Roman" w:cs="Times New Roman"/>
                <w:color w:val="000000"/>
                <w:sz w:val="24"/>
                <w:szCs w:val="24"/>
                <w:lang w:eastAsia="en-AU"/>
              </w:rPr>
            </w:pPr>
            <w:del w:id="150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5FA1696E" w14:textId="5EA01968" w:rsidTr="007C06CC">
        <w:trPr>
          <w:trHeight w:val="288"/>
          <w:jc w:val="center"/>
          <w:del w:id="1507" w:author="Daniel Noble" w:date="2025-04-01T15:59:00Z"/>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37968A7" w14:textId="4072F48D" w:rsidR="0067260A" w:rsidRPr="00CD2E4B" w:rsidDel="00C2732D" w:rsidRDefault="0067260A" w:rsidP="00150BF6">
            <w:pPr>
              <w:spacing w:after="0" w:line="276" w:lineRule="auto"/>
              <w:rPr>
                <w:del w:id="1508" w:author="Daniel Noble" w:date="2025-04-01T15:59:00Z" w16du:dateUtc="2025-04-01T04:59:00Z"/>
                <w:rFonts w:ascii="Times New Roman" w:eastAsia="Times New Roman" w:hAnsi="Times New Roman" w:cs="Times New Roman"/>
                <w:color w:val="000000"/>
                <w:sz w:val="24"/>
                <w:szCs w:val="24"/>
                <w:lang w:eastAsia="en-AU"/>
              </w:rPr>
            </w:pPr>
            <w:del w:id="150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Water Content</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33B07B8D" w14:textId="0781C9CE" w:rsidR="0067260A" w:rsidRPr="00CD2E4B" w:rsidDel="00C2732D" w:rsidRDefault="0067260A" w:rsidP="00150BF6">
            <w:pPr>
              <w:spacing w:after="0" w:line="276" w:lineRule="auto"/>
              <w:rPr>
                <w:del w:id="1510" w:author="Daniel Noble" w:date="2025-04-01T15:59:00Z" w16du:dateUtc="2025-04-01T04:59:00Z"/>
                <w:rFonts w:ascii="Times New Roman" w:eastAsia="Times New Roman" w:hAnsi="Times New Roman" w:cs="Times New Roman"/>
                <w:color w:val="000000"/>
                <w:sz w:val="24"/>
                <w:szCs w:val="24"/>
                <w:lang w:eastAsia="en-AU"/>
              </w:rPr>
            </w:pPr>
            <w:del w:id="151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Water Content</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480A27F" w14:textId="1FA54112" w:rsidR="0067260A" w:rsidRPr="00CD2E4B" w:rsidDel="00C2732D" w:rsidRDefault="0067260A" w:rsidP="00150BF6">
            <w:pPr>
              <w:spacing w:after="0" w:line="276" w:lineRule="auto"/>
              <w:jc w:val="center"/>
              <w:rPr>
                <w:del w:id="1512" w:author="Daniel Noble" w:date="2025-04-01T15:59:00Z" w16du:dateUtc="2025-04-01T04:59:00Z"/>
                <w:rFonts w:ascii="Times New Roman" w:eastAsia="Times New Roman" w:hAnsi="Times New Roman" w:cs="Times New Roman"/>
                <w:color w:val="000000"/>
                <w:sz w:val="24"/>
                <w:szCs w:val="24"/>
                <w:lang w:eastAsia="en-AU"/>
              </w:rPr>
            </w:pPr>
            <w:del w:id="151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5E6A68C" w14:textId="1612ADC0" w:rsidR="0067260A" w:rsidRPr="00CD2E4B" w:rsidDel="00C2732D" w:rsidRDefault="0067260A" w:rsidP="00150BF6">
            <w:pPr>
              <w:spacing w:after="0" w:line="276" w:lineRule="auto"/>
              <w:jc w:val="center"/>
              <w:rPr>
                <w:del w:id="1514" w:author="Daniel Noble" w:date="2025-04-01T15:59:00Z" w16du:dateUtc="2025-04-01T04:59:00Z"/>
                <w:rFonts w:ascii="Times New Roman" w:eastAsia="Times New Roman" w:hAnsi="Times New Roman" w:cs="Times New Roman"/>
                <w:color w:val="000000"/>
                <w:sz w:val="24"/>
                <w:szCs w:val="24"/>
                <w:lang w:eastAsia="en-AU"/>
              </w:rPr>
            </w:pPr>
            <w:del w:id="151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8" w:type="dxa"/>
            <w:tcBorders>
              <w:top w:val="nil"/>
              <w:left w:val="nil"/>
              <w:bottom w:val="single" w:sz="4" w:space="0" w:color="auto"/>
              <w:right w:val="single" w:sz="4" w:space="0" w:color="auto"/>
            </w:tcBorders>
            <w:shd w:val="clear" w:color="auto" w:fill="auto"/>
            <w:noWrap/>
            <w:vAlign w:val="bottom"/>
            <w:hideMark/>
          </w:tcPr>
          <w:p w14:paraId="1C901C7B" w14:textId="55454CCC" w:rsidR="0067260A" w:rsidRPr="00CD2E4B" w:rsidDel="00C2732D" w:rsidRDefault="0067260A" w:rsidP="00150BF6">
            <w:pPr>
              <w:spacing w:after="0" w:line="276" w:lineRule="auto"/>
              <w:jc w:val="center"/>
              <w:rPr>
                <w:del w:id="1516" w:author="Daniel Noble" w:date="2025-04-01T15:59:00Z" w16du:dateUtc="2025-04-01T04:59:00Z"/>
                <w:rFonts w:ascii="Times New Roman" w:eastAsia="Times New Roman" w:hAnsi="Times New Roman" w:cs="Times New Roman"/>
                <w:color w:val="000000"/>
                <w:sz w:val="24"/>
                <w:szCs w:val="24"/>
                <w:lang w:eastAsia="en-AU"/>
              </w:rPr>
            </w:pPr>
            <w:del w:id="151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5AE33278" w14:textId="2ED638F0" w:rsidTr="0033772E">
        <w:trPr>
          <w:trHeight w:val="288"/>
          <w:jc w:val="center"/>
          <w:del w:id="1518" w:author="Daniel Noble" w:date="2025-04-01T15:59:00Z"/>
        </w:trPr>
        <w:tc>
          <w:tcPr>
            <w:tcW w:w="3685" w:type="dxa"/>
            <w:tcBorders>
              <w:top w:val="nil"/>
              <w:left w:val="nil"/>
              <w:bottom w:val="nil"/>
              <w:right w:val="nil"/>
            </w:tcBorders>
            <w:shd w:val="clear" w:color="auto" w:fill="auto"/>
            <w:noWrap/>
            <w:vAlign w:val="bottom"/>
            <w:hideMark/>
          </w:tcPr>
          <w:p w14:paraId="4E569D7E" w14:textId="3EFB88D1" w:rsidR="0067260A" w:rsidRPr="00CD2E4B" w:rsidDel="00C2732D" w:rsidRDefault="0067260A" w:rsidP="00150BF6">
            <w:pPr>
              <w:spacing w:after="0" w:line="276" w:lineRule="auto"/>
              <w:jc w:val="center"/>
              <w:rPr>
                <w:del w:id="1519" w:author="Daniel Noble" w:date="2025-04-01T15:59:00Z" w16du:dateUtc="2025-04-01T04:59:00Z"/>
                <w:rFonts w:ascii="Times New Roman" w:eastAsia="Times New Roman" w:hAnsi="Times New Roman" w:cs="Times New Roman"/>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6BE4C044" w14:textId="27413A98" w:rsidR="0067260A" w:rsidRPr="00CD2E4B" w:rsidDel="00C2732D" w:rsidRDefault="0067260A" w:rsidP="00150BF6">
            <w:pPr>
              <w:spacing w:after="0" w:line="276" w:lineRule="auto"/>
              <w:rPr>
                <w:del w:id="1520" w:author="Daniel Noble" w:date="2025-04-01T15:59:00Z" w16du:dateUtc="2025-04-01T04:59:00Z"/>
                <w:rFonts w:ascii="Times New Roman" w:eastAsia="Times New Roman" w:hAnsi="Times New Roman" w:cs="Times New Roman"/>
                <w:b/>
                <w:bCs/>
                <w:color w:val="000000"/>
                <w:sz w:val="24"/>
                <w:szCs w:val="24"/>
                <w:lang w:eastAsia="en-AU"/>
              </w:rPr>
            </w:pPr>
            <w:del w:id="1521"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41B0D435" w14:textId="7C96AA2B" w:rsidR="0067260A" w:rsidRPr="00CD2E4B" w:rsidDel="00C2732D" w:rsidRDefault="0067260A" w:rsidP="00150BF6">
            <w:pPr>
              <w:spacing w:after="0" w:line="276" w:lineRule="auto"/>
              <w:jc w:val="center"/>
              <w:rPr>
                <w:del w:id="1522" w:author="Daniel Noble" w:date="2025-04-01T15:59:00Z" w16du:dateUtc="2025-04-01T04:59:00Z"/>
                <w:rFonts w:ascii="Times New Roman" w:eastAsia="Times New Roman" w:hAnsi="Times New Roman" w:cs="Times New Roman"/>
                <w:b/>
                <w:bCs/>
                <w:color w:val="000000"/>
                <w:sz w:val="24"/>
                <w:szCs w:val="24"/>
                <w:lang w:eastAsia="en-AU"/>
              </w:rPr>
            </w:pPr>
            <w:del w:id="152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14</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37C9D77C" w14:textId="3549346C" w:rsidR="0067260A" w:rsidRPr="00CD2E4B" w:rsidDel="00C2732D" w:rsidRDefault="0067260A" w:rsidP="00150BF6">
            <w:pPr>
              <w:spacing w:after="0" w:line="276" w:lineRule="auto"/>
              <w:jc w:val="center"/>
              <w:rPr>
                <w:del w:id="1524" w:author="Daniel Noble" w:date="2025-04-01T15:59:00Z" w16du:dateUtc="2025-04-01T04:59:00Z"/>
                <w:rFonts w:ascii="Times New Roman" w:eastAsia="Times New Roman" w:hAnsi="Times New Roman" w:cs="Times New Roman"/>
                <w:b/>
                <w:bCs/>
                <w:color w:val="000000"/>
                <w:sz w:val="24"/>
                <w:szCs w:val="24"/>
                <w:lang w:eastAsia="en-AU"/>
              </w:rPr>
            </w:pPr>
            <w:del w:id="1525"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12</w:delText>
              </w:r>
            </w:del>
          </w:p>
        </w:tc>
        <w:tc>
          <w:tcPr>
            <w:tcW w:w="1418" w:type="dxa"/>
            <w:tcBorders>
              <w:top w:val="nil"/>
              <w:left w:val="nil"/>
              <w:bottom w:val="single" w:sz="4" w:space="0" w:color="auto"/>
              <w:right w:val="single" w:sz="4" w:space="0" w:color="auto"/>
            </w:tcBorders>
            <w:shd w:val="clear" w:color="000000" w:fill="D9E1F2"/>
            <w:noWrap/>
            <w:vAlign w:val="bottom"/>
            <w:hideMark/>
          </w:tcPr>
          <w:p w14:paraId="555C8EE8" w14:textId="72B89919" w:rsidR="0067260A" w:rsidRPr="00CD2E4B" w:rsidDel="00C2732D" w:rsidRDefault="0067260A" w:rsidP="00150BF6">
            <w:pPr>
              <w:spacing w:after="0" w:line="276" w:lineRule="auto"/>
              <w:jc w:val="center"/>
              <w:rPr>
                <w:del w:id="1526" w:author="Daniel Noble" w:date="2025-04-01T15:59:00Z" w16du:dateUtc="2025-04-01T04:59:00Z"/>
                <w:rFonts w:ascii="Times New Roman" w:eastAsia="Times New Roman" w:hAnsi="Times New Roman" w:cs="Times New Roman"/>
                <w:b/>
                <w:bCs/>
                <w:color w:val="000000"/>
                <w:sz w:val="24"/>
                <w:szCs w:val="24"/>
                <w:lang w:eastAsia="en-AU"/>
              </w:rPr>
            </w:pPr>
            <w:del w:id="1527"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41</w:delText>
              </w:r>
            </w:del>
          </w:p>
        </w:tc>
      </w:tr>
    </w:tbl>
    <w:p w14:paraId="59141DC7" w14:textId="6B531565" w:rsidR="0067260A" w:rsidDel="00C2732D" w:rsidRDefault="0067260A" w:rsidP="0067260A">
      <w:pPr>
        <w:rPr>
          <w:del w:id="1528" w:author="Daniel Noble" w:date="2025-04-01T15:59:00Z" w16du:dateUtc="2025-04-01T04:59:00Z"/>
          <w:b/>
          <w:bCs/>
        </w:rPr>
      </w:pPr>
    </w:p>
    <w:p w14:paraId="73C7429E" w14:textId="4ADA04E3" w:rsidR="0067260A" w:rsidRPr="00CD2E4B" w:rsidDel="00C2732D" w:rsidRDefault="0067260A" w:rsidP="0067260A">
      <w:pPr>
        <w:spacing w:line="480" w:lineRule="auto"/>
        <w:rPr>
          <w:del w:id="1529" w:author="Daniel Noble" w:date="2025-04-01T15:59:00Z" w16du:dateUtc="2025-04-01T04:59:00Z"/>
          <w:rFonts w:ascii="Times New Roman" w:hAnsi="Times New Roman" w:cs="Times New Roman"/>
          <w:sz w:val="24"/>
          <w:szCs w:val="24"/>
        </w:rPr>
      </w:pPr>
      <w:del w:id="1530" w:author="Daniel Noble" w:date="2025-04-01T15:59:00Z" w16du:dateUtc="2025-04-01T04:59:00Z">
        <w:r w:rsidRPr="00CD2E4B" w:rsidDel="00C2732D">
          <w:rPr>
            <w:rFonts w:ascii="Times New Roman" w:hAnsi="Times New Roman" w:cs="Times New Roman"/>
            <w:b/>
            <w:bCs/>
            <w:sz w:val="24"/>
            <w:szCs w:val="24"/>
          </w:rPr>
          <w:delText xml:space="preserve">Table S15 Population-level traits. </w:delText>
        </w:r>
        <w:r w:rsidRPr="00CD2E4B" w:rsidDel="00C2732D">
          <w:rPr>
            <w:rFonts w:ascii="Times New Roman" w:hAnsi="Times New Roman" w:cs="Times New Roman"/>
            <w:sz w:val="24"/>
            <w:szCs w:val="24"/>
          </w:rPr>
          <w:delText>The consistency adjustments (if any) for the phenotypic trait measurements that were categorised as Population-level Traits.</w:delText>
        </w:r>
        <w:r w:rsidRPr="00CD2E4B" w:rsidDel="00C2732D">
          <w:rPr>
            <w:rFonts w:ascii="Times New Roman" w:hAnsi="Times New Roman" w:cs="Times New Roman"/>
            <w:b/>
            <w:bCs/>
            <w:sz w:val="24"/>
            <w:szCs w:val="24"/>
          </w:rPr>
          <w:delText xml:space="preserve"> </w:delText>
        </w:r>
        <w:r w:rsidRPr="00CD2E4B" w:rsidDel="00C2732D">
          <w:rPr>
            <w:rFonts w:ascii="Times New Roman" w:hAnsi="Times New Roman" w:cs="Times New Roman"/>
            <w:sz w:val="24"/>
            <w:szCs w:val="24"/>
          </w:rPr>
          <w:delText>These records were used in all MLMAs and meta-regressions as either a part of the trait random effect, phenotypic trait category moderator and/or the specific phenotypic trait moderator. Number of studies, species and effects sizes are totals from the overall data set.</w:delText>
        </w:r>
      </w:del>
    </w:p>
    <w:tbl>
      <w:tblPr>
        <w:tblW w:w="11339" w:type="dxa"/>
        <w:jc w:val="center"/>
        <w:tblLook w:val="04A0" w:firstRow="1" w:lastRow="0" w:firstColumn="1" w:lastColumn="0" w:noHBand="0" w:noVBand="1"/>
      </w:tblPr>
      <w:tblGrid>
        <w:gridCol w:w="3402"/>
        <w:gridCol w:w="3685"/>
        <w:gridCol w:w="1417"/>
        <w:gridCol w:w="1417"/>
        <w:gridCol w:w="1418"/>
      </w:tblGrid>
      <w:tr w:rsidR="0067260A" w:rsidRPr="002F73BD" w:rsidDel="00C2732D" w14:paraId="2757D30A" w14:textId="0DB78DB5" w:rsidTr="00150BF6">
        <w:trPr>
          <w:trHeight w:val="288"/>
          <w:jc w:val="center"/>
          <w:del w:id="1531" w:author="Daniel Noble" w:date="2025-04-01T15:59:00Z"/>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3E5393BF" w14:textId="2881917F" w:rsidR="0067260A" w:rsidRPr="00CD2E4B" w:rsidDel="00C2732D" w:rsidRDefault="0067260A" w:rsidP="00150BF6">
            <w:pPr>
              <w:spacing w:after="0" w:line="276" w:lineRule="auto"/>
              <w:jc w:val="center"/>
              <w:rPr>
                <w:del w:id="1532" w:author="Daniel Noble" w:date="2025-04-01T15:59:00Z" w16du:dateUtc="2025-04-01T04:59:00Z"/>
                <w:rFonts w:ascii="Times New Roman" w:eastAsia="Times New Roman" w:hAnsi="Times New Roman" w:cs="Times New Roman"/>
                <w:b/>
                <w:bCs/>
                <w:color w:val="000000"/>
                <w:sz w:val="24"/>
                <w:szCs w:val="24"/>
                <w:lang w:eastAsia="en-AU"/>
              </w:rPr>
            </w:pPr>
            <w:del w:id="1533"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Population-level Traits Category</w:delText>
              </w:r>
            </w:del>
          </w:p>
        </w:tc>
      </w:tr>
      <w:tr w:rsidR="0067260A" w:rsidRPr="002F73BD" w:rsidDel="00C2732D" w14:paraId="04C142EF" w14:textId="0019154C" w:rsidTr="00150BF6">
        <w:trPr>
          <w:trHeight w:val="288"/>
          <w:jc w:val="center"/>
          <w:del w:id="1534" w:author="Daniel Noble" w:date="2025-04-01T15:59:00Z"/>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6F47F980" w14:textId="5B5B5905" w:rsidR="0067260A" w:rsidRPr="00CD2E4B" w:rsidDel="00C2732D" w:rsidRDefault="0067260A" w:rsidP="00150BF6">
            <w:pPr>
              <w:spacing w:after="0" w:line="276" w:lineRule="auto"/>
              <w:jc w:val="center"/>
              <w:rPr>
                <w:del w:id="1535" w:author="Daniel Noble" w:date="2025-04-01T15:59:00Z" w16du:dateUtc="2025-04-01T04:59:00Z"/>
                <w:rFonts w:ascii="Times New Roman" w:eastAsia="Times New Roman" w:hAnsi="Times New Roman" w:cs="Times New Roman"/>
                <w:b/>
                <w:bCs/>
                <w:color w:val="000000"/>
                <w:sz w:val="24"/>
                <w:szCs w:val="24"/>
                <w:lang w:eastAsia="en-AU"/>
              </w:rPr>
            </w:pPr>
            <w:del w:id="153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Records</w:delText>
              </w:r>
            </w:del>
          </w:p>
        </w:tc>
        <w:tc>
          <w:tcPr>
            <w:tcW w:w="3685" w:type="dxa"/>
            <w:tcBorders>
              <w:top w:val="nil"/>
              <w:left w:val="nil"/>
              <w:bottom w:val="single" w:sz="4" w:space="0" w:color="auto"/>
              <w:right w:val="single" w:sz="4" w:space="0" w:color="auto"/>
            </w:tcBorders>
            <w:shd w:val="clear" w:color="000000" w:fill="D9E1F2"/>
            <w:noWrap/>
            <w:vAlign w:val="bottom"/>
            <w:hideMark/>
          </w:tcPr>
          <w:p w14:paraId="373B9FA8" w14:textId="09485188" w:rsidR="0067260A" w:rsidRPr="00CD2E4B" w:rsidDel="00C2732D" w:rsidRDefault="0067260A" w:rsidP="00150BF6">
            <w:pPr>
              <w:spacing w:after="0" w:line="276" w:lineRule="auto"/>
              <w:jc w:val="center"/>
              <w:rPr>
                <w:del w:id="1537" w:author="Daniel Noble" w:date="2025-04-01T15:59:00Z" w16du:dateUtc="2025-04-01T04:59:00Z"/>
                <w:rFonts w:ascii="Times New Roman" w:eastAsia="Times New Roman" w:hAnsi="Times New Roman" w:cs="Times New Roman"/>
                <w:b/>
                <w:bCs/>
                <w:color w:val="000000"/>
                <w:sz w:val="24"/>
                <w:szCs w:val="24"/>
                <w:lang w:eastAsia="en-AU"/>
              </w:rPr>
            </w:pPr>
            <w:del w:id="153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Original Records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0568C920" w14:textId="7A6C5C08" w:rsidR="0067260A" w:rsidRPr="00CD2E4B" w:rsidDel="00C2732D" w:rsidRDefault="0067260A" w:rsidP="00150BF6">
            <w:pPr>
              <w:spacing w:after="0" w:line="276" w:lineRule="auto"/>
              <w:jc w:val="center"/>
              <w:rPr>
                <w:del w:id="1539" w:author="Daniel Noble" w:date="2025-04-01T15:59:00Z" w16du:dateUtc="2025-04-01T04:59:00Z"/>
                <w:rFonts w:ascii="Times New Roman" w:eastAsia="Times New Roman" w:hAnsi="Times New Roman" w:cs="Times New Roman"/>
                <w:b/>
                <w:bCs/>
                <w:color w:val="000000"/>
                <w:sz w:val="24"/>
                <w:szCs w:val="24"/>
                <w:lang w:eastAsia="en-AU"/>
              </w:rPr>
            </w:pPr>
            <w:del w:id="1540"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Studies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1FF882FB" w14:textId="4BDD5D2A" w:rsidR="0067260A" w:rsidRPr="00CD2E4B" w:rsidDel="00C2732D" w:rsidRDefault="0067260A" w:rsidP="00150BF6">
            <w:pPr>
              <w:spacing w:after="0" w:line="276" w:lineRule="auto"/>
              <w:jc w:val="center"/>
              <w:rPr>
                <w:del w:id="1541" w:author="Daniel Noble" w:date="2025-04-01T15:59:00Z" w16du:dateUtc="2025-04-01T04:59:00Z"/>
                <w:rFonts w:ascii="Times New Roman" w:eastAsia="Times New Roman" w:hAnsi="Times New Roman" w:cs="Times New Roman"/>
                <w:b/>
                <w:bCs/>
                <w:color w:val="000000"/>
                <w:sz w:val="24"/>
                <w:szCs w:val="24"/>
                <w:lang w:eastAsia="en-AU"/>
              </w:rPr>
            </w:pPr>
            <w:del w:id="154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Species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1BC58D0F" w14:textId="27F1BE2A" w:rsidR="0067260A" w:rsidRPr="00CD2E4B" w:rsidDel="00C2732D" w:rsidRDefault="0067260A" w:rsidP="00150BF6">
            <w:pPr>
              <w:spacing w:after="0" w:line="276" w:lineRule="auto"/>
              <w:jc w:val="center"/>
              <w:rPr>
                <w:del w:id="1543" w:author="Daniel Noble" w:date="2025-04-01T15:59:00Z" w16du:dateUtc="2025-04-01T04:59:00Z"/>
                <w:rFonts w:ascii="Times New Roman" w:eastAsia="Times New Roman" w:hAnsi="Times New Roman" w:cs="Times New Roman"/>
                <w:b/>
                <w:bCs/>
                <w:color w:val="000000"/>
                <w:sz w:val="24"/>
                <w:szCs w:val="24"/>
                <w:lang w:eastAsia="en-AU"/>
              </w:rPr>
            </w:pPr>
            <w:del w:id="154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Effect Sizes</w:delText>
              </w:r>
            </w:del>
          </w:p>
        </w:tc>
      </w:tr>
      <w:tr w:rsidR="0067260A" w:rsidRPr="002F73BD" w:rsidDel="00C2732D" w14:paraId="5E6451CF" w14:textId="7E3088D7" w:rsidTr="00150BF6">
        <w:trPr>
          <w:trHeight w:val="288"/>
          <w:jc w:val="center"/>
          <w:del w:id="1545" w:author="Daniel Noble" w:date="2025-04-01T15:59:00Z"/>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5316D12" w14:textId="49057A52" w:rsidR="0067260A" w:rsidRPr="00CD2E4B" w:rsidDel="00C2732D" w:rsidRDefault="0067260A" w:rsidP="00150BF6">
            <w:pPr>
              <w:spacing w:after="0" w:line="276" w:lineRule="auto"/>
              <w:rPr>
                <w:del w:id="1546" w:author="Daniel Noble" w:date="2025-04-01T15:59:00Z" w16du:dateUtc="2025-04-01T04:59:00Z"/>
                <w:rFonts w:ascii="Times New Roman" w:eastAsia="Times New Roman" w:hAnsi="Times New Roman" w:cs="Times New Roman"/>
                <w:color w:val="000000"/>
                <w:sz w:val="24"/>
                <w:szCs w:val="24"/>
                <w:lang w:eastAsia="en-AU"/>
              </w:rPr>
            </w:pPr>
            <w:del w:id="154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Mortality</w:delText>
              </w:r>
            </w:del>
          </w:p>
        </w:tc>
        <w:tc>
          <w:tcPr>
            <w:tcW w:w="3685" w:type="dxa"/>
            <w:tcBorders>
              <w:top w:val="nil"/>
              <w:left w:val="nil"/>
              <w:bottom w:val="single" w:sz="4" w:space="0" w:color="auto"/>
              <w:right w:val="single" w:sz="4" w:space="0" w:color="auto"/>
            </w:tcBorders>
            <w:shd w:val="clear" w:color="auto" w:fill="auto"/>
            <w:noWrap/>
            <w:vAlign w:val="bottom"/>
            <w:hideMark/>
          </w:tcPr>
          <w:p w14:paraId="5431FF63" w14:textId="160DE532" w:rsidR="0067260A" w:rsidRPr="00CD2E4B" w:rsidDel="00C2732D" w:rsidRDefault="0067260A" w:rsidP="00150BF6">
            <w:pPr>
              <w:spacing w:after="0" w:line="276" w:lineRule="auto"/>
              <w:rPr>
                <w:del w:id="1548" w:author="Daniel Noble" w:date="2025-04-01T15:59:00Z" w16du:dateUtc="2025-04-01T04:59:00Z"/>
                <w:rFonts w:ascii="Times New Roman" w:eastAsia="Times New Roman" w:hAnsi="Times New Roman" w:cs="Times New Roman"/>
                <w:color w:val="000000"/>
                <w:sz w:val="24"/>
                <w:szCs w:val="24"/>
                <w:lang w:eastAsia="en-AU"/>
              </w:rPr>
            </w:pPr>
            <w:del w:id="154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Mortality</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D1F6D7B" w14:textId="60F425A4" w:rsidR="0067260A" w:rsidRPr="00CD2E4B" w:rsidDel="00C2732D" w:rsidRDefault="0067260A" w:rsidP="00150BF6">
            <w:pPr>
              <w:spacing w:after="0" w:line="276" w:lineRule="auto"/>
              <w:jc w:val="center"/>
              <w:rPr>
                <w:del w:id="1550" w:author="Daniel Noble" w:date="2025-04-01T15:59:00Z" w16du:dateUtc="2025-04-01T04:59:00Z"/>
                <w:rFonts w:ascii="Times New Roman" w:eastAsia="Times New Roman" w:hAnsi="Times New Roman" w:cs="Times New Roman"/>
                <w:color w:val="000000"/>
                <w:sz w:val="24"/>
                <w:szCs w:val="24"/>
                <w:lang w:eastAsia="en-AU"/>
              </w:rPr>
            </w:pPr>
            <w:del w:id="155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9B7CC77" w14:textId="040750F4" w:rsidR="0067260A" w:rsidRPr="00CD2E4B" w:rsidDel="00C2732D" w:rsidRDefault="0067260A" w:rsidP="00150BF6">
            <w:pPr>
              <w:spacing w:after="0" w:line="276" w:lineRule="auto"/>
              <w:jc w:val="center"/>
              <w:rPr>
                <w:del w:id="1552" w:author="Daniel Noble" w:date="2025-04-01T15:59:00Z" w16du:dateUtc="2025-04-01T04:59:00Z"/>
                <w:rFonts w:ascii="Times New Roman" w:eastAsia="Times New Roman" w:hAnsi="Times New Roman" w:cs="Times New Roman"/>
                <w:color w:val="000000"/>
                <w:sz w:val="24"/>
                <w:szCs w:val="24"/>
                <w:lang w:eastAsia="en-AU"/>
              </w:rPr>
            </w:pPr>
            <w:del w:id="155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B2BE7B0" w14:textId="0E7D7650" w:rsidR="0067260A" w:rsidRPr="00CD2E4B" w:rsidDel="00C2732D" w:rsidRDefault="0067260A" w:rsidP="00150BF6">
            <w:pPr>
              <w:spacing w:after="0" w:line="276" w:lineRule="auto"/>
              <w:jc w:val="center"/>
              <w:rPr>
                <w:del w:id="1554" w:author="Daniel Noble" w:date="2025-04-01T15:59:00Z" w16du:dateUtc="2025-04-01T04:59:00Z"/>
                <w:rFonts w:ascii="Times New Roman" w:eastAsia="Times New Roman" w:hAnsi="Times New Roman" w:cs="Times New Roman"/>
                <w:color w:val="000000"/>
                <w:sz w:val="24"/>
                <w:szCs w:val="24"/>
                <w:lang w:eastAsia="en-AU"/>
              </w:rPr>
            </w:pPr>
            <w:del w:id="155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2</w:delText>
              </w:r>
            </w:del>
          </w:p>
        </w:tc>
      </w:tr>
      <w:tr w:rsidR="0067260A" w:rsidRPr="002F73BD" w:rsidDel="00C2732D" w14:paraId="64966C82" w14:textId="5457E72F" w:rsidTr="00150BF6">
        <w:trPr>
          <w:trHeight w:val="288"/>
          <w:jc w:val="center"/>
          <w:del w:id="1556" w:author="Daniel Noble" w:date="2025-04-01T15:59:00Z"/>
        </w:trPr>
        <w:tc>
          <w:tcPr>
            <w:tcW w:w="3402" w:type="dxa"/>
            <w:tcBorders>
              <w:top w:val="nil"/>
              <w:left w:val="single" w:sz="4" w:space="0" w:color="auto"/>
              <w:bottom w:val="nil"/>
              <w:right w:val="nil"/>
            </w:tcBorders>
            <w:shd w:val="clear" w:color="auto" w:fill="auto"/>
            <w:noWrap/>
            <w:vAlign w:val="bottom"/>
            <w:hideMark/>
          </w:tcPr>
          <w:p w14:paraId="49A34A3D" w14:textId="113EE98A" w:rsidR="0067260A" w:rsidRPr="00CD2E4B" w:rsidDel="00C2732D" w:rsidRDefault="0067260A" w:rsidP="00150BF6">
            <w:pPr>
              <w:spacing w:after="0" w:line="276" w:lineRule="auto"/>
              <w:rPr>
                <w:del w:id="1557" w:author="Daniel Noble" w:date="2025-04-01T15:59:00Z" w16du:dateUtc="2025-04-01T04:59:00Z"/>
                <w:rFonts w:ascii="Times New Roman" w:eastAsia="Times New Roman" w:hAnsi="Times New Roman" w:cs="Times New Roman"/>
                <w:color w:val="000000"/>
                <w:sz w:val="24"/>
                <w:szCs w:val="24"/>
                <w:lang w:eastAsia="en-AU"/>
              </w:rPr>
            </w:pPr>
            <w:del w:id="1558"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Survival</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863F069" w14:textId="3DD24352" w:rsidR="0067260A" w:rsidRPr="00CD2E4B" w:rsidDel="00C2732D" w:rsidRDefault="0067260A" w:rsidP="00150BF6">
            <w:pPr>
              <w:spacing w:after="0" w:line="276" w:lineRule="auto"/>
              <w:rPr>
                <w:del w:id="1559" w:author="Daniel Noble" w:date="2025-04-01T15:59:00Z" w16du:dateUtc="2025-04-01T04:59:00Z"/>
                <w:rFonts w:ascii="Times New Roman" w:eastAsia="Times New Roman" w:hAnsi="Times New Roman" w:cs="Times New Roman"/>
                <w:color w:val="000000"/>
                <w:sz w:val="24"/>
                <w:szCs w:val="24"/>
                <w:lang w:eastAsia="en-AU"/>
              </w:rPr>
            </w:pPr>
            <w:del w:id="156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Settlement Success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D0AB559" w14:textId="6DEA07FB" w:rsidR="0067260A" w:rsidRPr="00CD2E4B" w:rsidDel="00C2732D" w:rsidRDefault="0067260A" w:rsidP="00150BF6">
            <w:pPr>
              <w:spacing w:after="0" w:line="276" w:lineRule="auto"/>
              <w:jc w:val="center"/>
              <w:rPr>
                <w:del w:id="1561" w:author="Daniel Noble" w:date="2025-04-01T15:59:00Z" w16du:dateUtc="2025-04-01T04:59:00Z"/>
                <w:rFonts w:ascii="Times New Roman" w:eastAsia="Times New Roman" w:hAnsi="Times New Roman" w:cs="Times New Roman"/>
                <w:color w:val="000000"/>
                <w:sz w:val="24"/>
                <w:szCs w:val="24"/>
                <w:lang w:eastAsia="en-AU"/>
              </w:rPr>
            </w:pPr>
            <w:del w:id="1562"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EDC02EE" w14:textId="4B3EA094" w:rsidR="0067260A" w:rsidRPr="00CD2E4B" w:rsidDel="00C2732D" w:rsidRDefault="0067260A" w:rsidP="00150BF6">
            <w:pPr>
              <w:spacing w:after="0" w:line="276" w:lineRule="auto"/>
              <w:jc w:val="center"/>
              <w:rPr>
                <w:del w:id="1563" w:author="Daniel Noble" w:date="2025-04-01T15:59:00Z" w16du:dateUtc="2025-04-01T04:59:00Z"/>
                <w:rFonts w:ascii="Times New Roman" w:eastAsia="Times New Roman" w:hAnsi="Times New Roman" w:cs="Times New Roman"/>
                <w:color w:val="000000"/>
                <w:sz w:val="24"/>
                <w:szCs w:val="24"/>
                <w:lang w:eastAsia="en-AU"/>
              </w:rPr>
            </w:pPr>
            <w:del w:id="1564"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9693801" w14:textId="5A8C52F8" w:rsidR="0067260A" w:rsidRPr="00CD2E4B" w:rsidDel="00C2732D" w:rsidRDefault="0067260A" w:rsidP="00150BF6">
            <w:pPr>
              <w:spacing w:after="0" w:line="276" w:lineRule="auto"/>
              <w:jc w:val="center"/>
              <w:rPr>
                <w:del w:id="1565" w:author="Daniel Noble" w:date="2025-04-01T15:59:00Z" w16du:dateUtc="2025-04-01T04:59:00Z"/>
                <w:rFonts w:ascii="Times New Roman" w:eastAsia="Times New Roman" w:hAnsi="Times New Roman" w:cs="Times New Roman"/>
                <w:color w:val="000000"/>
                <w:sz w:val="24"/>
                <w:szCs w:val="24"/>
                <w:lang w:eastAsia="en-AU"/>
              </w:rPr>
            </w:pPr>
            <w:del w:id="1566"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1</w:delText>
              </w:r>
            </w:del>
          </w:p>
        </w:tc>
      </w:tr>
      <w:tr w:rsidR="0067260A" w:rsidRPr="002F73BD" w:rsidDel="00C2732D" w14:paraId="34274F2F" w14:textId="616FAFD0" w:rsidTr="00150BF6">
        <w:trPr>
          <w:trHeight w:val="288"/>
          <w:jc w:val="center"/>
          <w:del w:id="1567" w:author="Daniel Noble" w:date="2025-04-01T15:59:00Z"/>
        </w:trPr>
        <w:tc>
          <w:tcPr>
            <w:tcW w:w="3402" w:type="dxa"/>
            <w:tcBorders>
              <w:top w:val="nil"/>
              <w:left w:val="single" w:sz="4" w:space="0" w:color="auto"/>
              <w:bottom w:val="nil"/>
              <w:right w:val="nil"/>
            </w:tcBorders>
            <w:shd w:val="clear" w:color="auto" w:fill="auto"/>
            <w:noWrap/>
            <w:vAlign w:val="bottom"/>
            <w:hideMark/>
          </w:tcPr>
          <w:p w14:paraId="79CD9183" w14:textId="5CD115AE" w:rsidR="0067260A" w:rsidRPr="00CD2E4B" w:rsidDel="00C2732D" w:rsidRDefault="0067260A" w:rsidP="00150BF6">
            <w:pPr>
              <w:spacing w:after="0" w:line="276" w:lineRule="auto"/>
              <w:rPr>
                <w:del w:id="1568" w:author="Daniel Noble" w:date="2025-04-01T15:59:00Z" w16du:dateUtc="2025-04-01T04:59:00Z"/>
                <w:rFonts w:ascii="Times New Roman" w:eastAsia="Times New Roman" w:hAnsi="Times New Roman" w:cs="Times New Roman"/>
                <w:color w:val="000000"/>
                <w:sz w:val="24"/>
                <w:szCs w:val="24"/>
                <w:lang w:eastAsia="en-AU"/>
              </w:rPr>
            </w:pPr>
            <w:del w:id="1569"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E544A12" w14:textId="26FA1B2C" w:rsidR="0067260A" w:rsidRPr="00CD2E4B" w:rsidDel="00C2732D" w:rsidRDefault="0067260A" w:rsidP="00150BF6">
            <w:pPr>
              <w:spacing w:after="0" w:line="276" w:lineRule="auto"/>
              <w:rPr>
                <w:del w:id="1570" w:author="Daniel Noble" w:date="2025-04-01T15:59:00Z" w16du:dateUtc="2025-04-01T04:59:00Z"/>
                <w:rFonts w:ascii="Times New Roman" w:eastAsia="Times New Roman" w:hAnsi="Times New Roman" w:cs="Times New Roman"/>
                <w:color w:val="000000"/>
                <w:sz w:val="24"/>
                <w:szCs w:val="24"/>
                <w:lang w:eastAsia="en-AU"/>
              </w:rPr>
            </w:pPr>
            <w:del w:id="1571"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Survival</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2AA7B90" w14:textId="373448A3" w:rsidR="0067260A" w:rsidRPr="00CD2E4B" w:rsidDel="00C2732D" w:rsidRDefault="0067260A" w:rsidP="00150BF6">
            <w:pPr>
              <w:spacing w:after="0" w:line="276" w:lineRule="auto"/>
              <w:jc w:val="center"/>
              <w:rPr>
                <w:del w:id="1572" w:author="Daniel Noble" w:date="2025-04-01T15:59:00Z" w16du:dateUtc="2025-04-01T04:59:00Z"/>
                <w:rFonts w:ascii="Times New Roman" w:eastAsia="Times New Roman" w:hAnsi="Times New Roman" w:cs="Times New Roman"/>
                <w:color w:val="000000"/>
                <w:sz w:val="24"/>
                <w:szCs w:val="24"/>
                <w:lang w:eastAsia="en-AU"/>
              </w:rPr>
            </w:pPr>
            <w:del w:id="1573"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1533A26" w14:textId="2A66719A" w:rsidR="0067260A" w:rsidRPr="00CD2E4B" w:rsidDel="00C2732D" w:rsidRDefault="0067260A" w:rsidP="00150BF6">
            <w:pPr>
              <w:spacing w:after="0" w:line="276" w:lineRule="auto"/>
              <w:jc w:val="center"/>
              <w:rPr>
                <w:del w:id="1574" w:author="Daniel Noble" w:date="2025-04-01T15:59:00Z" w16du:dateUtc="2025-04-01T04:59:00Z"/>
                <w:rFonts w:ascii="Times New Roman" w:eastAsia="Times New Roman" w:hAnsi="Times New Roman" w:cs="Times New Roman"/>
                <w:color w:val="000000"/>
                <w:sz w:val="24"/>
                <w:szCs w:val="24"/>
                <w:lang w:eastAsia="en-AU"/>
              </w:rPr>
            </w:pPr>
            <w:del w:id="1575"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0EAA0CB" w14:textId="06A0C9F0" w:rsidR="0067260A" w:rsidRPr="00CD2E4B" w:rsidDel="00C2732D" w:rsidRDefault="0067260A" w:rsidP="00150BF6">
            <w:pPr>
              <w:spacing w:after="0" w:line="276" w:lineRule="auto"/>
              <w:jc w:val="center"/>
              <w:rPr>
                <w:del w:id="1576" w:author="Daniel Noble" w:date="2025-04-01T15:59:00Z" w16du:dateUtc="2025-04-01T04:59:00Z"/>
                <w:rFonts w:ascii="Times New Roman" w:eastAsia="Times New Roman" w:hAnsi="Times New Roman" w:cs="Times New Roman"/>
                <w:color w:val="000000"/>
                <w:sz w:val="24"/>
                <w:szCs w:val="24"/>
                <w:lang w:eastAsia="en-AU"/>
              </w:rPr>
            </w:pPr>
            <w:del w:id="1577"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6</w:delText>
              </w:r>
            </w:del>
          </w:p>
        </w:tc>
      </w:tr>
      <w:tr w:rsidR="0067260A" w:rsidRPr="002F73BD" w:rsidDel="00C2732D" w14:paraId="53E765B6" w14:textId="6BE3C172" w:rsidTr="00150BF6">
        <w:trPr>
          <w:trHeight w:val="288"/>
          <w:jc w:val="center"/>
          <w:del w:id="1578" w:author="Daniel Noble" w:date="2025-04-01T15:59:00Z"/>
        </w:trPr>
        <w:tc>
          <w:tcPr>
            <w:tcW w:w="3402" w:type="dxa"/>
            <w:tcBorders>
              <w:top w:val="nil"/>
              <w:left w:val="single" w:sz="4" w:space="0" w:color="auto"/>
              <w:bottom w:val="single" w:sz="4" w:space="0" w:color="auto"/>
              <w:right w:val="nil"/>
            </w:tcBorders>
            <w:shd w:val="clear" w:color="auto" w:fill="auto"/>
            <w:noWrap/>
            <w:vAlign w:val="bottom"/>
            <w:hideMark/>
          </w:tcPr>
          <w:p w14:paraId="631583D5" w14:textId="0998CF23" w:rsidR="0067260A" w:rsidRPr="00CD2E4B" w:rsidDel="00C2732D" w:rsidRDefault="0067260A" w:rsidP="00150BF6">
            <w:pPr>
              <w:spacing w:after="0" w:line="276" w:lineRule="auto"/>
              <w:rPr>
                <w:del w:id="1579" w:author="Daniel Noble" w:date="2025-04-01T15:59:00Z" w16du:dateUtc="2025-04-01T04:59:00Z"/>
                <w:rFonts w:ascii="Times New Roman" w:eastAsia="Times New Roman" w:hAnsi="Times New Roman" w:cs="Times New Roman"/>
                <w:color w:val="000000"/>
                <w:sz w:val="24"/>
                <w:szCs w:val="24"/>
                <w:lang w:eastAsia="en-AU"/>
              </w:rPr>
            </w:pPr>
            <w:del w:id="1580" w:author="Daniel Noble" w:date="2025-04-01T15:59:00Z" w16du:dateUtc="2025-04-01T04:59:00Z">
              <w:r w:rsidRPr="00CD2E4B" w:rsidDel="00C2732D">
                <w:rPr>
                  <w:rFonts w:ascii="Times New Roman" w:eastAsia="Times New Roman" w:hAnsi="Times New Roman" w:cs="Times New Roman"/>
                  <w:color w:val="000000"/>
                  <w:sz w:val="24"/>
                  <w:szCs w:val="24"/>
                  <w:lang w:eastAsia="en-AU"/>
                </w:rPr>
                <w:delText> </w:delText>
              </w:r>
            </w:del>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B6F6057" w14:textId="63B1CD39" w:rsidR="0067260A" w:rsidRPr="00CD2E4B" w:rsidDel="00C2732D" w:rsidRDefault="0067260A" w:rsidP="00150BF6">
            <w:pPr>
              <w:spacing w:after="0" w:line="276" w:lineRule="auto"/>
              <w:rPr>
                <w:del w:id="1581" w:author="Daniel Noble" w:date="2025-04-01T15:59:00Z" w16du:dateUtc="2025-04-01T04:59:00Z"/>
                <w:rFonts w:ascii="Times New Roman" w:eastAsia="Times New Roman" w:hAnsi="Times New Roman" w:cs="Times New Roman"/>
                <w:b/>
                <w:bCs/>
                <w:color w:val="000000"/>
                <w:sz w:val="24"/>
                <w:szCs w:val="24"/>
                <w:lang w:eastAsia="en-AU"/>
              </w:rPr>
            </w:pPr>
            <w:del w:id="158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Adjusted Record Totals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ACFBAE8" w14:textId="1FF0D029" w:rsidR="0067260A" w:rsidRPr="00CD2E4B" w:rsidDel="00C2732D" w:rsidRDefault="0067260A" w:rsidP="00150BF6">
            <w:pPr>
              <w:spacing w:after="0" w:line="276" w:lineRule="auto"/>
              <w:jc w:val="center"/>
              <w:rPr>
                <w:del w:id="1583" w:author="Daniel Noble" w:date="2025-04-01T15:59:00Z" w16du:dateUtc="2025-04-01T04:59:00Z"/>
                <w:rFonts w:ascii="Times New Roman" w:eastAsia="Times New Roman" w:hAnsi="Times New Roman" w:cs="Times New Roman"/>
                <w:b/>
                <w:bCs/>
                <w:color w:val="000000"/>
                <w:sz w:val="24"/>
                <w:szCs w:val="24"/>
                <w:lang w:eastAsia="en-AU"/>
              </w:rPr>
            </w:pPr>
            <w:del w:id="158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E420CD4" w14:textId="4A5379EF" w:rsidR="0067260A" w:rsidRPr="00CD2E4B" w:rsidDel="00C2732D" w:rsidRDefault="0067260A" w:rsidP="00150BF6">
            <w:pPr>
              <w:spacing w:after="0" w:line="276" w:lineRule="auto"/>
              <w:jc w:val="center"/>
              <w:rPr>
                <w:del w:id="1585" w:author="Daniel Noble" w:date="2025-04-01T15:59:00Z" w16du:dateUtc="2025-04-01T04:59:00Z"/>
                <w:rFonts w:ascii="Times New Roman" w:eastAsia="Times New Roman" w:hAnsi="Times New Roman" w:cs="Times New Roman"/>
                <w:b/>
                <w:bCs/>
                <w:color w:val="000000"/>
                <w:sz w:val="24"/>
                <w:szCs w:val="24"/>
                <w:lang w:eastAsia="en-AU"/>
              </w:rPr>
            </w:pPr>
            <w:del w:id="158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6F303D9" w14:textId="788A4771" w:rsidR="0067260A" w:rsidRPr="00CD2E4B" w:rsidDel="00C2732D" w:rsidRDefault="0067260A" w:rsidP="00150BF6">
            <w:pPr>
              <w:spacing w:after="0" w:line="276" w:lineRule="auto"/>
              <w:jc w:val="center"/>
              <w:rPr>
                <w:del w:id="1587" w:author="Daniel Noble" w:date="2025-04-01T15:59:00Z" w16du:dateUtc="2025-04-01T04:59:00Z"/>
                <w:rFonts w:ascii="Times New Roman" w:eastAsia="Times New Roman" w:hAnsi="Times New Roman" w:cs="Times New Roman"/>
                <w:b/>
                <w:bCs/>
                <w:color w:val="000000"/>
                <w:sz w:val="24"/>
                <w:szCs w:val="24"/>
                <w:lang w:eastAsia="en-AU"/>
              </w:rPr>
            </w:pPr>
            <w:del w:id="158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7</w:delText>
              </w:r>
            </w:del>
          </w:p>
        </w:tc>
      </w:tr>
      <w:tr w:rsidR="0067260A" w:rsidRPr="002F73BD" w:rsidDel="00C2732D" w14:paraId="2567CF09" w14:textId="43EB554E" w:rsidTr="00150BF6">
        <w:trPr>
          <w:trHeight w:val="288"/>
          <w:jc w:val="center"/>
          <w:del w:id="1589" w:author="Daniel Noble" w:date="2025-04-01T15:59:00Z"/>
        </w:trPr>
        <w:tc>
          <w:tcPr>
            <w:tcW w:w="3402" w:type="dxa"/>
            <w:tcBorders>
              <w:top w:val="nil"/>
              <w:left w:val="nil"/>
              <w:bottom w:val="nil"/>
              <w:right w:val="nil"/>
            </w:tcBorders>
            <w:shd w:val="clear" w:color="auto" w:fill="auto"/>
            <w:noWrap/>
            <w:vAlign w:val="bottom"/>
            <w:hideMark/>
          </w:tcPr>
          <w:p w14:paraId="6F35D4B3" w14:textId="1B8114F3" w:rsidR="0067260A" w:rsidRPr="00CD2E4B" w:rsidDel="00C2732D" w:rsidRDefault="0067260A" w:rsidP="00150BF6">
            <w:pPr>
              <w:spacing w:after="0" w:line="276" w:lineRule="auto"/>
              <w:jc w:val="center"/>
              <w:rPr>
                <w:del w:id="1590" w:author="Daniel Noble" w:date="2025-04-01T15:59:00Z" w16du:dateUtc="2025-04-01T04:59:00Z"/>
                <w:rFonts w:ascii="Times New Roman" w:eastAsia="Times New Roman" w:hAnsi="Times New Roman" w:cs="Times New Roman"/>
                <w:b/>
                <w:bCs/>
                <w:color w:val="000000"/>
                <w:sz w:val="24"/>
                <w:szCs w:val="24"/>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7F2DD235" w14:textId="159D0419" w:rsidR="0067260A" w:rsidRPr="00CD2E4B" w:rsidDel="00C2732D" w:rsidRDefault="0067260A" w:rsidP="00150BF6">
            <w:pPr>
              <w:spacing w:after="0" w:line="276" w:lineRule="auto"/>
              <w:rPr>
                <w:del w:id="1591" w:author="Daniel Noble" w:date="2025-04-01T15:59:00Z" w16du:dateUtc="2025-04-01T04:59:00Z"/>
                <w:rFonts w:ascii="Times New Roman" w:eastAsia="Times New Roman" w:hAnsi="Times New Roman" w:cs="Times New Roman"/>
                <w:b/>
                <w:bCs/>
                <w:color w:val="000000"/>
                <w:sz w:val="24"/>
                <w:szCs w:val="24"/>
                <w:lang w:eastAsia="en-AU"/>
              </w:rPr>
            </w:pPr>
            <w:del w:id="1592"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Category Totals</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1BE62CC6" w14:textId="456B5DC5" w:rsidR="0067260A" w:rsidRPr="00CD2E4B" w:rsidDel="00C2732D" w:rsidRDefault="0067260A" w:rsidP="00150BF6">
            <w:pPr>
              <w:spacing w:after="0" w:line="276" w:lineRule="auto"/>
              <w:jc w:val="center"/>
              <w:rPr>
                <w:del w:id="1593" w:author="Daniel Noble" w:date="2025-04-01T15:59:00Z" w16du:dateUtc="2025-04-01T04:59:00Z"/>
                <w:rFonts w:ascii="Times New Roman" w:eastAsia="Times New Roman" w:hAnsi="Times New Roman" w:cs="Times New Roman"/>
                <w:b/>
                <w:bCs/>
                <w:color w:val="000000"/>
                <w:sz w:val="24"/>
                <w:szCs w:val="24"/>
                <w:lang w:eastAsia="en-AU"/>
              </w:rPr>
            </w:pPr>
            <w:del w:id="1594"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8</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8506299" w14:textId="6CF45F6A" w:rsidR="0067260A" w:rsidRPr="00CD2E4B" w:rsidDel="00C2732D" w:rsidRDefault="0067260A" w:rsidP="00150BF6">
            <w:pPr>
              <w:spacing w:after="0" w:line="276" w:lineRule="auto"/>
              <w:jc w:val="center"/>
              <w:rPr>
                <w:del w:id="1595" w:author="Daniel Noble" w:date="2025-04-01T15:59:00Z" w16du:dateUtc="2025-04-01T04:59:00Z"/>
                <w:rFonts w:ascii="Times New Roman" w:eastAsia="Times New Roman" w:hAnsi="Times New Roman" w:cs="Times New Roman"/>
                <w:b/>
                <w:bCs/>
                <w:color w:val="000000"/>
                <w:sz w:val="24"/>
                <w:szCs w:val="24"/>
                <w:lang w:eastAsia="en-AU"/>
              </w:rPr>
            </w:pPr>
            <w:del w:id="1596"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9</w:delText>
              </w:r>
            </w:del>
          </w:p>
        </w:tc>
        <w:tc>
          <w:tcPr>
            <w:tcW w:w="1417" w:type="dxa"/>
            <w:tcBorders>
              <w:top w:val="nil"/>
              <w:left w:val="nil"/>
              <w:bottom w:val="single" w:sz="4" w:space="0" w:color="auto"/>
              <w:right w:val="single" w:sz="4" w:space="0" w:color="auto"/>
            </w:tcBorders>
            <w:shd w:val="clear" w:color="000000" w:fill="D9E1F2"/>
            <w:noWrap/>
            <w:vAlign w:val="bottom"/>
            <w:hideMark/>
          </w:tcPr>
          <w:p w14:paraId="6EE36A09" w14:textId="134B1EDA" w:rsidR="0067260A" w:rsidRPr="00CD2E4B" w:rsidDel="00C2732D" w:rsidRDefault="0067260A" w:rsidP="00150BF6">
            <w:pPr>
              <w:spacing w:after="0" w:line="276" w:lineRule="auto"/>
              <w:jc w:val="center"/>
              <w:rPr>
                <w:del w:id="1597" w:author="Daniel Noble" w:date="2025-04-01T15:59:00Z" w16du:dateUtc="2025-04-01T04:59:00Z"/>
                <w:rFonts w:ascii="Times New Roman" w:eastAsia="Times New Roman" w:hAnsi="Times New Roman" w:cs="Times New Roman"/>
                <w:b/>
                <w:bCs/>
                <w:color w:val="000000"/>
                <w:sz w:val="24"/>
                <w:szCs w:val="24"/>
                <w:lang w:eastAsia="en-AU"/>
              </w:rPr>
            </w:pPr>
            <w:del w:id="1598" w:author="Daniel Noble" w:date="2025-04-01T15:59:00Z" w16du:dateUtc="2025-04-01T04:59:00Z">
              <w:r w:rsidRPr="00CD2E4B" w:rsidDel="00C2732D">
                <w:rPr>
                  <w:rFonts w:ascii="Times New Roman" w:eastAsia="Times New Roman" w:hAnsi="Times New Roman" w:cs="Times New Roman"/>
                  <w:b/>
                  <w:bCs/>
                  <w:color w:val="000000"/>
                  <w:sz w:val="24"/>
                  <w:szCs w:val="24"/>
                  <w:lang w:eastAsia="en-AU"/>
                </w:rPr>
                <w:delText>9</w:delText>
              </w:r>
            </w:del>
          </w:p>
        </w:tc>
      </w:tr>
    </w:tbl>
    <w:p w14:paraId="1A7E582D" w14:textId="36346F72" w:rsidR="0067260A" w:rsidDel="00C2732D" w:rsidRDefault="0067260A" w:rsidP="0067260A">
      <w:pPr>
        <w:rPr>
          <w:del w:id="1599" w:author="Daniel Noble" w:date="2025-04-01T15:59:00Z" w16du:dateUtc="2025-04-01T04:59:00Z"/>
        </w:rPr>
      </w:pPr>
    </w:p>
    <w:p w14:paraId="7C0969E5" w14:textId="77777777" w:rsidR="0067260A" w:rsidRDefault="0067260A" w:rsidP="0067260A"/>
    <w:p w14:paraId="10307533" w14:textId="77777777" w:rsidR="0067260A" w:rsidRDefault="0067260A" w:rsidP="0067260A"/>
    <w:p w14:paraId="2E0CD482" w14:textId="77777777" w:rsidR="0067260A" w:rsidRDefault="0067260A" w:rsidP="0067260A"/>
    <w:p w14:paraId="3D4154CC" w14:textId="77777777" w:rsidR="0067260A" w:rsidRDefault="0067260A" w:rsidP="0067260A">
      <w:pPr>
        <w:rPr>
          <w:b/>
          <w:bCs/>
        </w:rPr>
        <w:sectPr w:rsidR="0067260A" w:rsidSect="00816D8B">
          <w:pgSz w:w="16838" w:h="11906" w:orient="landscape"/>
          <w:pgMar w:top="1440" w:right="1440" w:bottom="1440" w:left="1440" w:header="709" w:footer="709" w:gutter="0"/>
          <w:cols w:space="708"/>
          <w:docGrid w:linePitch="360"/>
        </w:sectPr>
      </w:pPr>
    </w:p>
    <w:p w14:paraId="0E5EDA39" w14:textId="77777777" w:rsidR="0067260A" w:rsidRPr="00CD2E4B" w:rsidRDefault="0067260A" w:rsidP="0067260A">
      <w:pPr>
        <w:spacing w:line="480" w:lineRule="auto"/>
        <w:rPr>
          <w:rFonts w:ascii="Times New Roman" w:hAnsi="Times New Roman" w:cs="Times New Roman"/>
          <w:b/>
          <w:bCs/>
          <w:sz w:val="24"/>
          <w:szCs w:val="24"/>
        </w:rPr>
      </w:pPr>
      <w:r w:rsidRPr="00CD2E4B">
        <w:rPr>
          <w:rFonts w:ascii="Times New Roman" w:hAnsi="Times New Roman" w:cs="Times New Roman"/>
          <w:b/>
          <w:bCs/>
          <w:sz w:val="24"/>
          <w:szCs w:val="24"/>
        </w:rPr>
        <w:lastRenderedPageBreak/>
        <w:t>7.9 | Codebook and Metadata</w:t>
      </w:r>
    </w:p>
    <w:p w14:paraId="67E67474" w14:textId="77777777" w:rsidR="0067260A" w:rsidRPr="00CD2E4B" w:rsidRDefault="0067260A" w:rsidP="0067260A">
      <w:pPr>
        <w:spacing w:line="480" w:lineRule="auto"/>
        <w:rPr>
          <w:rFonts w:ascii="Times New Roman" w:hAnsi="Times New Roman" w:cs="Times New Roman"/>
          <w:sz w:val="24"/>
          <w:szCs w:val="24"/>
        </w:rPr>
      </w:pPr>
      <w:r w:rsidRPr="00CD2E4B">
        <w:rPr>
          <w:rFonts w:ascii="Times New Roman" w:hAnsi="Times New Roman" w:cs="Times New Roman"/>
          <w:b/>
          <w:bCs/>
          <w:sz w:val="24"/>
          <w:szCs w:val="24"/>
        </w:rPr>
        <w:t xml:space="preserve">Table S16 Codebook and Metadata for the Raw Data Set. </w:t>
      </w:r>
      <w:r w:rsidRPr="00CD2E4B">
        <w:rPr>
          <w:rFonts w:ascii="Times New Roman" w:hAnsi="Times New Roman" w:cs="Times New Roman"/>
          <w:sz w:val="24"/>
          <w:szCs w:val="24"/>
        </w:rPr>
        <w:t>Raw data descriptors for the meta-analysis.</w:t>
      </w:r>
    </w:p>
    <w:tbl>
      <w:tblPr>
        <w:tblW w:w="9340" w:type="dxa"/>
        <w:tblLook w:val="04A0" w:firstRow="1" w:lastRow="0" w:firstColumn="1" w:lastColumn="0" w:noHBand="0" w:noVBand="1"/>
      </w:tblPr>
      <w:tblGrid>
        <w:gridCol w:w="4327"/>
        <w:gridCol w:w="5240"/>
      </w:tblGrid>
      <w:tr w:rsidR="0067260A" w:rsidRPr="00124208" w14:paraId="4C0D0013" w14:textId="77777777" w:rsidTr="00150BF6">
        <w:trPr>
          <w:trHeight w:val="288"/>
        </w:trPr>
        <w:tc>
          <w:tcPr>
            <w:tcW w:w="410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F0E6561" w14:textId="77777777" w:rsidR="0067260A" w:rsidRPr="00CD2E4B"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CD2E4B">
              <w:rPr>
                <w:rFonts w:ascii="Times New Roman" w:eastAsia="Times New Roman" w:hAnsi="Times New Roman" w:cs="Times New Roman"/>
                <w:b/>
                <w:bCs/>
                <w:color w:val="000000"/>
                <w:sz w:val="24"/>
                <w:szCs w:val="24"/>
                <w:lang w:eastAsia="en-AU"/>
              </w:rPr>
              <w:t>Column Name</w:t>
            </w:r>
          </w:p>
        </w:tc>
        <w:tc>
          <w:tcPr>
            <w:tcW w:w="5240" w:type="dxa"/>
            <w:tcBorders>
              <w:top w:val="single" w:sz="4" w:space="0" w:color="auto"/>
              <w:left w:val="nil"/>
              <w:bottom w:val="single" w:sz="4" w:space="0" w:color="auto"/>
              <w:right w:val="single" w:sz="4" w:space="0" w:color="auto"/>
            </w:tcBorders>
            <w:shd w:val="clear" w:color="000000" w:fill="8EA9DB"/>
            <w:noWrap/>
            <w:vAlign w:val="bottom"/>
            <w:hideMark/>
          </w:tcPr>
          <w:p w14:paraId="3653E88B" w14:textId="77777777" w:rsidR="0067260A" w:rsidRPr="00CD2E4B"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CD2E4B">
              <w:rPr>
                <w:rFonts w:ascii="Times New Roman" w:eastAsia="Times New Roman" w:hAnsi="Times New Roman" w:cs="Times New Roman"/>
                <w:b/>
                <w:bCs/>
                <w:color w:val="000000"/>
                <w:sz w:val="24"/>
                <w:szCs w:val="24"/>
                <w:lang w:eastAsia="en-AU"/>
              </w:rPr>
              <w:t>Description</w:t>
            </w:r>
          </w:p>
        </w:tc>
      </w:tr>
      <w:tr w:rsidR="0067260A" w:rsidRPr="00124208" w14:paraId="3083F5A4"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9C8C21A"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Effect_Size_ID</w:t>
            </w:r>
          </w:p>
        </w:tc>
        <w:tc>
          <w:tcPr>
            <w:tcW w:w="5240" w:type="dxa"/>
            <w:tcBorders>
              <w:top w:val="nil"/>
              <w:left w:val="nil"/>
              <w:bottom w:val="single" w:sz="4" w:space="0" w:color="auto"/>
              <w:right w:val="single" w:sz="4" w:space="0" w:color="auto"/>
            </w:tcBorders>
            <w:shd w:val="clear" w:color="auto" w:fill="auto"/>
            <w:vAlign w:val="bottom"/>
            <w:hideMark/>
          </w:tcPr>
          <w:p w14:paraId="15CB3A3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Unique identifiers for individual effect sizes.</w:t>
            </w:r>
          </w:p>
        </w:tc>
      </w:tr>
      <w:tr w:rsidR="0067260A" w:rsidRPr="00124208" w14:paraId="24748ABA"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517362E1"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Study_ID</w:t>
            </w:r>
          </w:p>
        </w:tc>
        <w:tc>
          <w:tcPr>
            <w:tcW w:w="5240" w:type="dxa"/>
            <w:tcBorders>
              <w:top w:val="nil"/>
              <w:left w:val="nil"/>
              <w:bottom w:val="single" w:sz="4" w:space="0" w:color="auto"/>
              <w:right w:val="single" w:sz="4" w:space="0" w:color="auto"/>
            </w:tcBorders>
            <w:shd w:val="clear" w:color="auto" w:fill="auto"/>
            <w:vAlign w:val="bottom"/>
            <w:hideMark/>
          </w:tcPr>
          <w:p w14:paraId="52A52475"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Unique identifiers for each paper.</w:t>
            </w:r>
          </w:p>
        </w:tc>
      </w:tr>
      <w:tr w:rsidR="0067260A" w:rsidRPr="00124208" w14:paraId="34858279"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5FABC77"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Species_ID</w:t>
            </w:r>
          </w:p>
        </w:tc>
        <w:tc>
          <w:tcPr>
            <w:tcW w:w="5240" w:type="dxa"/>
            <w:tcBorders>
              <w:top w:val="nil"/>
              <w:left w:val="nil"/>
              <w:bottom w:val="single" w:sz="4" w:space="0" w:color="auto"/>
              <w:right w:val="single" w:sz="4" w:space="0" w:color="auto"/>
            </w:tcBorders>
            <w:shd w:val="clear" w:color="auto" w:fill="auto"/>
            <w:vAlign w:val="bottom"/>
            <w:hideMark/>
          </w:tcPr>
          <w:p w14:paraId="1F1CF23B"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Identifier for each species that a study investigates.</w:t>
            </w:r>
          </w:p>
        </w:tc>
      </w:tr>
      <w:tr w:rsidR="0067260A" w:rsidRPr="00124208" w14:paraId="3D1E40DA"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00EB28EA"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Treatment_ID_T1</w:t>
            </w:r>
          </w:p>
        </w:tc>
        <w:tc>
          <w:tcPr>
            <w:tcW w:w="5240" w:type="dxa"/>
            <w:tcBorders>
              <w:top w:val="nil"/>
              <w:left w:val="nil"/>
              <w:bottom w:val="single" w:sz="4" w:space="0" w:color="auto"/>
              <w:right w:val="single" w:sz="4" w:space="0" w:color="auto"/>
            </w:tcBorders>
            <w:shd w:val="clear" w:color="auto" w:fill="auto"/>
            <w:vAlign w:val="bottom"/>
            <w:hideMark/>
          </w:tcPr>
          <w:p w14:paraId="588D3B0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the studies’ first constant and fluctuating temperature treatment pair (fluctuating mean matching constant temperature). </w:t>
            </w:r>
          </w:p>
        </w:tc>
      </w:tr>
      <w:tr w:rsidR="0067260A" w:rsidRPr="00124208" w14:paraId="12A6E83B"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4CAAD12C"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Treatment_ID_T2</w:t>
            </w:r>
          </w:p>
        </w:tc>
        <w:tc>
          <w:tcPr>
            <w:tcW w:w="5240" w:type="dxa"/>
            <w:tcBorders>
              <w:top w:val="nil"/>
              <w:left w:val="nil"/>
              <w:bottom w:val="single" w:sz="4" w:space="0" w:color="auto"/>
              <w:right w:val="single" w:sz="4" w:space="0" w:color="auto"/>
            </w:tcBorders>
            <w:shd w:val="clear" w:color="auto" w:fill="auto"/>
            <w:vAlign w:val="bottom"/>
            <w:hideMark/>
          </w:tcPr>
          <w:p w14:paraId="502766FD"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the studies’ second constant and fluctuating temperature treatment pair (fluctuating mean matching constant temperature). </w:t>
            </w:r>
          </w:p>
        </w:tc>
      </w:tr>
      <w:tr w:rsidR="0067260A" w:rsidRPr="00124208" w14:paraId="45FB512E"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827DDA0"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Trait_ID</w:t>
            </w:r>
          </w:p>
        </w:tc>
        <w:tc>
          <w:tcPr>
            <w:tcW w:w="5240" w:type="dxa"/>
            <w:tcBorders>
              <w:top w:val="nil"/>
              <w:left w:val="nil"/>
              <w:bottom w:val="single" w:sz="4" w:space="0" w:color="auto"/>
              <w:right w:val="single" w:sz="4" w:space="0" w:color="auto"/>
            </w:tcBorders>
            <w:shd w:val="clear" w:color="auto" w:fill="auto"/>
            <w:vAlign w:val="bottom"/>
            <w:hideMark/>
          </w:tcPr>
          <w:p w14:paraId="1C6E13D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Identifier for each phenotypic trait a study measures.</w:t>
            </w:r>
          </w:p>
        </w:tc>
      </w:tr>
      <w:tr w:rsidR="0067260A" w:rsidRPr="00124208" w14:paraId="3D9AB255"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55662F25"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First_Author</w:t>
            </w:r>
          </w:p>
        </w:tc>
        <w:tc>
          <w:tcPr>
            <w:tcW w:w="5240" w:type="dxa"/>
            <w:tcBorders>
              <w:top w:val="nil"/>
              <w:left w:val="nil"/>
              <w:bottom w:val="single" w:sz="4" w:space="0" w:color="auto"/>
              <w:right w:val="single" w:sz="4" w:space="0" w:color="auto"/>
            </w:tcBorders>
            <w:shd w:val="clear" w:color="auto" w:fill="auto"/>
            <w:vAlign w:val="bottom"/>
            <w:hideMark/>
          </w:tcPr>
          <w:p w14:paraId="4C2B8BB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Initials and surname for the first author of the study.</w:t>
            </w:r>
          </w:p>
        </w:tc>
      </w:tr>
      <w:tr w:rsidR="0067260A" w:rsidRPr="00124208" w14:paraId="6EF05E1F"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72B84716"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Title</w:t>
            </w:r>
          </w:p>
        </w:tc>
        <w:tc>
          <w:tcPr>
            <w:tcW w:w="5240" w:type="dxa"/>
            <w:tcBorders>
              <w:top w:val="nil"/>
              <w:left w:val="nil"/>
              <w:bottom w:val="single" w:sz="4" w:space="0" w:color="auto"/>
              <w:right w:val="single" w:sz="4" w:space="0" w:color="auto"/>
            </w:tcBorders>
            <w:shd w:val="clear" w:color="auto" w:fill="auto"/>
            <w:vAlign w:val="bottom"/>
            <w:hideMark/>
          </w:tcPr>
          <w:p w14:paraId="228BF98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Title of the study.</w:t>
            </w:r>
          </w:p>
        </w:tc>
      </w:tr>
      <w:tr w:rsidR="0067260A" w:rsidRPr="00124208" w14:paraId="23CD4658"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1657C04D"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Year</w:t>
            </w:r>
          </w:p>
        </w:tc>
        <w:tc>
          <w:tcPr>
            <w:tcW w:w="5240" w:type="dxa"/>
            <w:tcBorders>
              <w:top w:val="nil"/>
              <w:left w:val="nil"/>
              <w:bottom w:val="single" w:sz="4" w:space="0" w:color="auto"/>
              <w:right w:val="single" w:sz="4" w:space="0" w:color="auto"/>
            </w:tcBorders>
            <w:shd w:val="clear" w:color="auto" w:fill="auto"/>
            <w:vAlign w:val="bottom"/>
            <w:hideMark/>
          </w:tcPr>
          <w:p w14:paraId="3F791952"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Year of publication.</w:t>
            </w:r>
          </w:p>
        </w:tc>
      </w:tr>
      <w:tr w:rsidR="0067260A" w:rsidRPr="00124208" w14:paraId="71AD73D9"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1510527F"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Journal</w:t>
            </w:r>
          </w:p>
        </w:tc>
        <w:tc>
          <w:tcPr>
            <w:tcW w:w="5240" w:type="dxa"/>
            <w:tcBorders>
              <w:top w:val="nil"/>
              <w:left w:val="nil"/>
              <w:bottom w:val="single" w:sz="4" w:space="0" w:color="auto"/>
              <w:right w:val="single" w:sz="4" w:space="0" w:color="auto"/>
            </w:tcBorders>
            <w:shd w:val="clear" w:color="auto" w:fill="auto"/>
            <w:vAlign w:val="bottom"/>
            <w:hideMark/>
          </w:tcPr>
          <w:p w14:paraId="2E399247"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Name of the journal the study was published in.</w:t>
            </w:r>
          </w:p>
        </w:tc>
      </w:tr>
      <w:tr w:rsidR="0067260A" w:rsidRPr="00124208" w14:paraId="1C607BFA"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264245AB"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Journal_Impact_Factor-2021</w:t>
            </w:r>
          </w:p>
        </w:tc>
        <w:tc>
          <w:tcPr>
            <w:tcW w:w="5240" w:type="dxa"/>
            <w:tcBorders>
              <w:top w:val="nil"/>
              <w:left w:val="nil"/>
              <w:bottom w:val="single" w:sz="4" w:space="0" w:color="auto"/>
              <w:right w:val="single" w:sz="4" w:space="0" w:color="auto"/>
            </w:tcBorders>
            <w:shd w:val="clear" w:color="auto" w:fill="auto"/>
            <w:vAlign w:val="bottom"/>
            <w:hideMark/>
          </w:tcPr>
          <w:p w14:paraId="57777215"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Journal impact factor as of 2021 (most recent records at time of data collection).</w:t>
            </w:r>
          </w:p>
        </w:tc>
      </w:tr>
      <w:tr w:rsidR="0067260A" w:rsidRPr="00124208" w14:paraId="72FE6D06"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3C80F253"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Kingdom</w:t>
            </w:r>
          </w:p>
        </w:tc>
        <w:tc>
          <w:tcPr>
            <w:tcW w:w="5240" w:type="dxa"/>
            <w:tcBorders>
              <w:top w:val="nil"/>
              <w:left w:val="nil"/>
              <w:bottom w:val="single" w:sz="4" w:space="0" w:color="auto"/>
              <w:right w:val="single" w:sz="4" w:space="0" w:color="auto"/>
            </w:tcBorders>
            <w:shd w:val="clear" w:color="auto" w:fill="auto"/>
            <w:vAlign w:val="bottom"/>
            <w:hideMark/>
          </w:tcPr>
          <w:p w14:paraId="39DD1F1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Kingdom for each species that a study investigates.</w:t>
            </w:r>
          </w:p>
        </w:tc>
      </w:tr>
      <w:tr w:rsidR="0067260A" w:rsidRPr="00124208" w14:paraId="7351FADB"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5A97DCF"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Phylum</w:t>
            </w:r>
          </w:p>
        </w:tc>
        <w:tc>
          <w:tcPr>
            <w:tcW w:w="5240" w:type="dxa"/>
            <w:tcBorders>
              <w:top w:val="nil"/>
              <w:left w:val="nil"/>
              <w:bottom w:val="single" w:sz="4" w:space="0" w:color="auto"/>
              <w:right w:val="single" w:sz="4" w:space="0" w:color="auto"/>
            </w:tcBorders>
            <w:shd w:val="clear" w:color="auto" w:fill="auto"/>
            <w:vAlign w:val="bottom"/>
            <w:hideMark/>
          </w:tcPr>
          <w:p w14:paraId="724C472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Phylum for each species that a study investigates.</w:t>
            </w:r>
          </w:p>
        </w:tc>
      </w:tr>
      <w:tr w:rsidR="0067260A" w:rsidRPr="00124208" w14:paraId="24DCC017"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B118830"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Class</w:t>
            </w:r>
          </w:p>
        </w:tc>
        <w:tc>
          <w:tcPr>
            <w:tcW w:w="5240" w:type="dxa"/>
            <w:tcBorders>
              <w:top w:val="nil"/>
              <w:left w:val="nil"/>
              <w:bottom w:val="single" w:sz="4" w:space="0" w:color="auto"/>
              <w:right w:val="single" w:sz="4" w:space="0" w:color="auto"/>
            </w:tcBorders>
            <w:shd w:val="clear" w:color="auto" w:fill="auto"/>
            <w:vAlign w:val="bottom"/>
            <w:hideMark/>
          </w:tcPr>
          <w:p w14:paraId="5AA2712D"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Class for each species that a study investigates.</w:t>
            </w:r>
          </w:p>
        </w:tc>
      </w:tr>
      <w:tr w:rsidR="0067260A" w:rsidRPr="00124208" w14:paraId="761E6E54"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43C1E5AE"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Order</w:t>
            </w:r>
          </w:p>
        </w:tc>
        <w:tc>
          <w:tcPr>
            <w:tcW w:w="5240" w:type="dxa"/>
            <w:tcBorders>
              <w:top w:val="nil"/>
              <w:left w:val="nil"/>
              <w:bottom w:val="single" w:sz="4" w:space="0" w:color="auto"/>
              <w:right w:val="single" w:sz="4" w:space="0" w:color="auto"/>
            </w:tcBorders>
            <w:shd w:val="clear" w:color="auto" w:fill="auto"/>
            <w:vAlign w:val="bottom"/>
            <w:hideMark/>
          </w:tcPr>
          <w:p w14:paraId="00952E5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Order for each species that a study investigates.</w:t>
            </w:r>
          </w:p>
        </w:tc>
      </w:tr>
      <w:tr w:rsidR="0067260A" w:rsidRPr="00124208" w14:paraId="395A4D78"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087B805C"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Family</w:t>
            </w:r>
          </w:p>
        </w:tc>
        <w:tc>
          <w:tcPr>
            <w:tcW w:w="5240" w:type="dxa"/>
            <w:tcBorders>
              <w:top w:val="nil"/>
              <w:left w:val="nil"/>
              <w:bottom w:val="single" w:sz="4" w:space="0" w:color="auto"/>
              <w:right w:val="single" w:sz="4" w:space="0" w:color="auto"/>
            </w:tcBorders>
            <w:shd w:val="clear" w:color="auto" w:fill="auto"/>
            <w:vAlign w:val="bottom"/>
            <w:hideMark/>
          </w:tcPr>
          <w:p w14:paraId="04F8016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Family for each species that a study investigates.</w:t>
            </w:r>
          </w:p>
        </w:tc>
      </w:tr>
      <w:tr w:rsidR="0067260A" w:rsidRPr="00124208" w14:paraId="22FCCA9D"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585ABCE6"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Scientific_Name</w:t>
            </w:r>
          </w:p>
        </w:tc>
        <w:tc>
          <w:tcPr>
            <w:tcW w:w="5240" w:type="dxa"/>
            <w:tcBorders>
              <w:top w:val="nil"/>
              <w:left w:val="nil"/>
              <w:bottom w:val="single" w:sz="4" w:space="0" w:color="auto"/>
              <w:right w:val="single" w:sz="4" w:space="0" w:color="auto"/>
            </w:tcBorders>
            <w:shd w:val="clear" w:color="auto" w:fill="auto"/>
            <w:vAlign w:val="bottom"/>
            <w:hideMark/>
          </w:tcPr>
          <w:p w14:paraId="2C0DA84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Binomial nomenclature for species.</w:t>
            </w:r>
          </w:p>
        </w:tc>
      </w:tr>
      <w:tr w:rsidR="0067260A" w:rsidRPr="00124208" w14:paraId="29FF6DA9"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56F5AC52"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Ecosystem</w:t>
            </w:r>
          </w:p>
        </w:tc>
        <w:tc>
          <w:tcPr>
            <w:tcW w:w="5240" w:type="dxa"/>
            <w:tcBorders>
              <w:top w:val="nil"/>
              <w:left w:val="nil"/>
              <w:bottom w:val="single" w:sz="4" w:space="0" w:color="auto"/>
              <w:right w:val="single" w:sz="4" w:space="0" w:color="auto"/>
            </w:tcBorders>
            <w:shd w:val="clear" w:color="auto" w:fill="auto"/>
            <w:vAlign w:val="bottom"/>
            <w:hideMark/>
          </w:tcPr>
          <w:p w14:paraId="29E0A3FA"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Ecosystem the species is naturally observed (Aquatic and Terrestrial). Amphibians considered aquatic.</w:t>
            </w:r>
          </w:p>
        </w:tc>
      </w:tr>
      <w:tr w:rsidR="0067260A" w:rsidRPr="00124208" w14:paraId="0E01338B"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471EBCF1"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Plasticity_Mechanism</w:t>
            </w:r>
          </w:p>
        </w:tc>
        <w:tc>
          <w:tcPr>
            <w:tcW w:w="5240" w:type="dxa"/>
            <w:tcBorders>
              <w:top w:val="nil"/>
              <w:left w:val="nil"/>
              <w:bottom w:val="single" w:sz="4" w:space="0" w:color="auto"/>
              <w:right w:val="single" w:sz="4" w:space="0" w:color="auto"/>
            </w:tcBorders>
            <w:shd w:val="clear" w:color="auto" w:fill="auto"/>
            <w:vAlign w:val="bottom"/>
            <w:hideMark/>
          </w:tcPr>
          <w:p w14:paraId="01434D82"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Mechanism of plasticity the treatments were exposed to (Acclimation or Developmental Plasticity).</w:t>
            </w:r>
          </w:p>
        </w:tc>
      </w:tr>
      <w:tr w:rsidR="0067260A" w:rsidRPr="00124208" w14:paraId="37665E57"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5F2321A1"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Developmental_Exposure_Time_Category</w:t>
            </w:r>
          </w:p>
        </w:tc>
        <w:tc>
          <w:tcPr>
            <w:tcW w:w="5240" w:type="dxa"/>
            <w:tcBorders>
              <w:top w:val="nil"/>
              <w:left w:val="nil"/>
              <w:bottom w:val="single" w:sz="4" w:space="0" w:color="auto"/>
              <w:right w:val="single" w:sz="4" w:space="0" w:color="auto"/>
            </w:tcBorders>
            <w:shd w:val="clear" w:color="auto" w:fill="auto"/>
            <w:vAlign w:val="bottom"/>
            <w:hideMark/>
          </w:tcPr>
          <w:p w14:paraId="61CE036D"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Categorisation of Developmental Exposure Time.</w:t>
            </w:r>
          </w:p>
        </w:tc>
      </w:tr>
      <w:tr w:rsidR="0067260A" w:rsidRPr="00124208" w14:paraId="3C9C0C78"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D3DFF1A"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Developmental_Exposure_Time</w:t>
            </w:r>
          </w:p>
        </w:tc>
        <w:tc>
          <w:tcPr>
            <w:tcW w:w="5240" w:type="dxa"/>
            <w:tcBorders>
              <w:top w:val="nil"/>
              <w:left w:val="nil"/>
              <w:bottom w:val="single" w:sz="4" w:space="0" w:color="auto"/>
              <w:right w:val="single" w:sz="4" w:space="0" w:color="auto"/>
            </w:tcBorders>
            <w:shd w:val="clear" w:color="auto" w:fill="auto"/>
            <w:vAlign w:val="bottom"/>
            <w:hideMark/>
          </w:tcPr>
          <w:p w14:paraId="7E707DE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The period of exposure for treatments imposed during development. </w:t>
            </w:r>
          </w:p>
        </w:tc>
      </w:tr>
      <w:tr w:rsidR="0067260A" w:rsidRPr="00124208" w14:paraId="535CC458"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49973EEB"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Acclimation_Exposure_Time</w:t>
            </w:r>
          </w:p>
        </w:tc>
        <w:tc>
          <w:tcPr>
            <w:tcW w:w="5240" w:type="dxa"/>
            <w:tcBorders>
              <w:top w:val="nil"/>
              <w:left w:val="nil"/>
              <w:bottom w:val="single" w:sz="4" w:space="0" w:color="auto"/>
              <w:right w:val="single" w:sz="4" w:space="0" w:color="auto"/>
            </w:tcBorders>
            <w:shd w:val="clear" w:color="auto" w:fill="auto"/>
            <w:vAlign w:val="bottom"/>
            <w:hideMark/>
          </w:tcPr>
          <w:p w14:paraId="4A55A9B8"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The duration of exposure for acclimation treatments. </w:t>
            </w:r>
          </w:p>
        </w:tc>
      </w:tr>
      <w:tr w:rsidR="0067260A" w:rsidRPr="00124208" w14:paraId="36FB47ED"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8E54F45"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Exposure_Units</w:t>
            </w:r>
          </w:p>
        </w:tc>
        <w:tc>
          <w:tcPr>
            <w:tcW w:w="5240" w:type="dxa"/>
            <w:tcBorders>
              <w:top w:val="nil"/>
              <w:left w:val="nil"/>
              <w:bottom w:val="single" w:sz="4" w:space="0" w:color="auto"/>
              <w:right w:val="single" w:sz="4" w:space="0" w:color="auto"/>
            </w:tcBorders>
            <w:shd w:val="clear" w:color="auto" w:fill="auto"/>
            <w:vAlign w:val="bottom"/>
            <w:hideMark/>
          </w:tcPr>
          <w:p w14:paraId="001EC1B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Units of Acclimation Exposure Time (Days).</w:t>
            </w:r>
          </w:p>
        </w:tc>
      </w:tr>
      <w:tr w:rsidR="0067260A" w:rsidRPr="00124208" w14:paraId="0BE6FE04" w14:textId="77777777" w:rsidTr="00150BF6">
        <w:trPr>
          <w:trHeight w:val="576"/>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610327E3"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lastRenderedPageBreak/>
              <w:t>T1_constant</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1E210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Temperature of the first constant temperature treatment. </w:t>
            </w:r>
          </w:p>
        </w:tc>
      </w:tr>
      <w:tr w:rsidR="0067260A" w:rsidRPr="00124208" w14:paraId="4582F959" w14:textId="77777777" w:rsidTr="00150BF6">
        <w:trPr>
          <w:trHeight w:val="576"/>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37AB9075"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T1_fluctuation</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4BD1AA6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Mean temperature of the first fluctuating temperature treatment.</w:t>
            </w:r>
          </w:p>
        </w:tc>
      </w:tr>
      <w:tr w:rsidR="0067260A" w:rsidRPr="00124208" w14:paraId="5DAF236D"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4CA4B38F"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T2_constant</w:t>
            </w:r>
          </w:p>
        </w:tc>
        <w:tc>
          <w:tcPr>
            <w:tcW w:w="5240" w:type="dxa"/>
            <w:tcBorders>
              <w:top w:val="nil"/>
              <w:left w:val="nil"/>
              <w:bottom w:val="single" w:sz="4" w:space="0" w:color="auto"/>
              <w:right w:val="single" w:sz="4" w:space="0" w:color="auto"/>
            </w:tcBorders>
            <w:shd w:val="clear" w:color="auto" w:fill="auto"/>
            <w:vAlign w:val="bottom"/>
            <w:hideMark/>
          </w:tcPr>
          <w:p w14:paraId="658941D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Temperature of the second constant temperature treatment.</w:t>
            </w:r>
          </w:p>
        </w:tc>
      </w:tr>
      <w:tr w:rsidR="0067260A" w:rsidRPr="00124208" w14:paraId="77AF5CC6"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22EEFC65"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T2_fluctuation</w:t>
            </w:r>
          </w:p>
        </w:tc>
        <w:tc>
          <w:tcPr>
            <w:tcW w:w="5240" w:type="dxa"/>
            <w:tcBorders>
              <w:top w:val="nil"/>
              <w:left w:val="nil"/>
              <w:bottom w:val="single" w:sz="4" w:space="0" w:color="auto"/>
              <w:right w:val="single" w:sz="4" w:space="0" w:color="auto"/>
            </w:tcBorders>
            <w:shd w:val="clear" w:color="auto" w:fill="auto"/>
            <w:vAlign w:val="bottom"/>
            <w:hideMark/>
          </w:tcPr>
          <w:p w14:paraId="45556278"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Mean temperature of the second fluctuating temperature treatment.</w:t>
            </w:r>
          </w:p>
        </w:tc>
      </w:tr>
      <w:tr w:rsidR="0067260A" w:rsidRPr="00124208" w14:paraId="12EEFE27"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1D870733"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High</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602BFF5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Whether the first or second constant and fluctuating temperature treatment pair is around the higher temperature (T1 or T2). </w:t>
            </w:r>
          </w:p>
        </w:tc>
      </w:tr>
      <w:tr w:rsidR="0067260A" w:rsidRPr="00124208" w14:paraId="0E9C0B26" w14:textId="77777777" w:rsidTr="00150BF6">
        <w:trPr>
          <w:trHeight w:val="576"/>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598E054"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Fluctuation_Magnitude</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04E2DF45"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Amplitude of the two fluctuating temperature treatments.</w:t>
            </w:r>
          </w:p>
        </w:tc>
      </w:tr>
      <w:tr w:rsidR="0067260A" w:rsidRPr="00124208" w14:paraId="4DD510D3"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1364634F"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Fluctuation_Category</w:t>
            </w:r>
          </w:p>
        </w:tc>
        <w:tc>
          <w:tcPr>
            <w:tcW w:w="5240" w:type="dxa"/>
            <w:tcBorders>
              <w:top w:val="nil"/>
              <w:left w:val="nil"/>
              <w:bottom w:val="single" w:sz="4" w:space="0" w:color="auto"/>
              <w:right w:val="single" w:sz="4" w:space="0" w:color="auto"/>
            </w:tcBorders>
            <w:shd w:val="clear" w:color="auto" w:fill="auto"/>
            <w:vAlign w:val="bottom"/>
            <w:hideMark/>
          </w:tcPr>
          <w:p w14:paraId="0D42918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Type of fluctuations imposed (Sinusoidal, Alternating, Stepwise, Stochastic). </w:t>
            </w:r>
          </w:p>
        </w:tc>
      </w:tr>
      <w:tr w:rsidR="0067260A" w:rsidRPr="00124208" w14:paraId="4EB045E1"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01F35E60"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Fluctuation_Period</w:t>
            </w:r>
          </w:p>
        </w:tc>
        <w:tc>
          <w:tcPr>
            <w:tcW w:w="5240" w:type="dxa"/>
            <w:tcBorders>
              <w:top w:val="nil"/>
              <w:left w:val="nil"/>
              <w:bottom w:val="single" w:sz="4" w:space="0" w:color="auto"/>
              <w:right w:val="single" w:sz="4" w:space="0" w:color="auto"/>
            </w:tcBorders>
            <w:shd w:val="clear" w:color="auto" w:fill="auto"/>
            <w:vAlign w:val="bottom"/>
            <w:hideMark/>
          </w:tcPr>
          <w:p w14:paraId="707835A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Period of one fluctuation oscillation.</w:t>
            </w:r>
          </w:p>
        </w:tc>
      </w:tr>
      <w:tr w:rsidR="0067260A" w:rsidRPr="00124208" w14:paraId="6B8BE6C4"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5B75A845"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Fluctuation_Unit</w:t>
            </w:r>
          </w:p>
        </w:tc>
        <w:tc>
          <w:tcPr>
            <w:tcW w:w="5240" w:type="dxa"/>
            <w:tcBorders>
              <w:top w:val="nil"/>
              <w:left w:val="nil"/>
              <w:bottom w:val="single" w:sz="4" w:space="0" w:color="auto"/>
              <w:right w:val="single" w:sz="4" w:space="0" w:color="auto"/>
            </w:tcBorders>
            <w:shd w:val="clear" w:color="auto" w:fill="auto"/>
            <w:vAlign w:val="bottom"/>
            <w:hideMark/>
          </w:tcPr>
          <w:p w14:paraId="4BC54F9C"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Units of Fluctuation Period (Days).</w:t>
            </w:r>
          </w:p>
        </w:tc>
      </w:tr>
      <w:tr w:rsidR="0067260A" w:rsidRPr="00124208" w14:paraId="7F9C04FB"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7120D7E6"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Number_Of_Fluctuations</w:t>
            </w:r>
          </w:p>
        </w:tc>
        <w:tc>
          <w:tcPr>
            <w:tcW w:w="5240" w:type="dxa"/>
            <w:tcBorders>
              <w:top w:val="nil"/>
              <w:left w:val="nil"/>
              <w:bottom w:val="single" w:sz="4" w:space="0" w:color="auto"/>
              <w:right w:val="single" w:sz="4" w:space="0" w:color="auto"/>
            </w:tcBorders>
            <w:shd w:val="clear" w:color="auto" w:fill="auto"/>
            <w:vAlign w:val="bottom"/>
            <w:hideMark/>
          </w:tcPr>
          <w:p w14:paraId="1407859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Acclimation Exposure Time/Fluctuation Period for acclimation treatments. </w:t>
            </w:r>
          </w:p>
        </w:tc>
      </w:tr>
      <w:tr w:rsidR="0067260A" w:rsidRPr="00124208" w14:paraId="648D2C14"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1F78144F"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Acclimation_Life-History_Stage</w:t>
            </w:r>
          </w:p>
        </w:tc>
        <w:tc>
          <w:tcPr>
            <w:tcW w:w="5240" w:type="dxa"/>
            <w:tcBorders>
              <w:top w:val="nil"/>
              <w:left w:val="nil"/>
              <w:bottom w:val="single" w:sz="4" w:space="0" w:color="auto"/>
              <w:right w:val="single" w:sz="4" w:space="0" w:color="auto"/>
            </w:tcBorders>
            <w:shd w:val="clear" w:color="auto" w:fill="auto"/>
            <w:vAlign w:val="bottom"/>
            <w:hideMark/>
          </w:tcPr>
          <w:p w14:paraId="5CAFEFB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Life-history stage of organisms for acclimation treatments. </w:t>
            </w:r>
          </w:p>
        </w:tc>
      </w:tr>
      <w:tr w:rsidR="0067260A" w:rsidRPr="00124208" w14:paraId="3568A1BF"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16E0F63A"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Acclimation_Life-History_Stage_Category</w:t>
            </w:r>
          </w:p>
        </w:tc>
        <w:tc>
          <w:tcPr>
            <w:tcW w:w="5240" w:type="dxa"/>
            <w:tcBorders>
              <w:top w:val="nil"/>
              <w:left w:val="nil"/>
              <w:bottom w:val="single" w:sz="4" w:space="0" w:color="auto"/>
              <w:right w:val="single" w:sz="4" w:space="0" w:color="auto"/>
            </w:tcBorders>
            <w:shd w:val="clear" w:color="auto" w:fill="auto"/>
            <w:vAlign w:val="bottom"/>
            <w:hideMark/>
          </w:tcPr>
          <w:p w14:paraId="4F52C551"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Categorisation of Acclimation Life-history Stages. </w:t>
            </w:r>
          </w:p>
        </w:tc>
      </w:tr>
      <w:tr w:rsidR="0067260A" w:rsidRPr="00124208" w14:paraId="5BEA97A5"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0A11F6C1"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Trait_Category</w:t>
            </w:r>
          </w:p>
        </w:tc>
        <w:tc>
          <w:tcPr>
            <w:tcW w:w="5240" w:type="dxa"/>
            <w:tcBorders>
              <w:top w:val="nil"/>
              <w:left w:val="nil"/>
              <w:bottom w:val="single" w:sz="4" w:space="0" w:color="auto"/>
              <w:right w:val="single" w:sz="4" w:space="0" w:color="auto"/>
            </w:tcBorders>
            <w:shd w:val="clear" w:color="auto" w:fill="auto"/>
            <w:vAlign w:val="bottom"/>
            <w:hideMark/>
          </w:tcPr>
          <w:p w14:paraId="6E33FFD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Categorisation of Trait Measurements.</w:t>
            </w:r>
          </w:p>
        </w:tc>
      </w:tr>
      <w:tr w:rsidR="0067260A" w:rsidRPr="00124208" w14:paraId="7107550B"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51C88C27"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Measurement</w:t>
            </w:r>
          </w:p>
        </w:tc>
        <w:tc>
          <w:tcPr>
            <w:tcW w:w="5240" w:type="dxa"/>
            <w:tcBorders>
              <w:top w:val="nil"/>
              <w:left w:val="nil"/>
              <w:bottom w:val="single" w:sz="4" w:space="0" w:color="auto"/>
              <w:right w:val="single" w:sz="4" w:space="0" w:color="auto"/>
            </w:tcBorders>
            <w:shd w:val="clear" w:color="auto" w:fill="auto"/>
            <w:vAlign w:val="bottom"/>
            <w:hideMark/>
          </w:tcPr>
          <w:p w14:paraId="15B58DA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Phenotypic traits measured following treatment exposure. </w:t>
            </w:r>
          </w:p>
        </w:tc>
      </w:tr>
      <w:tr w:rsidR="0067260A" w:rsidRPr="00124208" w14:paraId="35CBD77D"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415674FE"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Trait_Unit</w:t>
            </w:r>
          </w:p>
        </w:tc>
        <w:tc>
          <w:tcPr>
            <w:tcW w:w="5240" w:type="dxa"/>
            <w:tcBorders>
              <w:top w:val="nil"/>
              <w:left w:val="nil"/>
              <w:bottom w:val="single" w:sz="4" w:space="0" w:color="auto"/>
              <w:right w:val="single" w:sz="4" w:space="0" w:color="auto"/>
            </w:tcBorders>
            <w:shd w:val="clear" w:color="auto" w:fill="auto"/>
            <w:vAlign w:val="bottom"/>
            <w:hideMark/>
          </w:tcPr>
          <w:p w14:paraId="2CD300A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Units for measurements. </w:t>
            </w:r>
          </w:p>
        </w:tc>
      </w:tr>
      <w:tr w:rsidR="0067260A" w:rsidRPr="00124208" w14:paraId="045910F5"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8169652"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Sex</w:t>
            </w:r>
          </w:p>
        </w:tc>
        <w:tc>
          <w:tcPr>
            <w:tcW w:w="5240" w:type="dxa"/>
            <w:tcBorders>
              <w:top w:val="nil"/>
              <w:left w:val="nil"/>
              <w:bottom w:val="single" w:sz="4" w:space="0" w:color="auto"/>
              <w:right w:val="single" w:sz="4" w:space="0" w:color="auto"/>
            </w:tcBorders>
            <w:shd w:val="clear" w:color="auto" w:fill="auto"/>
            <w:vAlign w:val="bottom"/>
            <w:hideMark/>
          </w:tcPr>
          <w:p w14:paraId="4591C5AB"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Sex of the organisms being investigated (Both, Female or Male). NA = sex not specified.</w:t>
            </w:r>
          </w:p>
        </w:tc>
      </w:tr>
      <w:tr w:rsidR="0067260A" w:rsidRPr="00124208" w14:paraId="1515B2A1"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7EC46B1"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Performance_Curve</w:t>
            </w:r>
          </w:p>
        </w:tc>
        <w:tc>
          <w:tcPr>
            <w:tcW w:w="5240" w:type="dxa"/>
            <w:tcBorders>
              <w:top w:val="nil"/>
              <w:left w:val="nil"/>
              <w:bottom w:val="single" w:sz="4" w:space="0" w:color="auto"/>
              <w:right w:val="single" w:sz="4" w:space="0" w:color="auto"/>
            </w:tcBorders>
            <w:shd w:val="clear" w:color="auto" w:fill="auto"/>
            <w:vAlign w:val="bottom"/>
            <w:hideMark/>
          </w:tcPr>
          <w:p w14:paraId="6E60DD4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Whether a performance curve was recorded in the study (Yes, No). </w:t>
            </w:r>
          </w:p>
        </w:tc>
      </w:tr>
      <w:tr w:rsidR="0067260A" w:rsidRPr="00124208" w14:paraId="21B706C7" w14:textId="77777777" w:rsidTr="00150BF6">
        <w:trPr>
          <w:trHeight w:val="852"/>
        </w:trPr>
        <w:tc>
          <w:tcPr>
            <w:tcW w:w="4100" w:type="dxa"/>
            <w:tcBorders>
              <w:top w:val="nil"/>
              <w:left w:val="single" w:sz="4" w:space="0" w:color="auto"/>
              <w:bottom w:val="single" w:sz="4" w:space="0" w:color="auto"/>
              <w:right w:val="single" w:sz="4" w:space="0" w:color="auto"/>
            </w:tcBorders>
            <w:shd w:val="clear" w:color="auto" w:fill="auto"/>
            <w:noWrap/>
            <w:hideMark/>
          </w:tcPr>
          <w:p w14:paraId="7C72890D"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Complex_Design</w:t>
            </w:r>
          </w:p>
        </w:tc>
        <w:tc>
          <w:tcPr>
            <w:tcW w:w="5240" w:type="dxa"/>
            <w:tcBorders>
              <w:top w:val="nil"/>
              <w:left w:val="nil"/>
              <w:bottom w:val="single" w:sz="4" w:space="0" w:color="auto"/>
              <w:right w:val="single" w:sz="4" w:space="0" w:color="auto"/>
            </w:tcBorders>
            <w:shd w:val="clear" w:color="auto" w:fill="auto"/>
            <w:vAlign w:val="bottom"/>
            <w:hideMark/>
          </w:tcPr>
          <w:p w14:paraId="5100AB4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Whether a comparison between constant and fluctuating treatments was made at multiple temperatures (Yes). </w:t>
            </w:r>
          </w:p>
        </w:tc>
      </w:tr>
      <w:tr w:rsidR="0067260A" w:rsidRPr="00124208" w14:paraId="5E75453B"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058BC72E"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Species_Overlap</w:t>
            </w:r>
          </w:p>
        </w:tc>
        <w:tc>
          <w:tcPr>
            <w:tcW w:w="5240" w:type="dxa"/>
            <w:tcBorders>
              <w:top w:val="nil"/>
              <w:left w:val="nil"/>
              <w:bottom w:val="single" w:sz="4" w:space="0" w:color="auto"/>
              <w:right w:val="single" w:sz="4" w:space="0" w:color="auto"/>
            </w:tcBorders>
            <w:shd w:val="clear" w:color="auto" w:fill="auto"/>
            <w:vAlign w:val="bottom"/>
            <w:hideMark/>
          </w:tcPr>
          <w:p w14:paraId="5E64DCB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Identifier for effect sizes that use the same species within a study</w:t>
            </w:r>
          </w:p>
        </w:tc>
      </w:tr>
      <w:tr w:rsidR="0067260A" w:rsidRPr="00124208" w14:paraId="0C11BF28"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53EDCAF7"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Animal_Overlap_T1_Constant</w:t>
            </w:r>
          </w:p>
        </w:tc>
        <w:tc>
          <w:tcPr>
            <w:tcW w:w="5240" w:type="dxa"/>
            <w:tcBorders>
              <w:top w:val="nil"/>
              <w:left w:val="nil"/>
              <w:bottom w:val="single" w:sz="4" w:space="0" w:color="auto"/>
              <w:right w:val="single" w:sz="4" w:space="0" w:color="auto"/>
            </w:tcBorders>
            <w:shd w:val="clear" w:color="auto" w:fill="auto"/>
            <w:vAlign w:val="bottom"/>
            <w:hideMark/>
          </w:tcPr>
          <w:p w14:paraId="64903A19"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effect sizes where the constant treatment was conducted on the same animals within a study (first constant and fluctuating temperature treatment pair). </w:t>
            </w:r>
          </w:p>
        </w:tc>
      </w:tr>
      <w:tr w:rsidR="0067260A" w:rsidRPr="00124208" w14:paraId="4B0E88F5" w14:textId="77777777" w:rsidTr="00150BF6">
        <w:trPr>
          <w:trHeight w:val="1176"/>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1FDF0E7E"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lastRenderedPageBreak/>
              <w:t>Animal_Overlap_T1_Fluctuation</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3BAAA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effect sizes where the fluctuating treatment was conducted on the same animals within a study (first constant and fluctuating temperature treatment pair). </w:t>
            </w:r>
          </w:p>
        </w:tc>
      </w:tr>
      <w:tr w:rsidR="0067260A" w:rsidRPr="00124208" w14:paraId="60EB22FF"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07A8F301"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Animal_Overlap_Trait_T1</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777F123A"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effect sizes that measure phenotypic traits on the same animal within a study (first constant and fluctuating temperature treatment pair). </w:t>
            </w:r>
          </w:p>
        </w:tc>
      </w:tr>
      <w:tr w:rsidR="0067260A" w:rsidRPr="00124208" w14:paraId="6576FC29"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37AA6814"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Animal_Overlap_T2_Constant</w:t>
            </w:r>
          </w:p>
        </w:tc>
        <w:tc>
          <w:tcPr>
            <w:tcW w:w="5240" w:type="dxa"/>
            <w:tcBorders>
              <w:top w:val="nil"/>
              <w:left w:val="nil"/>
              <w:bottom w:val="single" w:sz="4" w:space="0" w:color="auto"/>
              <w:right w:val="single" w:sz="4" w:space="0" w:color="auto"/>
            </w:tcBorders>
            <w:shd w:val="clear" w:color="auto" w:fill="auto"/>
            <w:vAlign w:val="bottom"/>
            <w:hideMark/>
          </w:tcPr>
          <w:p w14:paraId="1F67A022"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effect sizes where the constant treatment was conducted on the same animals within a study (second constant and fluctuating temperature treatment pair). </w:t>
            </w:r>
          </w:p>
        </w:tc>
      </w:tr>
      <w:tr w:rsidR="0067260A" w:rsidRPr="00124208" w14:paraId="5875C2F1"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20B4997F"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Animal_Overlap_T2_Fluctuation</w:t>
            </w:r>
          </w:p>
        </w:tc>
        <w:tc>
          <w:tcPr>
            <w:tcW w:w="5240" w:type="dxa"/>
            <w:tcBorders>
              <w:top w:val="nil"/>
              <w:left w:val="nil"/>
              <w:bottom w:val="single" w:sz="4" w:space="0" w:color="auto"/>
              <w:right w:val="single" w:sz="4" w:space="0" w:color="auto"/>
            </w:tcBorders>
            <w:shd w:val="clear" w:color="auto" w:fill="auto"/>
            <w:vAlign w:val="bottom"/>
            <w:hideMark/>
          </w:tcPr>
          <w:p w14:paraId="4B71667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effect sizes where the fluctuating treatment was conducted on the same animals within a study (second constant and fluctuating temperature treatment pair). </w:t>
            </w:r>
          </w:p>
        </w:tc>
      </w:tr>
      <w:tr w:rsidR="0067260A" w:rsidRPr="00124208" w14:paraId="78DBF19E"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38C48938"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Animal_Overlap_Trait_T2</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66D0F1DF"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effect sizes that measure phenotypic traits on the same animal within a study (second constant and fluctuating temperature treatment pair). </w:t>
            </w:r>
          </w:p>
        </w:tc>
      </w:tr>
      <w:tr w:rsidR="0067260A" w:rsidRPr="00124208" w14:paraId="13833A93" w14:textId="77777777" w:rsidTr="00150BF6">
        <w:trPr>
          <w:trHeight w:val="1152"/>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28D13309"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Animal_Code</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7C9FA4D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Study ID: Species Overlap: Animal Overlap T1 Constant: Animal Overlap T1 Fluctuation: Animal Overlap T2 Constant: Animal Overlap T2 Fluctuation: Animal Overlap Trait T1; Animal Overlap Trait T2</w:t>
            </w:r>
          </w:p>
        </w:tc>
      </w:tr>
      <w:tr w:rsidR="0067260A" w:rsidRPr="00124208" w14:paraId="163A6A8C"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2C6AE010"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Shared_Animal_Number</w:t>
            </w:r>
          </w:p>
        </w:tc>
        <w:tc>
          <w:tcPr>
            <w:tcW w:w="5240" w:type="dxa"/>
            <w:tcBorders>
              <w:top w:val="nil"/>
              <w:left w:val="nil"/>
              <w:bottom w:val="single" w:sz="4" w:space="0" w:color="auto"/>
              <w:right w:val="single" w:sz="4" w:space="0" w:color="auto"/>
            </w:tcBorders>
            <w:shd w:val="clear" w:color="auto" w:fill="auto"/>
            <w:vAlign w:val="bottom"/>
            <w:hideMark/>
          </w:tcPr>
          <w:p w14:paraId="1B22844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Unique identifier for shared animal codes across effect sizes. </w:t>
            </w:r>
          </w:p>
        </w:tc>
      </w:tr>
      <w:tr w:rsidR="0067260A" w:rsidRPr="00124208" w14:paraId="32E1C55B"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5A1637E7"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Shared_Control_T1</w:t>
            </w:r>
          </w:p>
        </w:tc>
        <w:tc>
          <w:tcPr>
            <w:tcW w:w="5240" w:type="dxa"/>
            <w:tcBorders>
              <w:top w:val="nil"/>
              <w:left w:val="nil"/>
              <w:bottom w:val="single" w:sz="4" w:space="0" w:color="auto"/>
              <w:right w:val="single" w:sz="4" w:space="0" w:color="auto"/>
            </w:tcBorders>
            <w:shd w:val="clear" w:color="auto" w:fill="auto"/>
            <w:vAlign w:val="bottom"/>
            <w:hideMark/>
          </w:tcPr>
          <w:p w14:paraId="216B77DB"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effect sizes that use the same constant temperature treatment within a study (first constant and fluctuating temperature treatment pair). </w:t>
            </w:r>
          </w:p>
        </w:tc>
      </w:tr>
      <w:tr w:rsidR="0067260A" w:rsidRPr="00124208" w14:paraId="5032422C"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1A5D01C3"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Shared_Control_T2</w:t>
            </w:r>
          </w:p>
        </w:tc>
        <w:tc>
          <w:tcPr>
            <w:tcW w:w="5240" w:type="dxa"/>
            <w:tcBorders>
              <w:top w:val="nil"/>
              <w:left w:val="nil"/>
              <w:bottom w:val="single" w:sz="4" w:space="0" w:color="auto"/>
              <w:right w:val="single" w:sz="4" w:space="0" w:color="auto"/>
            </w:tcBorders>
            <w:shd w:val="clear" w:color="auto" w:fill="auto"/>
            <w:vAlign w:val="bottom"/>
            <w:hideMark/>
          </w:tcPr>
          <w:p w14:paraId="7D19572D"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Identifier for effect sizes that use the same constant temperature treatment within a study (second constant and fluctuating temperature treatment pair). </w:t>
            </w:r>
          </w:p>
        </w:tc>
      </w:tr>
      <w:tr w:rsidR="0067260A" w:rsidRPr="00124208" w14:paraId="119ACDFC"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3217052"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Shared_Control_Code</w:t>
            </w:r>
          </w:p>
        </w:tc>
        <w:tc>
          <w:tcPr>
            <w:tcW w:w="5240" w:type="dxa"/>
            <w:tcBorders>
              <w:top w:val="nil"/>
              <w:left w:val="nil"/>
              <w:bottom w:val="single" w:sz="4" w:space="0" w:color="auto"/>
              <w:right w:val="single" w:sz="4" w:space="0" w:color="auto"/>
            </w:tcBorders>
            <w:shd w:val="clear" w:color="auto" w:fill="auto"/>
            <w:vAlign w:val="bottom"/>
            <w:hideMark/>
          </w:tcPr>
          <w:p w14:paraId="24DEC791"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Study ID: Species Overlap: Shared Control T1: Shared Control T2: Trait ID. </w:t>
            </w:r>
          </w:p>
        </w:tc>
      </w:tr>
      <w:tr w:rsidR="0067260A" w:rsidRPr="00124208" w14:paraId="12DD69CF"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7ADCFAE2"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Shared_Control_Number</w:t>
            </w:r>
          </w:p>
        </w:tc>
        <w:tc>
          <w:tcPr>
            <w:tcW w:w="5240" w:type="dxa"/>
            <w:tcBorders>
              <w:top w:val="nil"/>
              <w:left w:val="nil"/>
              <w:bottom w:val="single" w:sz="4" w:space="0" w:color="auto"/>
              <w:right w:val="single" w:sz="4" w:space="0" w:color="auto"/>
            </w:tcBorders>
            <w:shd w:val="clear" w:color="auto" w:fill="auto"/>
            <w:vAlign w:val="bottom"/>
            <w:hideMark/>
          </w:tcPr>
          <w:p w14:paraId="0A91B51A"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Unique identifier for shared control codes across effect sizes. </w:t>
            </w:r>
          </w:p>
        </w:tc>
      </w:tr>
      <w:tr w:rsidR="0067260A" w:rsidRPr="00124208" w14:paraId="0B76C833"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5330E8FD"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n_T1_C</w:t>
            </w:r>
          </w:p>
        </w:tc>
        <w:tc>
          <w:tcPr>
            <w:tcW w:w="5240" w:type="dxa"/>
            <w:tcBorders>
              <w:top w:val="nil"/>
              <w:left w:val="nil"/>
              <w:bottom w:val="single" w:sz="4" w:space="0" w:color="auto"/>
              <w:right w:val="single" w:sz="4" w:space="0" w:color="auto"/>
            </w:tcBorders>
            <w:shd w:val="clear" w:color="auto" w:fill="auto"/>
            <w:vAlign w:val="bottom"/>
            <w:hideMark/>
          </w:tcPr>
          <w:p w14:paraId="166713FF"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Sample size of the constant treatment (first constant and fluctuating temperature treatment pair). </w:t>
            </w:r>
          </w:p>
        </w:tc>
      </w:tr>
      <w:tr w:rsidR="0067260A" w:rsidRPr="00124208" w14:paraId="114BB10A"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6EB0698"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Mean_T1_C</w:t>
            </w:r>
          </w:p>
        </w:tc>
        <w:tc>
          <w:tcPr>
            <w:tcW w:w="5240" w:type="dxa"/>
            <w:tcBorders>
              <w:top w:val="nil"/>
              <w:left w:val="nil"/>
              <w:bottom w:val="single" w:sz="4" w:space="0" w:color="auto"/>
              <w:right w:val="single" w:sz="4" w:space="0" w:color="auto"/>
            </w:tcBorders>
            <w:shd w:val="clear" w:color="auto" w:fill="auto"/>
            <w:vAlign w:val="bottom"/>
            <w:hideMark/>
          </w:tcPr>
          <w:p w14:paraId="6168ECA7"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Mean response of the constant treatment (first constant and fluctuating temperature treatment pair).</w:t>
            </w:r>
          </w:p>
        </w:tc>
      </w:tr>
      <w:tr w:rsidR="0067260A" w:rsidRPr="00124208" w14:paraId="5DC0B1B2" w14:textId="77777777" w:rsidTr="00150BF6">
        <w:trPr>
          <w:trHeight w:val="576"/>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1FD39577"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lastRenderedPageBreak/>
              <w:t>SD_Final_T1_C</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19BEFD"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Standard deviation of the constant treatment (first constant and fluctuating temperature treatment pair).</w:t>
            </w:r>
          </w:p>
        </w:tc>
      </w:tr>
      <w:tr w:rsidR="0067260A" w:rsidRPr="00124208" w14:paraId="6F1E9B42" w14:textId="77777777" w:rsidTr="00150BF6">
        <w:trPr>
          <w:trHeight w:val="576"/>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446DE5EF"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n_T1_F</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471AEDB9"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Sample size of the fluctuating treatment (first constant and fluctuating temperature treatment pair). </w:t>
            </w:r>
          </w:p>
        </w:tc>
      </w:tr>
      <w:tr w:rsidR="0067260A" w:rsidRPr="00124208" w14:paraId="73538A27"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04373701"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Mean_T1_F</w:t>
            </w:r>
          </w:p>
        </w:tc>
        <w:tc>
          <w:tcPr>
            <w:tcW w:w="5240" w:type="dxa"/>
            <w:tcBorders>
              <w:top w:val="nil"/>
              <w:left w:val="nil"/>
              <w:bottom w:val="single" w:sz="4" w:space="0" w:color="auto"/>
              <w:right w:val="single" w:sz="4" w:space="0" w:color="auto"/>
            </w:tcBorders>
            <w:shd w:val="clear" w:color="auto" w:fill="auto"/>
            <w:vAlign w:val="bottom"/>
            <w:hideMark/>
          </w:tcPr>
          <w:p w14:paraId="5545D6F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Mean response of the fluctuating treatment (first constant and fluctuating temperature treatment pair).</w:t>
            </w:r>
          </w:p>
        </w:tc>
      </w:tr>
      <w:tr w:rsidR="0067260A" w:rsidRPr="00124208" w14:paraId="3EF4016E"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6E7F99E"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SD_Final_T1_F</w:t>
            </w:r>
          </w:p>
        </w:tc>
        <w:tc>
          <w:tcPr>
            <w:tcW w:w="5240" w:type="dxa"/>
            <w:tcBorders>
              <w:top w:val="nil"/>
              <w:left w:val="nil"/>
              <w:bottom w:val="single" w:sz="4" w:space="0" w:color="auto"/>
              <w:right w:val="single" w:sz="4" w:space="0" w:color="auto"/>
            </w:tcBorders>
            <w:shd w:val="clear" w:color="auto" w:fill="auto"/>
            <w:vAlign w:val="bottom"/>
            <w:hideMark/>
          </w:tcPr>
          <w:p w14:paraId="6C60218D"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Standard deviation of the fluctuating treatment (first constant and fluctuating temperature treatment pair).</w:t>
            </w:r>
          </w:p>
        </w:tc>
      </w:tr>
      <w:tr w:rsidR="0067260A" w:rsidRPr="00124208" w14:paraId="7C30BD41"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1E79F52"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n_T2_C</w:t>
            </w:r>
          </w:p>
        </w:tc>
        <w:tc>
          <w:tcPr>
            <w:tcW w:w="5240" w:type="dxa"/>
            <w:tcBorders>
              <w:top w:val="nil"/>
              <w:left w:val="nil"/>
              <w:bottom w:val="single" w:sz="4" w:space="0" w:color="auto"/>
              <w:right w:val="single" w:sz="4" w:space="0" w:color="auto"/>
            </w:tcBorders>
            <w:shd w:val="clear" w:color="auto" w:fill="auto"/>
            <w:vAlign w:val="bottom"/>
            <w:hideMark/>
          </w:tcPr>
          <w:p w14:paraId="1DD7D5C6"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Sample size of the constant treatment (second constant and fluctuating temperature treatment pair). </w:t>
            </w:r>
          </w:p>
        </w:tc>
      </w:tr>
      <w:tr w:rsidR="0067260A" w:rsidRPr="00124208" w14:paraId="44A51531"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74D96CE2"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Mean_T2_C</w:t>
            </w:r>
          </w:p>
        </w:tc>
        <w:tc>
          <w:tcPr>
            <w:tcW w:w="5240" w:type="dxa"/>
            <w:tcBorders>
              <w:top w:val="nil"/>
              <w:left w:val="nil"/>
              <w:bottom w:val="single" w:sz="4" w:space="0" w:color="auto"/>
              <w:right w:val="single" w:sz="4" w:space="0" w:color="auto"/>
            </w:tcBorders>
            <w:shd w:val="clear" w:color="auto" w:fill="auto"/>
            <w:vAlign w:val="bottom"/>
            <w:hideMark/>
          </w:tcPr>
          <w:p w14:paraId="5433071F"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Mean response of the constant treatment (second constant and fluctuating temperature treatment pair).</w:t>
            </w:r>
          </w:p>
        </w:tc>
      </w:tr>
      <w:tr w:rsidR="0067260A" w:rsidRPr="00124208" w14:paraId="10D71C1F"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0C2AC5FB"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SD_Final_T2_C</w:t>
            </w:r>
          </w:p>
        </w:tc>
        <w:tc>
          <w:tcPr>
            <w:tcW w:w="5240" w:type="dxa"/>
            <w:tcBorders>
              <w:top w:val="nil"/>
              <w:left w:val="nil"/>
              <w:bottom w:val="single" w:sz="4" w:space="0" w:color="auto"/>
              <w:right w:val="single" w:sz="4" w:space="0" w:color="auto"/>
            </w:tcBorders>
            <w:shd w:val="clear" w:color="auto" w:fill="auto"/>
            <w:vAlign w:val="bottom"/>
            <w:hideMark/>
          </w:tcPr>
          <w:p w14:paraId="5FF9E51B"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Standard deviation of the constant treatment (second constant and fluctuating temperature treatment pair).</w:t>
            </w:r>
          </w:p>
        </w:tc>
      </w:tr>
      <w:tr w:rsidR="0067260A" w:rsidRPr="00124208" w14:paraId="17A73BA6"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275E868A"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n_T2_F</w:t>
            </w:r>
          </w:p>
        </w:tc>
        <w:tc>
          <w:tcPr>
            <w:tcW w:w="5240" w:type="dxa"/>
            <w:tcBorders>
              <w:top w:val="nil"/>
              <w:left w:val="nil"/>
              <w:bottom w:val="single" w:sz="4" w:space="0" w:color="auto"/>
              <w:right w:val="single" w:sz="4" w:space="0" w:color="auto"/>
            </w:tcBorders>
            <w:shd w:val="clear" w:color="auto" w:fill="auto"/>
            <w:vAlign w:val="bottom"/>
            <w:hideMark/>
          </w:tcPr>
          <w:p w14:paraId="705C153A"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Sample size of the fluctuating treatment (second constant and fluctuating temperature treatment pair). </w:t>
            </w:r>
          </w:p>
        </w:tc>
      </w:tr>
      <w:tr w:rsidR="0067260A" w:rsidRPr="00124208" w14:paraId="26AA53A0"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05A8003D"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Mean_T2_F</w:t>
            </w:r>
          </w:p>
        </w:tc>
        <w:tc>
          <w:tcPr>
            <w:tcW w:w="5240" w:type="dxa"/>
            <w:tcBorders>
              <w:top w:val="nil"/>
              <w:left w:val="nil"/>
              <w:bottom w:val="single" w:sz="4" w:space="0" w:color="auto"/>
              <w:right w:val="single" w:sz="4" w:space="0" w:color="auto"/>
            </w:tcBorders>
            <w:shd w:val="clear" w:color="auto" w:fill="auto"/>
            <w:vAlign w:val="bottom"/>
            <w:hideMark/>
          </w:tcPr>
          <w:p w14:paraId="191DC8BA"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Mean response of the fluctuating treatment (second constant and fluctuating temperature treatment pair).</w:t>
            </w:r>
          </w:p>
        </w:tc>
      </w:tr>
      <w:tr w:rsidR="0067260A" w:rsidRPr="00124208" w14:paraId="0A4C856C"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F56E29C"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SD_Final_T2_F</w:t>
            </w:r>
          </w:p>
        </w:tc>
        <w:tc>
          <w:tcPr>
            <w:tcW w:w="5240" w:type="dxa"/>
            <w:tcBorders>
              <w:top w:val="nil"/>
              <w:left w:val="nil"/>
              <w:bottom w:val="single" w:sz="4" w:space="0" w:color="auto"/>
              <w:right w:val="single" w:sz="4" w:space="0" w:color="auto"/>
            </w:tcBorders>
            <w:shd w:val="clear" w:color="auto" w:fill="auto"/>
            <w:vAlign w:val="bottom"/>
            <w:hideMark/>
          </w:tcPr>
          <w:p w14:paraId="7340716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Standard deviation of the fluctuating treatment (second constant and fluctuating temperature treatment pair).</w:t>
            </w:r>
          </w:p>
        </w:tc>
      </w:tr>
      <w:tr w:rsidR="0067260A" w:rsidRPr="00124208" w14:paraId="23D1792D"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34A72879"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Percentage_Transformation_T1</w:t>
            </w:r>
          </w:p>
        </w:tc>
        <w:tc>
          <w:tcPr>
            <w:tcW w:w="5240" w:type="dxa"/>
            <w:tcBorders>
              <w:top w:val="nil"/>
              <w:left w:val="nil"/>
              <w:bottom w:val="single" w:sz="4" w:space="0" w:color="auto"/>
              <w:right w:val="single" w:sz="4" w:space="0" w:color="auto"/>
            </w:tcBorders>
            <w:shd w:val="clear" w:color="auto" w:fill="auto"/>
            <w:vAlign w:val="bottom"/>
            <w:hideMark/>
          </w:tcPr>
          <w:p w14:paraId="0BC87231"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Whether the recorded means for the first constant and fluctuating temperature treatment pair were recorded as a percentage (Yes, No).</w:t>
            </w:r>
          </w:p>
        </w:tc>
      </w:tr>
      <w:tr w:rsidR="0067260A" w:rsidRPr="00124208" w14:paraId="55E94888"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36226FBE"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Proportion_Transformation_T1</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62258EEF"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Whether the recorded means for the first constant and fluctuating temperature treatment pair were recorded as a proportion (Yes, No). </w:t>
            </w:r>
          </w:p>
        </w:tc>
      </w:tr>
      <w:tr w:rsidR="0067260A" w:rsidRPr="00124208" w14:paraId="5CAB345C"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1905DD9"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In_Transformation_T1</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4A6D42DF"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Whether the recorded means for the first constant and fluctuating temperature pair were recorded as the natural log (Yes, No). </w:t>
            </w:r>
          </w:p>
        </w:tc>
      </w:tr>
      <w:tr w:rsidR="0067260A" w:rsidRPr="00124208" w14:paraId="2691E979"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2F0494F9"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Percentage_Transformation_T2</w:t>
            </w:r>
          </w:p>
        </w:tc>
        <w:tc>
          <w:tcPr>
            <w:tcW w:w="5240" w:type="dxa"/>
            <w:tcBorders>
              <w:top w:val="nil"/>
              <w:left w:val="nil"/>
              <w:bottom w:val="single" w:sz="4" w:space="0" w:color="auto"/>
              <w:right w:val="single" w:sz="4" w:space="0" w:color="auto"/>
            </w:tcBorders>
            <w:shd w:val="clear" w:color="auto" w:fill="auto"/>
            <w:vAlign w:val="bottom"/>
            <w:hideMark/>
          </w:tcPr>
          <w:p w14:paraId="5DD3EF58"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Whether the recorded means for the second constant and fluctuating temperature treatment pair were recorded as a percentage (Yes, No).</w:t>
            </w:r>
          </w:p>
        </w:tc>
      </w:tr>
      <w:tr w:rsidR="0067260A" w:rsidRPr="00124208" w14:paraId="6B8635E9"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46B68D04"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lastRenderedPageBreak/>
              <w:t>Proportion_Transformation_T2</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4CA5EC"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Whether the recorded means for the second constant and fluctuating temperature treatment pair were recorded as a proportion (Yes, No). </w:t>
            </w:r>
          </w:p>
        </w:tc>
      </w:tr>
      <w:tr w:rsidR="0067260A" w:rsidRPr="00124208" w14:paraId="5FB7A290"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16CF0A0F"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In_Transformation_T2</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1FC18FD5"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Whether the recorded means for the second constant and fluctuating temperature pair were recorded as the natural log (Yes, No). </w:t>
            </w:r>
          </w:p>
        </w:tc>
      </w:tr>
      <w:tr w:rsidR="0067260A" w:rsidRPr="00124208" w14:paraId="79B10A17"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22E45365"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Mean_Transformed_T1_C</w:t>
            </w:r>
          </w:p>
        </w:tc>
        <w:tc>
          <w:tcPr>
            <w:tcW w:w="5240" w:type="dxa"/>
            <w:tcBorders>
              <w:top w:val="nil"/>
              <w:left w:val="nil"/>
              <w:bottom w:val="single" w:sz="4" w:space="0" w:color="auto"/>
              <w:right w:val="single" w:sz="4" w:space="0" w:color="auto"/>
            </w:tcBorders>
            <w:shd w:val="clear" w:color="auto" w:fill="auto"/>
            <w:vAlign w:val="bottom"/>
            <w:hideMark/>
          </w:tcPr>
          <w:p w14:paraId="2C5FFE71"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Constant treatment means transformed for percentages, proportions, or natural logs, and with a constant of 0.5 added (first constant and fluctuating temperature treatment pair). </w:t>
            </w:r>
          </w:p>
        </w:tc>
      </w:tr>
      <w:tr w:rsidR="0067260A" w:rsidRPr="00124208" w14:paraId="2D2258D2"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17DD1AC8"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SD_Final_Transformed_T1_C</w:t>
            </w:r>
          </w:p>
        </w:tc>
        <w:tc>
          <w:tcPr>
            <w:tcW w:w="5240" w:type="dxa"/>
            <w:tcBorders>
              <w:top w:val="nil"/>
              <w:left w:val="nil"/>
              <w:bottom w:val="single" w:sz="4" w:space="0" w:color="auto"/>
              <w:right w:val="single" w:sz="4" w:space="0" w:color="auto"/>
            </w:tcBorders>
            <w:shd w:val="clear" w:color="auto" w:fill="auto"/>
            <w:vAlign w:val="bottom"/>
            <w:hideMark/>
          </w:tcPr>
          <w:p w14:paraId="1859190A"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Constant treatment standard deviations transformed for percentages, proportions, or natural logs, and with a constant 0.5 added (first constant and fluctuating temperature treatment pair). </w:t>
            </w:r>
          </w:p>
        </w:tc>
      </w:tr>
      <w:tr w:rsidR="0067260A" w:rsidRPr="00124208" w14:paraId="1EBC615E"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19B62F02"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Mean_Transformed_T1_F</w:t>
            </w:r>
          </w:p>
        </w:tc>
        <w:tc>
          <w:tcPr>
            <w:tcW w:w="5240" w:type="dxa"/>
            <w:tcBorders>
              <w:top w:val="nil"/>
              <w:left w:val="nil"/>
              <w:bottom w:val="single" w:sz="4" w:space="0" w:color="auto"/>
              <w:right w:val="single" w:sz="4" w:space="0" w:color="auto"/>
            </w:tcBorders>
            <w:shd w:val="clear" w:color="auto" w:fill="auto"/>
            <w:vAlign w:val="bottom"/>
            <w:hideMark/>
          </w:tcPr>
          <w:p w14:paraId="7D361479"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Fluctuating treatment means transformed for percentages, proportions, or natural logs, and with a constant of 0.5 added (first constant and fluctuating temperature treatment pair). </w:t>
            </w:r>
          </w:p>
        </w:tc>
      </w:tr>
      <w:tr w:rsidR="0067260A" w:rsidRPr="00124208" w14:paraId="5AA89F50"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3BF00CEB"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SD_Final_Transformed_T1_F</w:t>
            </w:r>
          </w:p>
        </w:tc>
        <w:tc>
          <w:tcPr>
            <w:tcW w:w="5240" w:type="dxa"/>
            <w:tcBorders>
              <w:top w:val="nil"/>
              <w:left w:val="nil"/>
              <w:bottom w:val="single" w:sz="4" w:space="0" w:color="auto"/>
              <w:right w:val="single" w:sz="4" w:space="0" w:color="auto"/>
            </w:tcBorders>
            <w:shd w:val="clear" w:color="auto" w:fill="auto"/>
            <w:vAlign w:val="bottom"/>
            <w:hideMark/>
          </w:tcPr>
          <w:p w14:paraId="032C6EF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Fluctuating treatment standard deviations transformed for percentages, proportions, or natural logs, and with a constant 0.5 added (first constant and fluctuating temperature treatment pair). </w:t>
            </w:r>
          </w:p>
        </w:tc>
      </w:tr>
      <w:tr w:rsidR="0067260A" w:rsidRPr="00124208" w14:paraId="05300392"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11F4ADC3"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Mean_Transformed_T2_C</w:t>
            </w:r>
          </w:p>
        </w:tc>
        <w:tc>
          <w:tcPr>
            <w:tcW w:w="5240" w:type="dxa"/>
            <w:tcBorders>
              <w:top w:val="nil"/>
              <w:left w:val="nil"/>
              <w:bottom w:val="single" w:sz="4" w:space="0" w:color="auto"/>
              <w:right w:val="single" w:sz="4" w:space="0" w:color="auto"/>
            </w:tcBorders>
            <w:shd w:val="clear" w:color="auto" w:fill="auto"/>
            <w:vAlign w:val="bottom"/>
            <w:hideMark/>
          </w:tcPr>
          <w:p w14:paraId="72BAD952"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Constant treatment means transformed for percentages, proportions, or natural logs, and with a constant of 0.5 added (second constant and fluctuating temperature treatment pair). </w:t>
            </w:r>
          </w:p>
        </w:tc>
      </w:tr>
      <w:tr w:rsidR="0067260A" w:rsidRPr="00124208" w14:paraId="32DA063E"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1E05B75B"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SD_Final_Transformed_T2_C</w:t>
            </w:r>
          </w:p>
        </w:tc>
        <w:tc>
          <w:tcPr>
            <w:tcW w:w="5240" w:type="dxa"/>
            <w:tcBorders>
              <w:top w:val="nil"/>
              <w:left w:val="nil"/>
              <w:bottom w:val="single" w:sz="4" w:space="0" w:color="auto"/>
              <w:right w:val="single" w:sz="4" w:space="0" w:color="auto"/>
            </w:tcBorders>
            <w:shd w:val="clear" w:color="auto" w:fill="auto"/>
            <w:vAlign w:val="bottom"/>
            <w:hideMark/>
          </w:tcPr>
          <w:p w14:paraId="5C57E431"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Constant treatment standard deviations transformed for percentages, proportions, or natural logs, and with a constant 0.5 added (second constant and fluctuating temperature treatment pair). </w:t>
            </w:r>
          </w:p>
        </w:tc>
      </w:tr>
      <w:tr w:rsidR="0067260A" w:rsidRPr="00124208" w14:paraId="1965F981"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712E3536"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Mean_Transformed_T2_F</w:t>
            </w:r>
          </w:p>
        </w:tc>
        <w:tc>
          <w:tcPr>
            <w:tcW w:w="5240" w:type="dxa"/>
            <w:tcBorders>
              <w:top w:val="nil"/>
              <w:left w:val="nil"/>
              <w:bottom w:val="single" w:sz="4" w:space="0" w:color="auto"/>
              <w:right w:val="single" w:sz="4" w:space="0" w:color="auto"/>
            </w:tcBorders>
            <w:shd w:val="clear" w:color="auto" w:fill="auto"/>
            <w:vAlign w:val="bottom"/>
            <w:hideMark/>
          </w:tcPr>
          <w:p w14:paraId="14BC5DC5"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Fluctuating treatment means transformed for percentages, proportions, or natural logs, and with a constant of 0.5 added (second constant and fluctuating temperature treatment pair). </w:t>
            </w:r>
          </w:p>
        </w:tc>
      </w:tr>
      <w:tr w:rsidR="0067260A" w:rsidRPr="00124208" w14:paraId="41D926C6"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78218068"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SD_Final_Transformed_T2_F</w:t>
            </w:r>
          </w:p>
        </w:tc>
        <w:tc>
          <w:tcPr>
            <w:tcW w:w="5240" w:type="dxa"/>
            <w:tcBorders>
              <w:top w:val="nil"/>
              <w:left w:val="nil"/>
              <w:bottom w:val="single" w:sz="4" w:space="0" w:color="auto"/>
              <w:right w:val="single" w:sz="4" w:space="0" w:color="auto"/>
            </w:tcBorders>
            <w:shd w:val="clear" w:color="auto" w:fill="auto"/>
            <w:vAlign w:val="bottom"/>
            <w:hideMark/>
          </w:tcPr>
          <w:p w14:paraId="38481EFA"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Fluctuating treatment standard deviations transformed for percentages, proportions, or natural logs, and with a constant 0.5 added (second constant and fluctuating temperature treatment pair). </w:t>
            </w:r>
          </w:p>
        </w:tc>
      </w:tr>
      <w:tr w:rsidR="0067260A" w:rsidRPr="00124208" w14:paraId="1037E9EB"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42B15E7C"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Mean_T1_C_Add</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29828BBF"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Untransformed constant treatment means with a constant 0.5 added (first constant and fluctuating temperature treatment pair). </w:t>
            </w:r>
          </w:p>
        </w:tc>
      </w:tr>
      <w:tr w:rsidR="0067260A" w:rsidRPr="00124208" w14:paraId="3B108E01" w14:textId="77777777" w:rsidTr="00150BF6">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4C159371"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lastRenderedPageBreak/>
              <w:t>SD_Final_T1_C_Add</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72C6434B"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Untransformed constant standard deviations with a constant 0.5 added (first constant and fluctuating temperature treatment pair). </w:t>
            </w:r>
          </w:p>
        </w:tc>
      </w:tr>
      <w:tr w:rsidR="0067260A" w:rsidRPr="00124208" w14:paraId="02E6724E"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05249CA6"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Mean_T1_F_Add</w:t>
            </w:r>
          </w:p>
        </w:tc>
        <w:tc>
          <w:tcPr>
            <w:tcW w:w="5240" w:type="dxa"/>
            <w:tcBorders>
              <w:top w:val="nil"/>
              <w:left w:val="nil"/>
              <w:bottom w:val="single" w:sz="4" w:space="0" w:color="auto"/>
              <w:right w:val="single" w:sz="4" w:space="0" w:color="auto"/>
            </w:tcBorders>
            <w:shd w:val="clear" w:color="auto" w:fill="auto"/>
            <w:vAlign w:val="bottom"/>
            <w:hideMark/>
          </w:tcPr>
          <w:p w14:paraId="689A4F7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Untransformed fluctuating treatment means with a constant 0.5 added (first constant and fluctuating temperature treatment pair). </w:t>
            </w:r>
          </w:p>
        </w:tc>
      </w:tr>
      <w:tr w:rsidR="0067260A" w:rsidRPr="00124208" w14:paraId="1C3BC41B"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5DBBBC0D"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SD_Final_T1_F_Add</w:t>
            </w:r>
          </w:p>
        </w:tc>
        <w:tc>
          <w:tcPr>
            <w:tcW w:w="5240" w:type="dxa"/>
            <w:tcBorders>
              <w:top w:val="nil"/>
              <w:left w:val="nil"/>
              <w:bottom w:val="single" w:sz="4" w:space="0" w:color="auto"/>
              <w:right w:val="single" w:sz="4" w:space="0" w:color="auto"/>
            </w:tcBorders>
            <w:shd w:val="clear" w:color="auto" w:fill="auto"/>
            <w:vAlign w:val="bottom"/>
            <w:hideMark/>
          </w:tcPr>
          <w:p w14:paraId="062A34E4"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Untransformed fluctuating treatment standard deviations with a constant 0.5 added (first constant and fluctuating temperature treatment pair). </w:t>
            </w:r>
          </w:p>
        </w:tc>
      </w:tr>
      <w:tr w:rsidR="0067260A" w:rsidRPr="00124208" w14:paraId="30967BFE"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3BDEF8E8"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Mean_T2_C_Add</w:t>
            </w:r>
          </w:p>
        </w:tc>
        <w:tc>
          <w:tcPr>
            <w:tcW w:w="5240" w:type="dxa"/>
            <w:tcBorders>
              <w:top w:val="nil"/>
              <w:left w:val="nil"/>
              <w:bottom w:val="single" w:sz="4" w:space="0" w:color="auto"/>
              <w:right w:val="single" w:sz="4" w:space="0" w:color="auto"/>
            </w:tcBorders>
            <w:shd w:val="clear" w:color="auto" w:fill="auto"/>
            <w:vAlign w:val="bottom"/>
            <w:hideMark/>
          </w:tcPr>
          <w:p w14:paraId="73FF9F7D"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Untransformed constant treatment means with a constant 0.5 added (second constant and fluctuating temperature treatment pair). </w:t>
            </w:r>
          </w:p>
        </w:tc>
      </w:tr>
      <w:tr w:rsidR="0067260A" w:rsidRPr="00124208" w14:paraId="20006592"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181F833C"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SD_Final_T2_C_Add</w:t>
            </w:r>
          </w:p>
        </w:tc>
        <w:tc>
          <w:tcPr>
            <w:tcW w:w="5240" w:type="dxa"/>
            <w:tcBorders>
              <w:top w:val="nil"/>
              <w:left w:val="nil"/>
              <w:bottom w:val="single" w:sz="4" w:space="0" w:color="auto"/>
              <w:right w:val="single" w:sz="4" w:space="0" w:color="auto"/>
            </w:tcBorders>
            <w:shd w:val="clear" w:color="auto" w:fill="auto"/>
            <w:vAlign w:val="bottom"/>
            <w:hideMark/>
          </w:tcPr>
          <w:p w14:paraId="0BFA64F9"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Untransformed constant standard deviations with a constant 0.5 added (second constant and fluctuating temperature treatment pair). </w:t>
            </w:r>
          </w:p>
        </w:tc>
      </w:tr>
      <w:tr w:rsidR="0067260A" w:rsidRPr="00124208" w14:paraId="411FB02C"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4A4565F5"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Mean_T2_F_Add</w:t>
            </w:r>
          </w:p>
        </w:tc>
        <w:tc>
          <w:tcPr>
            <w:tcW w:w="5240" w:type="dxa"/>
            <w:tcBorders>
              <w:top w:val="nil"/>
              <w:left w:val="nil"/>
              <w:bottom w:val="single" w:sz="4" w:space="0" w:color="auto"/>
              <w:right w:val="single" w:sz="4" w:space="0" w:color="auto"/>
            </w:tcBorders>
            <w:shd w:val="clear" w:color="auto" w:fill="auto"/>
            <w:vAlign w:val="bottom"/>
            <w:hideMark/>
          </w:tcPr>
          <w:p w14:paraId="636552A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Untransformed fluctuating treatment means with a constant 0.5 added (second constant and fluctuating temperature treatment pair). </w:t>
            </w:r>
          </w:p>
        </w:tc>
      </w:tr>
      <w:tr w:rsidR="0067260A" w:rsidRPr="00124208" w14:paraId="37396AB3" w14:textId="77777777" w:rsidTr="00150BF6">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77B65EF9"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SD_Final_T2_F_Add</w:t>
            </w:r>
          </w:p>
        </w:tc>
        <w:tc>
          <w:tcPr>
            <w:tcW w:w="5240" w:type="dxa"/>
            <w:tcBorders>
              <w:top w:val="nil"/>
              <w:left w:val="nil"/>
              <w:bottom w:val="single" w:sz="4" w:space="0" w:color="auto"/>
              <w:right w:val="single" w:sz="4" w:space="0" w:color="auto"/>
            </w:tcBorders>
            <w:shd w:val="clear" w:color="auto" w:fill="auto"/>
            <w:vAlign w:val="bottom"/>
            <w:hideMark/>
          </w:tcPr>
          <w:p w14:paraId="2A66723D"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Untransformed fluctuating treatment standard deviations with a constant 0.5 added (second constant and fluctuating temperature treatment pair). </w:t>
            </w:r>
          </w:p>
        </w:tc>
      </w:tr>
      <w:tr w:rsidR="0067260A" w:rsidRPr="00124208" w14:paraId="72478AE6" w14:textId="77777777" w:rsidTr="00150BF6">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30BF1504"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InRR</w:t>
            </w:r>
          </w:p>
        </w:tc>
        <w:tc>
          <w:tcPr>
            <w:tcW w:w="5240" w:type="dxa"/>
            <w:tcBorders>
              <w:top w:val="nil"/>
              <w:left w:val="nil"/>
              <w:bottom w:val="single" w:sz="4" w:space="0" w:color="auto"/>
              <w:right w:val="single" w:sz="4" w:space="0" w:color="auto"/>
            </w:tcBorders>
            <w:shd w:val="clear" w:color="auto" w:fill="auto"/>
            <w:vAlign w:val="bottom"/>
            <w:hideMark/>
          </w:tcPr>
          <w:p w14:paraId="2D9618F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Plasticity response ratio difference. Represents the difference in plastic responses in constant and fluctuating temperatures, standardised to a one-degree change in treatment temperature. </w:t>
            </w:r>
          </w:p>
        </w:tc>
      </w:tr>
      <w:tr w:rsidR="0067260A" w:rsidRPr="00124208" w14:paraId="0BDC15AE"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DA87FFB"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InRR_Transformed</w:t>
            </w:r>
          </w:p>
        </w:tc>
        <w:tc>
          <w:tcPr>
            <w:tcW w:w="5240" w:type="dxa"/>
            <w:tcBorders>
              <w:top w:val="nil"/>
              <w:left w:val="nil"/>
              <w:bottom w:val="single" w:sz="4" w:space="0" w:color="auto"/>
              <w:right w:val="single" w:sz="4" w:space="0" w:color="auto"/>
            </w:tcBorders>
            <w:shd w:val="clear" w:color="auto" w:fill="auto"/>
            <w:vAlign w:val="bottom"/>
            <w:hideMark/>
          </w:tcPr>
          <w:p w14:paraId="0442A5B7"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Plasticity response ratio difference transformed to account for reciprocal transformation. </w:t>
            </w:r>
          </w:p>
        </w:tc>
      </w:tr>
      <w:tr w:rsidR="0067260A" w:rsidRPr="00124208" w14:paraId="446FB529"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15387088"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v_InRR</w:t>
            </w:r>
          </w:p>
        </w:tc>
        <w:tc>
          <w:tcPr>
            <w:tcW w:w="5240" w:type="dxa"/>
            <w:tcBorders>
              <w:top w:val="nil"/>
              <w:left w:val="nil"/>
              <w:bottom w:val="single" w:sz="4" w:space="0" w:color="auto"/>
              <w:right w:val="single" w:sz="4" w:space="0" w:color="auto"/>
            </w:tcBorders>
            <w:shd w:val="clear" w:color="auto" w:fill="auto"/>
            <w:vAlign w:val="bottom"/>
            <w:hideMark/>
          </w:tcPr>
          <w:p w14:paraId="3141CD5A"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Plasticity response ratio difference sampling variance.</w:t>
            </w:r>
          </w:p>
        </w:tc>
      </w:tr>
      <w:tr w:rsidR="0067260A" w:rsidRPr="00124208" w14:paraId="777C09E6"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0C85B9F8"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InRR_Untransformed</w:t>
            </w:r>
          </w:p>
        </w:tc>
        <w:tc>
          <w:tcPr>
            <w:tcW w:w="5240" w:type="dxa"/>
            <w:tcBorders>
              <w:top w:val="nil"/>
              <w:left w:val="nil"/>
              <w:bottom w:val="single" w:sz="4" w:space="0" w:color="auto"/>
              <w:right w:val="single" w:sz="4" w:space="0" w:color="auto"/>
            </w:tcBorders>
            <w:shd w:val="clear" w:color="auto" w:fill="auto"/>
            <w:vAlign w:val="bottom"/>
            <w:hideMark/>
          </w:tcPr>
          <w:p w14:paraId="013C0AEE"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Plasticity response ratio difference calculated from untransformed data. </w:t>
            </w:r>
          </w:p>
        </w:tc>
      </w:tr>
      <w:tr w:rsidR="0067260A" w:rsidRPr="00124208" w14:paraId="76BFF248"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C94BAA8"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v_InRR_Untransformed</w:t>
            </w:r>
          </w:p>
        </w:tc>
        <w:tc>
          <w:tcPr>
            <w:tcW w:w="5240" w:type="dxa"/>
            <w:tcBorders>
              <w:top w:val="nil"/>
              <w:left w:val="nil"/>
              <w:bottom w:val="single" w:sz="4" w:space="0" w:color="auto"/>
              <w:right w:val="single" w:sz="4" w:space="0" w:color="auto"/>
            </w:tcBorders>
            <w:shd w:val="clear" w:color="auto" w:fill="auto"/>
            <w:vAlign w:val="bottom"/>
            <w:hideMark/>
          </w:tcPr>
          <w:p w14:paraId="20C9BF63"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 xml:space="preserve">Plasticity response ratio difference sampling variance calculated from untransformed data. </w:t>
            </w:r>
          </w:p>
        </w:tc>
      </w:tr>
      <w:tr w:rsidR="0067260A" w:rsidRPr="00124208" w14:paraId="4708919F" w14:textId="77777777" w:rsidTr="00150BF6">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3CBEB2A3"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Year_Z</w:t>
            </w:r>
          </w:p>
        </w:tc>
        <w:tc>
          <w:tcPr>
            <w:tcW w:w="5240" w:type="dxa"/>
            <w:tcBorders>
              <w:top w:val="nil"/>
              <w:left w:val="nil"/>
              <w:bottom w:val="single" w:sz="4" w:space="0" w:color="auto"/>
              <w:right w:val="single" w:sz="4" w:space="0" w:color="auto"/>
            </w:tcBorders>
            <w:shd w:val="clear" w:color="auto" w:fill="auto"/>
            <w:vAlign w:val="bottom"/>
            <w:hideMark/>
          </w:tcPr>
          <w:p w14:paraId="7AD7E211"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Z-transformed year of publication.</w:t>
            </w:r>
          </w:p>
        </w:tc>
      </w:tr>
      <w:tr w:rsidR="0067260A" w:rsidRPr="00124208" w14:paraId="74414F1B" w14:textId="77777777" w:rsidTr="00150BF6">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2EC76CE2" w14:textId="77777777" w:rsidR="0067260A" w:rsidRPr="00CD2E4B" w:rsidRDefault="0067260A" w:rsidP="00150BF6">
            <w:pPr>
              <w:spacing w:after="0" w:line="276" w:lineRule="auto"/>
              <w:rPr>
                <w:rFonts w:ascii="Times New Roman" w:eastAsia="Times New Roman" w:hAnsi="Times New Roman" w:cs="Times New Roman"/>
                <w:sz w:val="24"/>
                <w:szCs w:val="24"/>
                <w:lang w:eastAsia="en-AU"/>
              </w:rPr>
            </w:pPr>
            <w:r w:rsidRPr="00CD2E4B">
              <w:rPr>
                <w:rFonts w:ascii="Times New Roman" w:eastAsia="Times New Roman" w:hAnsi="Times New Roman" w:cs="Times New Roman"/>
                <w:sz w:val="24"/>
                <w:szCs w:val="24"/>
                <w:lang w:eastAsia="en-AU"/>
              </w:rPr>
              <w:t>Precision</w:t>
            </w:r>
          </w:p>
        </w:tc>
        <w:tc>
          <w:tcPr>
            <w:tcW w:w="5240" w:type="dxa"/>
            <w:tcBorders>
              <w:top w:val="nil"/>
              <w:left w:val="nil"/>
              <w:bottom w:val="single" w:sz="4" w:space="0" w:color="auto"/>
              <w:right w:val="single" w:sz="4" w:space="0" w:color="auto"/>
            </w:tcBorders>
            <w:shd w:val="clear" w:color="auto" w:fill="auto"/>
            <w:vAlign w:val="bottom"/>
            <w:hideMark/>
          </w:tcPr>
          <w:p w14:paraId="33A8F810" w14:textId="77777777" w:rsidR="0067260A" w:rsidRPr="00CD2E4B" w:rsidRDefault="0067260A" w:rsidP="00150BF6">
            <w:pPr>
              <w:spacing w:after="0" w:line="276" w:lineRule="auto"/>
              <w:rPr>
                <w:rFonts w:ascii="Times New Roman" w:eastAsia="Times New Roman" w:hAnsi="Times New Roman" w:cs="Times New Roman"/>
                <w:color w:val="000000"/>
                <w:sz w:val="24"/>
                <w:szCs w:val="24"/>
                <w:lang w:eastAsia="en-AU"/>
              </w:rPr>
            </w:pPr>
            <w:r w:rsidRPr="00CD2E4B">
              <w:rPr>
                <w:rFonts w:ascii="Times New Roman" w:eastAsia="Times New Roman" w:hAnsi="Times New Roman" w:cs="Times New Roman"/>
                <w:color w:val="000000"/>
                <w:sz w:val="24"/>
                <w:szCs w:val="24"/>
                <w:lang w:eastAsia="en-AU"/>
              </w:rPr>
              <w:t>Z-transformed inverse of plasticity response ratio difference sampling variance.</w:t>
            </w:r>
          </w:p>
        </w:tc>
      </w:tr>
    </w:tbl>
    <w:p w14:paraId="0884C216" w14:textId="77777777" w:rsidR="0067260A" w:rsidRDefault="0067260A" w:rsidP="0067260A"/>
    <w:p w14:paraId="68168275" w14:textId="77777777" w:rsidR="0067260A" w:rsidRDefault="0067260A" w:rsidP="0067260A"/>
    <w:p w14:paraId="4297B2BF" w14:textId="77777777" w:rsidR="0067260A" w:rsidRDefault="0067260A" w:rsidP="0067260A"/>
    <w:p w14:paraId="50B126F9" w14:textId="77777777" w:rsidR="0067260A" w:rsidRDefault="0067260A" w:rsidP="0067260A"/>
    <w:p w14:paraId="3730F347" w14:textId="77777777" w:rsidR="0067260A" w:rsidRPr="00CD2E4B" w:rsidRDefault="0067260A" w:rsidP="0067260A">
      <w:pPr>
        <w:rPr>
          <w:rFonts w:ascii="Times New Roman" w:hAnsi="Times New Roman" w:cs="Times New Roman"/>
          <w:b/>
          <w:bCs/>
          <w:sz w:val="24"/>
          <w:szCs w:val="24"/>
        </w:rPr>
      </w:pPr>
      <w:r w:rsidRPr="00CD2E4B">
        <w:rPr>
          <w:rFonts w:ascii="Times New Roman" w:hAnsi="Times New Roman" w:cs="Times New Roman"/>
          <w:b/>
          <w:bCs/>
          <w:sz w:val="24"/>
          <w:szCs w:val="24"/>
        </w:rPr>
        <w:lastRenderedPageBreak/>
        <w:t>7.10 | Phylogenetic Tree</w:t>
      </w:r>
    </w:p>
    <w:p w14:paraId="6BF1B5F2" w14:textId="77777777" w:rsidR="0067260A" w:rsidRDefault="0067260A" w:rsidP="0067260A">
      <w:pPr>
        <w:tabs>
          <w:tab w:val="left" w:pos="2655"/>
        </w:tabs>
        <w:jc w:val="center"/>
        <w:rPr>
          <w:b/>
          <w:bCs/>
        </w:rPr>
      </w:pPr>
      <w:r>
        <w:rPr>
          <w:noProof/>
        </w:rPr>
        <w:drawing>
          <wp:inline distT="0" distB="0" distL="0" distR="0" wp14:anchorId="180773C9" wp14:editId="70F19705">
            <wp:extent cx="4648200" cy="7545893"/>
            <wp:effectExtent l="0" t="0" r="0" b="0"/>
            <wp:docPr id="200983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39299" name=""/>
                    <pic:cNvPicPr/>
                  </pic:nvPicPr>
                  <pic:blipFill>
                    <a:blip r:embed="rId9"/>
                    <a:stretch>
                      <a:fillRect/>
                    </a:stretch>
                  </pic:blipFill>
                  <pic:spPr>
                    <a:xfrm>
                      <a:off x="0" y="0"/>
                      <a:ext cx="4668626" cy="7579052"/>
                    </a:xfrm>
                    <a:prstGeom prst="rect">
                      <a:avLst/>
                    </a:prstGeom>
                  </pic:spPr>
                </pic:pic>
              </a:graphicData>
            </a:graphic>
          </wp:inline>
        </w:drawing>
      </w:r>
    </w:p>
    <w:p w14:paraId="32DDE5DF" w14:textId="77777777" w:rsidR="0067260A" w:rsidRPr="00CD2E4B" w:rsidRDefault="0067260A" w:rsidP="0067260A">
      <w:pPr>
        <w:tabs>
          <w:tab w:val="left" w:pos="2655"/>
        </w:tabs>
        <w:spacing w:line="480" w:lineRule="auto"/>
        <w:rPr>
          <w:rFonts w:ascii="Times New Roman" w:hAnsi="Times New Roman" w:cs="Times New Roman"/>
          <w:sz w:val="24"/>
          <w:szCs w:val="24"/>
        </w:rPr>
        <w:sectPr w:rsidR="0067260A" w:rsidRPr="00CD2E4B" w:rsidSect="00816D8B">
          <w:pgSz w:w="11906" w:h="16838"/>
          <w:pgMar w:top="1440" w:right="1440" w:bottom="1440" w:left="1440" w:header="709" w:footer="709" w:gutter="0"/>
          <w:cols w:space="709"/>
          <w:docGrid w:linePitch="360"/>
        </w:sectPr>
      </w:pPr>
      <w:r w:rsidRPr="00CD2E4B">
        <w:rPr>
          <w:rFonts w:ascii="Times New Roman" w:hAnsi="Times New Roman" w:cs="Times New Roman"/>
          <w:b/>
          <w:bCs/>
          <w:sz w:val="24"/>
          <w:szCs w:val="24"/>
        </w:rPr>
        <w:t xml:space="preserve">Figure S3 Phylogenetic tree of species present in the meta-analysis. </w:t>
      </w:r>
      <w:r w:rsidRPr="00CD2E4B">
        <w:rPr>
          <w:rFonts w:ascii="Times New Roman" w:hAnsi="Times New Roman" w:cs="Times New Roman"/>
          <w:sz w:val="24"/>
          <w:szCs w:val="24"/>
        </w:rPr>
        <w:t xml:space="preserve">Node labels are scientific names followed by the number of effect sizes with the number of studies in brackets. </w:t>
      </w:r>
    </w:p>
    <w:p w14:paraId="05C877A7" w14:textId="77777777" w:rsidR="0067260A" w:rsidRPr="00CD2E4B" w:rsidRDefault="0067260A" w:rsidP="0067260A">
      <w:pPr>
        <w:spacing w:line="480" w:lineRule="auto"/>
        <w:rPr>
          <w:rFonts w:ascii="Times New Roman" w:hAnsi="Times New Roman" w:cs="Times New Roman"/>
          <w:b/>
          <w:bCs/>
          <w:sz w:val="24"/>
          <w:szCs w:val="24"/>
        </w:rPr>
      </w:pPr>
      <w:r w:rsidRPr="00CD2E4B">
        <w:rPr>
          <w:rFonts w:ascii="Times New Roman" w:hAnsi="Times New Roman" w:cs="Times New Roman"/>
          <w:b/>
          <w:bCs/>
          <w:sz w:val="24"/>
          <w:szCs w:val="24"/>
        </w:rPr>
        <w:lastRenderedPageBreak/>
        <w:t>7.11 | Publication Bias and Sensitivity Analysis</w:t>
      </w:r>
    </w:p>
    <w:p w14:paraId="76A2FAC3" w14:textId="1E67FB68" w:rsidR="0067260A" w:rsidRPr="00CD2E4B" w:rsidRDefault="0067260A" w:rsidP="0067260A">
      <w:pPr>
        <w:spacing w:line="480" w:lineRule="auto"/>
        <w:ind w:firstLine="720"/>
        <w:rPr>
          <w:rFonts w:ascii="Times New Roman" w:eastAsiaTheme="minorEastAsia" w:hAnsi="Times New Roman" w:cs="Times New Roman"/>
          <w:sz w:val="24"/>
          <w:szCs w:val="24"/>
        </w:rPr>
      </w:pPr>
      <w:r w:rsidRPr="00CD2E4B">
        <w:rPr>
          <w:rFonts w:ascii="Times New Roman" w:hAnsi="Times New Roman" w:cs="Times New Roman"/>
          <w:sz w:val="24"/>
          <w:szCs w:val="24"/>
        </w:rPr>
        <w:t xml:space="preserve">Visual inspection of the funnel plot of the meta-analytic residuals of the overall MLMA model did not indicate the presence of asymmetry (Figure S4). </w:t>
      </w:r>
      <w:r w:rsidRPr="00CD2E4B">
        <w:rPr>
          <w:rFonts w:ascii="Times New Roman" w:eastAsiaTheme="minorEastAsia" w:hAnsi="Times New Roman" w:cs="Times New Roman"/>
          <w:sz w:val="24"/>
          <w:szCs w:val="24"/>
        </w:rPr>
        <w:t xml:space="preserve">The overall MLMA model </w:t>
      </w:r>
      <w:ins w:id="1600" w:author="Daniel Noble" w:date="2025-04-02T14:04:00Z" w16du:dateUtc="2025-04-02T03:04:00Z">
        <w:r w:rsidR="00A449A8">
          <w:rPr>
            <w:rFonts w:ascii="Times New Roman" w:eastAsiaTheme="minorEastAsia" w:hAnsi="Times New Roman" w:cs="Times New Roman"/>
            <w:sz w:val="24"/>
            <w:szCs w:val="24"/>
          </w:rPr>
          <w:t>that included all random effects</w:t>
        </w:r>
      </w:ins>
      <w:ins w:id="1601" w:author="Daniel Noble" w:date="2025-04-02T14:07:00Z" w16du:dateUtc="2025-04-02T03:07:00Z">
        <w:r w:rsidR="00A449A8">
          <w:rPr>
            <w:rFonts w:ascii="Times New Roman" w:eastAsiaTheme="minorEastAsia" w:hAnsi="Times New Roman" w:cs="Times New Roman"/>
            <w:sz w:val="24"/>
            <w:szCs w:val="24"/>
          </w:rPr>
          <w:t>,</w:t>
        </w:r>
      </w:ins>
      <w:ins w:id="1602" w:author="Daniel Noble" w:date="2025-04-02T14:04:00Z" w16du:dateUtc="2025-04-02T03:04:00Z">
        <w:r w:rsidR="00A449A8">
          <w:rPr>
            <w:rFonts w:ascii="Times New Roman" w:eastAsiaTheme="minorEastAsia" w:hAnsi="Times New Roman" w:cs="Times New Roman"/>
            <w:sz w:val="24"/>
            <w:szCs w:val="24"/>
          </w:rPr>
          <w:t xml:space="preserve"> </w:t>
        </w:r>
      </w:ins>
      <w:del w:id="1603" w:author="Daniel Noble" w:date="2025-04-02T14:05:00Z" w16du:dateUtc="2025-04-02T03:05:00Z">
        <w:r w:rsidRPr="00CD2E4B" w:rsidDel="00A449A8">
          <w:rPr>
            <w:rFonts w:ascii="Times New Roman" w:eastAsiaTheme="minorEastAsia" w:hAnsi="Times New Roman" w:cs="Times New Roman"/>
            <w:sz w:val="24"/>
            <w:szCs w:val="24"/>
          </w:rPr>
          <w:delText>fitted with z-transformed publication year (effect size estimate = -0.0036; 95% CIs = [-0.0294, 0.0221]; p = 0.7771) and</w:delText>
        </w:r>
      </w:del>
      <w:ins w:id="1604" w:author="Daniel Noble" w:date="2025-04-02T14:05:00Z" w16du:dateUtc="2025-04-02T03:05:00Z">
        <w:r w:rsidR="00A449A8">
          <w:rPr>
            <w:rFonts w:ascii="Times New Roman" w:eastAsiaTheme="minorEastAsia" w:hAnsi="Times New Roman" w:cs="Times New Roman"/>
            <w:sz w:val="24"/>
            <w:szCs w:val="24"/>
          </w:rPr>
          <w:t>showed no evidence for small-study effects</w:t>
        </w:r>
      </w:ins>
      <w:r w:rsidRPr="00CD2E4B">
        <w:rPr>
          <w:rFonts w:ascii="Times New Roman" w:eastAsiaTheme="minorEastAsia" w:hAnsi="Times New Roman" w:cs="Times New Roman"/>
          <w:sz w:val="24"/>
          <w:szCs w:val="24"/>
        </w:rPr>
        <w:t xml:space="preserve"> </w:t>
      </w:r>
      <w:ins w:id="1605" w:author="Daniel Noble" w:date="2025-04-02T14:05:00Z" w16du:dateUtc="2025-04-02T03:05:00Z">
        <w:r w:rsidR="00A449A8">
          <w:rPr>
            <w:rFonts w:ascii="Times New Roman" w:eastAsiaTheme="minorEastAsia" w:hAnsi="Times New Roman" w:cs="Times New Roman"/>
            <w:sz w:val="24"/>
            <w:szCs w:val="24"/>
          </w:rPr>
          <w:t>(</w:t>
        </w:r>
      </w:ins>
      <w:r w:rsidRPr="00CD2E4B">
        <w:rPr>
          <w:rFonts w:ascii="Times New Roman" w:eastAsiaTheme="minorEastAsia" w:hAnsi="Times New Roman" w:cs="Times New Roman"/>
          <w:sz w:val="24"/>
          <w:szCs w:val="24"/>
        </w:rPr>
        <w:t xml:space="preserve">precision </w:t>
      </w:r>
      <w:del w:id="1606" w:author="Daniel Noble" w:date="2025-04-02T14:05:00Z" w16du:dateUtc="2025-04-02T03:05:00Z">
        <w:r w:rsidRPr="00CD2E4B" w:rsidDel="00A449A8">
          <w:rPr>
            <w:rFonts w:ascii="Times New Roman" w:eastAsiaTheme="minorEastAsia" w:hAnsi="Times New Roman" w:cs="Times New Roman"/>
            <w:sz w:val="24"/>
            <w:szCs w:val="24"/>
          </w:rPr>
          <w:delText>(</w:delText>
        </w:r>
      </w:del>
      <w:r w:rsidRPr="00CD2E4B">
        <w:rPr>
          <w:rFonts w:ascii="Times New Roman" w:eastAsiaTheme="minorEastAsia" w:hAnsi="Times New Roman" w:cs="Times New Roman"/>
          <w:sz w:val="24"/>
          <w:szCs w:val="24"/>
        </w:rPr>
        <w:t xml:space="preserve">effect size estimate = </w:t>
      </w:r>
      <w:ins w:id="1607" w:author="Daniel Noble" w:date="2025-04-02T14:06:00Z" w16du:dateUtc="2025-04-02T03:06:00Z">
        <w:r w:rsidR="00A449A8" w:rsidRPr="00A449A8">
          <w:rPr>
            <w:rFonts w:ascii="Times New Roman" w:eastAsiaTheme="minorEastAsia" w:hAnsi="Times New Roman" w:cs="Times New Roman"/>
            <w:sz w:val="24"/>
            <w:szCs w:val="24"/>
          </w:rPr>
          <w:t>-3.948701e-07</w:t>
        </w:r>
      </w:ins>
      <w:del w:id="1608" w:author="Daniel Noble" w:date="2025-04-02T14:06:00Z" w16du:dateUtc="2025-04-02T03:06:00Z">
        <w:r w:rsidRPr="00CD2E4B" w:rsidDel="00A449A8">
          <w:rPr>
            <w:rFonts w:ascii="Times New Roman" w:eastAsiaTheme="minorEastAsia" w:hAnsi="Times New Roman" w:cs="Times New Roman"/>
            <w:sz w:val="24"/>
            <w:szCs w:val="24"/>
          </w:rPr>
          <w:delText>0.</w:delText>
        </w:r>
      </w:del>
      <w:del w:id="1609" w:author="Daniel Noble" w:date="2025-04-02T14:05:00Z" w16du:dateUtc="2025-04-02T03:05:00Z">
        <w:r w:rsidRPr="00CD2E4B" w:rsidDel="00A449A8">
          <w:rPr>
            <w:rFonts w:ascii="Times New Roman" w:eastAsiaTheme="minorEastAsia" w:hAnsi="Times New Roman" w:cs="Times New Roman"/>
            <w:sz w:val="24"/>
            <w:szCs w:val="24"/>
          </w:rPr>
          <w:delText>0023</w:delText>
        </w:r>
      </w:del>
      <w:r w:rsidRPr="00CD2E4B">
        <w:rPr>
          <w:rFonts w:ascii="Times New Roman" w:eastAsiaTheme="minorEastAsia" w:hAnsi="Times New Roman" w:cs="Times New Roman"/>
          <w:sz w:val="24"/>
          <w:szCs w:val="24"/>
        </w:rPr>
        <w:t>; 95% CIs = [</w:t>
      </w:r>
      <w:ins w:id="1610" w:author="Daniel Noble" w:date="2025-04-02T14:06:00Z" w16du:dateUtc="2025-04-02T03:06:00Z">
        <w:r w:rsidR="00A449A8" w:rsidRPr="00A449A8">
          <w:rPr>
            <w:rFonts w:ascii="Times New Roman" w:eastAsiaTheme="minorEastAsia" w:hAnsi="Times New Roman" w:cs="Times New Roman"/>
            <w:sz w:val="24"/>
            <w:szCs w:val="24"/>
          </w:rPr>
          <w:t>-1.380963e-05</w:t>
        </w:r>
      </w:ins>
      <w:del w:id="1611" w:author="Daniel Noble" w:date="2025-04-02T14:06:00Z" w16du:dateUtc="2025-04-02T03:06:00Z">
        <w:r w:rsidRPr="00CD2E4B" w:rsidDel="00A449A8">
          <w:rPr>
            <w:rFonts w:ascii="Times New Roman" w:eastAsiaTheme="minorEastAsia" w:hAnsi="Times New Roman" w:cs="Times New Roman"/>
            <w:sz w:val="24"/>
            <w:szCs w:val="24"/>
          </w:rPr>
          <w:delText>-0.0075</w:delText>
        </w:r>
      </w:del>
      <w:r w:rsidRPr="00CD2E4B">
        <w:rPr>
          <w:rFonts w:ascii="Times New Roman" w:eastAsiaTheme="minorEastAsia" w:hAnsi="Times New Roman" w:cs="Times New Roman"/>
          <w:sz w:val="24"/>
          <w:szCs w:val="24"/>
        </w:rPr>
        <w:t xml:space="preserve">, </w:t>
      </w:r>
      <w:ins w:id="1612" w:author="Daniel Noble" w:date="2025-04-02T14:06:00Z" w16du:dateUtc="2025-04-02T03:06:00Z">
        <w:r w:rsidR="00A449A8" w:rsidRPr="00A449A8">
          <w:rPr>
            <w:rFonts w:ascii="Times New Roman" w:eastAsiaTheme="minorEastAsia" w:hAnsi="Times New Roman" w:cs="Times New Roman"/>
            <w:sz w:val="24"/>
            <w:szCs w:val="24"/>
          </w:rPr>
          <w:t>1.301989e-05</w:t>
        </w:r>
      </w:ins>
      <w:del w:id="1613" w:author="Daniel Noble" w:date="2025-04-02T14:06:00Z" w16du:dateUtc="2025-04-02T03:06:00Z">
        <w:r w:rsidRPr="00CD2E4B" w:rsidDel="00A449A8">
          <w:rPr>
            <w:rFonts w:ascii="Times New Roman" w:eastAsiaTheme="minorEastAsia" w:hAnsi="Times New Roman" w:cs="Times New Roman"/>
            <w:sz w:val="24"/>
            <w:szCs w:val="24"/>
          </w:rPr>
          <w:delText>0.0122</w:delText>
        </w:r>
      </w:del>
      <w:r w:rsidRPr="00CD2E4B">
        <w:rPr>
          <w:rFonts w:ascii="Times New Roman" w:eastAsiaTheme="minorEastAsia" w:hAnsi="Times New Roman" w:cs="Times New Roman"/>
          <w:sz w:val="24"/>
          <w:szCs w:val="24"/>
        </w:rPr>
        <w:t xml:space="preserve">]; p = </w:t>
      </w:r>
      <w:ins w:id="1614" w:author="Daniel Noble" w:date="2025-04-02T14:06:00Z" w16du:dateUtc="2025-04-02T03:06:00Z">
        <w:r w:rsidR="00A449A8" w:rsidRPr="00A449A8">
          <w:rPr>
            <w:rFonts w:ascii="Times New Roman" w:eastAsiaTheme="minorEastAsia" w:hAnsi="Times New Roman" w:cs="Times New Roman"/>
            <w:sz w:val="24"/>
            <w:szCs w:val="24"/>
          </w:rPr>
          <w:t>0.9538</w:t>
        </w:r>
      </w:ins>
      <w:del w:id="1615" w:author="Daniel Noble" w:date="2025-04-02T14:06:00Z" w16du:dateUtc="2025-04-02T03:06:00Z">
        <w:r w:rsidRPr="00CD2E4B" w:rsidDel="00A449A8">
          <w:rPr>
            <w:rFonts w:ascii="Times New Roman" w:eastAsiaTheme="minorEastAsia" w:hAnsi="Times New Roman" w:cs="Times New Roman"/>
            <w:sz w:val="24"/>
            <w:szCs w:val="24"/>
          </w:rPr>
          <w:delText>0.6388</w:delText>
        </w:r>
      </w:del>
      <w:r w:rsidRPr="00CD2E4B">
        <w:rPr>
          <w:rFonts w:ascii="Times New Roman" w:eastAsiaTheme="minorEastAsia" w:hAnsi="Times New Roman" w:cs="Times New Roman"/>
          <w:sz w:val="24"/>
          <w:szCs w:val="24"/>
        </w:rPr>
        <w:t>)</w:t>
      </w:r>
      <w:ins w:id="1616" w:author="Daniel Noble" w:date="2025-04-02T14:07:00Z" w16du:dateUtc="2025-04-02T03:07:00Z">
        <w:r w:rsidR="00A449A8">
          <w:rPr>
            <w:rFonts w:ascii="Times New Roman" w:eastAsiaTheme="minorEastAsia" w:hAnsi="Times New Roman" w:cs="Times New Roman"/>
            <w:sz w:val="24"/>
            <w:szCs w:val="24"/>
          </w:rPr>
          <w:t xml:space="preserve">. However, there was evidence for time lag bias with </w:t>
        </w:r>
      </w:ins>
      <w:ins w:id="1617" w:author="Daniel Noble" w:date="2025-04-02T14:08:00Z" w16du:dateUtc="2025-04-02T03:08:00Z">
        <w:r w:rsidR="00A449A8">
          <w:rPr>
            <w:rFonts w:ascii="Times New Roman" w:eastAsiaTheme="minorEastAsia" w:hAnsi="Times New Roman" w:cs="Times New Roman"/>
            <w:sz w:val="24"/>
            <w:szCs w:val="24"/>
          </w:rPr>
          <w:t xml:space="preserve">average </w:t>
        </w:r>
        <w:r w:rsidR="00A449A8" w:rsidRPr="00CD2E4B">
          <w:rPr>
            <w:rFonts w:ascii="Times New Roman" w:eastAsiaTheme="minorEastAsia" w:hAnsi="Times New Roman" w:cs="Times New Roman"/>
            <w:sz w:val="24"/>
            <w:szCs w:val="24"/>
          </w:rPr>
          <w:t>PRRD</w:t>
        </w:r>
        <w:r w:rsidR="00A449A8" w:rsidRPr="00CD2E4B">
          <w:rPr>
            <w:rFonts w:ascii="Times New Roman" w:eastAsiaTheme="minorEastAsia" w:hAnsi="Times New Roman" w:cs="Times New Roman"/>
            <w:sz w:val="24"/>
            <w:szCs w:val="24"/>
            <w:vertAlign w:val="subscript"/>
          </w:rPr>
          <w:t>S</w:t>
        </w:r>
        <w:r w:rsidR="00A449A8">
          <w:rPr>
            <w:rFonts w:ascii="Times New Roman" w:eastAsiaTheme="minorEastAsia" w:hAnsi="Times New Roman" w:cs="Times New Roman"/>
            <w:sz w:val="24"/>
            <w:szCs w:val="24"/>
          </w:rPr>
          <w:t xml:space="preserve"> </w:t>
        </w:r>
      </w:ins>
      <w:ins w:id="1618" w:author="Daniel Noble" w:date="2025-04-02T14:07:00Z" w16du:dateUtc="2025-04-02T03:07:00Z">
        <w:r w:rsidR="00A449A8">
          <w:rPr>
            <w:rFonts w:ascii="Times New Roman" w:eastAsiaTheme="minorEastAsia" w:hAnsi="Times New Roman" w:cs="Times New Roman"/>
            <w:sz w:val="24"/>
            <w:szCs w:val="24"/>
          </w:rPr>
          <w:t>generally decreasing over time</w:t>
        </w:r>
      </w:ins>
      <w:ins w:id="1619" w:author="Daniel Noble" w:date="2025-04-02T14:08:00Z" w16du:dateUtc="2025-04-02T03:08:00Z">
        <w:r w:rsidR="00A449A8">
          <w:rPr>
            <w:rFonts w:ascii="Times New Roman" w:eastAsiaTheme="minorEastAsia" w:hAnsi="Times New Roman" w:cs="Times New Roman"/>
            <w:sz w:val="24"/>
            <w:szCs w:val="24"/>
          </w:rPr>
          <w:t xml:space="preserve"> (estimate = </w:t>
        </w:r>
        <w:r w:rsidR="00A449A8" w:rsidRPr="00A449A8">
          <w:rPr>
            <w:rFonts w:ascii="Times New Roman" w:eastAsiaTheme="minorEastAsia" w:hAnsi="Times New Roman" w:cs="Times New Roman"/>
            <w:sz w:val="24"/>
            <w:szCs w:val="24"/>
          </w:rPr>
          <w:t>-0.0102</w:t>
        </w:r>
        <w:r w:rsidR="00A449A8">
          <w:rPr>
            <w:rFonts w:ascii="Times New Roman" w:eastAsiaTheme="minorEastAsia" w:hAnsi="Times New Roman" w:cs="Times New Roman"/>
            <w:sz w:val="24"/>
            <w:szCs w:val="24"/>
          </w:rPr>
          <w:t xml:space="preserve">, </w:t>
        </w:r>
      </w:ins>
      <w:ins w:id="1620" w:author="Daniel Noble" w:date="2025-04-02T14:09:00Z" w16du:dateUtc="2025-04-02T03:09:00Z">
        <w:r w:rsidR="00A449A8">
          <w:rPr>
            <w:rFonts w:ascii="Times New Roman" w:eastAsiaTheme="minorEastAsia" w:hAnsi="Times New Roman" w:cs="Times New Roman"/>
            <w:sz w:val="24"/>
            <w:szCs w:val="24"/>
          </w:rPr>
          <w:t>95% CI = [</w:t>
        </w:r>
        <w:r w:rsidR="00A449A8" w:rsidRPr="00A449A8">
          <w:rPr>
            <w:rFonts w:ascii="Times New Roman" w:eastAsiaTheme="minorEastAsia" w:hAnsi="Times New Roman" w:cs="Times New Roman"/>
            <w:sz w:val="24"/>
            <w:szCs w:val="24"/>
          </w:rPr>
          <w:t>-0.0188</w:t>
        </w:r>
        <w:r w:rsidR="00A449A8">
          <w:rPr>
            <w:rFonts w:ascii="Times New Roman" w:eastAsiaTheme="minorEastAsia" w:hAnsi="Times New Roman" w:cs="Times New Roman"/>
            <w:sz w:val="24"/>
            <w:szCs w:val="24"/>
          </w:rPr>
          <w:t>,</w:t>
        </w:r>
        <w:r w:rsidR="00A449A8" w:rsidRPr="00A449A8">
          <w:rPr>
            <w:rFonts w:ascii="Times New Roman" w:eastAsiaTheme="minorEastAsia" w:hAnsi="Times New Roman" w:cs="Times New Roman"/>
            <w:sz w:val="24"/>
            <w:szCs w:val="24"/>
          </w:rPr>
          <w:t xml:space="preserve">  -0.0016</w:t>
        </w:r>
        <w:r w:rsidR="00A449A8">
          <w:rPr>
            <w:rFonts w:ascii="Times New Roman" w:eastAsiaTheme="minorEastAsia" w:hAnsi="Times New Roman" w:cs="Times New Roman"/>
            <w:sz w:val="24"/>
            <w:szCs w:val="24"/>
          </w:rPr>
          <w:t>], p = 0.0203)</w:t>
        </w:r>
      </w:ins>
      <w:ins w:id="1621" w:author="Daniel Noble" w:date="2025-04-02T14:11:00Z" w16du:dateUtc="2025-04-02T03:11:00Z">
        <w:r w:rsidR="00A449A8">
          <w:rPr>
            <w:rFonts w:ascii="Times New Roman" w:eastAsiaTheme="minorEastAsia" w:hAnsi="Times New Roman" w:cs="Times New Roman"/>
            <w:sz w:val="24"/>
            <w:szCs w:val="24"/>
          </w:rPr>
          <w:t xml:space="preserve">, however, the mean generally converged on </w:t>
        </w:r>
      </w:ins>
      <w:ins w:id="1622" w:author="Daniel Noble" w:date="2025-04-02T14:12:00Z" w16du:dateUtc="2025-04-02T03:12:00Z">
        <w:r w:rsidR="00A449A8">
          <w:rPr>
            <w:rFonts w:ascii="Times New Roman" w:eastAsiaTheme="minorEastAsia" w:hAnsi="Times New Roman" w:cs="Times New Roman"/>
            <w:sz w:val="24"/>
            <w:szCs w:val="24"/>
          </w:rPr>
          <w:t xml:space="preserve">zero </w:t>
        </w:r>
      </w:ins>
      <w:del w:id="1623" w:author="Daniel Noble" w:date="2025-04-02T14:07:00Z" w16du:dateUtc="2025-04-02T03:07:00Z">
        <w:r w:rsidRPr="00CD2E4B" w:rsidDel="00A449A8">
          <w:rPr>
            <w:rFonts w:ascii="Times New Roman" w:eastAsiaTheme="minorEastAsia" w:hAnsi="Times New Roman" w:cs="Times New Roman"/>
            <w:sz w:val="24"/>
            <w:szCs w:val="24"/>
          </w:rPr>
          <w:delText xml:space="preserve"> </w:delText>
        </w:r>
      </w:del>
      <w:del w:id="1624" w:author="Daniel Noble" w:date="2025-04-02T14:08:00Z" w16du:dateUtc="2025-04-02T03:08:00Z">
        <w:r w:rsidRPr="00CD2E4B" w:rsidDel="00A449A8">
          <w:rPr>
            <w:rFonts w:ascii="Times New Roman" w:eastAsiaTheme="minorEastAsia" w:hAnsi="Times New Roman" w:cs="Times New Roman"/>
            <w:sz w:val="24"/>
            <w:szCs w:val="24"/>
          </w:rPr>
          <w:delText>as moderators, found no significant relationships with the PRRD</w:delText>
        </w:r>
        <w:r w:rsidRPr="00CD2E4B" w:rsidDel="00A449A8">
          <w:rPr>
            <w:rFonts w:ascii="Times New Roman" w:eastAsiaTheme="minorEastAsia" w:hAnsi="Times New Roman" w:cs="Times New Roman"/>
            <w:sz w:val="24"/>
            <w:szCs w:val="24"/>
            <w:vertAlign w:val="subscript"/>
          </w:rPr>
          <w:delText>S</w:delText>
        </w:r>
        <w:r w:rsidRPr="00CD2E4B" w:rsidDel="00A449A8">
          <w:rPr>
            <w:rFonts w:ascii="Times New Roman" w:eastAsiaTheme="minorEastAsia" w:hAnsi="Times New Roman" w:cs="Times New Roman"/>
            <w:sz w:val="24"/>
            <w:szCs w:val="24"/>
          </w:rPr>
          <w:delText xml:space="preserve"> </w:delText>
        </w:r>
      </w:del>
      <w:r w:rsidRPr="00CD2E4B">
        <w:rPr>
          <w:rFonts w:ascii="Times New Roman" w:eastAsiaTheme="minorEastAsia" w:hAnsi="Times New Roman" w:cs="Times New Roman"/>
          <w:sz w:val="24"/>
          <w:szCs w:val="24"/>
        </w:rPr>
        <w:t xml:space="preserve">(Figure S5). </w:t>
      </w:r>
      <w:del w:id="1625" w:author="Daniel Noble" w:date="2025-04-02T14:08:00Z" w16du:dateUtc="2025-04-02T03:08:00Z">
        <w:r w:rsidRPr="00CD2E4B" w:rsidDel="00A449A8">
          <w:rPr>
            <w:rFonts w:ascii="Times New Roman" w:eastAsiaTheme="minorEastAsia" w:hAnsi="Times New Roman" w:cs="Times New Roman"/>
            <w:sz w:val="24"/>
            <w:szCs w:val="24"/>
          </w:rPr>
          <w:delText>These results together indicate no evidence of funnel plot asymmetry or time-lag bias in our data set.</w:delText>
        </w:r>
      </w:del>
    </w:p>
    <w:p w14:paraId="657AF469" w14:textId="48DE228C" w:rsidR="0067260A" w:rsidRPr="00CD2E4B" w:rsidRDefault="0067260A" w:rsidP="0067260A">
      <w:pPr>
        <w:spacing w:line="480" w:lineRule="auto"/>
        <w:jc w:val="center"/>
        <w:rPr>
          <w:rFonts w:ascii="Times New Roman" w:hAnsi="Times New Roman" w:cs="Times New Roman"/>
          <w:sz w:val="24"/>
          <w:szCs w:val="24"/>
        </w:rPr>
      </w:pPr>
      <w:del w:id="1626" w:author="Daniel Noble" w:date="2025-03-31T12:40:00Z" w16du:dateUtc="2025-03-31T01:40:00Z">
        <w:r w:rsidRPr="00CD2E4B" w:rsidDel="002364F4">
          <w:rPr>
            <w:rFonts w:ascii="Times New Roman" w:hAnsi="Times New Roman" w:cs="Times New Roman"/>
            <w:noProof/>
            <w:sz w:val="24"/>
            <w:szCs w:val="24"/>
          </w:rPr>
          <w:drawing>
            <wp:anchor distT="0" distB="0" distL="114300" distR="114300" simplePos="0" relativeHeight="251832320" behindDoc="0" locked="0" layoutInCell="1" allowOverlap="1" wp14:anchorId="7F3B9313" wp14:editId="0CE0390B">
              <wp:simplePos x="0" y="0"/>
              <wp:positionH relativeFrom="column">
                <wp:posOffset>2279762</wp:posOffset>
              </wp:positionH>
              <wp:positionV relativeFrom="paragraph">
                <wp:posOffset>1141469</wp:posOffset>
              </wp:positionV>
              <wp:extent cx="892810" cy="469900"/>
              <wp:effectExtent l="19050" t="19050" r="21590" b="25400"/>
              <wp:wrapNone/>
              <wp:docPr id="15551856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5667" name="Picture 1" descr="A white background with black text&#10;&#10;Description automatically generated"/>
                      <pic:cNvPicPr/>
                    </pic:nvPicPr>
                    <pic:blipFill rotWithShape="1">
                      <a:blip r:embed="rId10">
                        <a:extLst>
                          <a:ext uri="{28A0092B-C50C-407E-A947-70E740481C1C}">
                            <a14:useLocalDpi xmlns:a14="http://schemas.microsoft.com/office/drawing/2010/main" val="0"/>
                          </a:ext>
                        </a:extLst>
                      </a:blip>
                      <a:srcRect l="40051" t="14365" r="32817" b="72789"/>
                      <a:stretch/>
                    </pic:blipFill>
                    <pic:spPr bwMode="auto">
                      <a:xfrm>
                        <a:off x="0" y="0"/>
                        <a:ext cx="892810" cy="469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627" w:author="Daniel Noble" w:date="2025-03-31T12:36:00Z" w16du:dateUtc="2025-03-31T01:36:00Z">
        <w:r w:rsidRPr="00CD2E4B" w:rsidDel="002364F4">
          <w:rPr>
            <w:rFonts w:ascii="Times New Roman" w:hAnsi="Times New Roman" w:cs="Times New Roman"/>
            <w:noProof/>
            <w:sz w:val="24"/>
            <w:szCs w:val="24"/>
          </w:rPr>
          <w:drawing>
            <wp:inline distT="0" distB="0" distL="0" distR="0" wp14:anchorId="55A9FC55" wp14:editId="42E819DE">
              <wp:extent cx="3457575" cy="4313555"/>
              <wp:effectExtent l="0" t="0" r="9525" b="0"/>
              <wp:docPr id="70245698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56984" name="Picture 1" descr="A graph of a function&#10;&#10;Description automatically generated with medium confidence"/>
                      <pic:cNvPicPr/>
                    </pic:nvPicPr>
                    <pic:blipFill rotWithShape="1">
                      <a:blip r:embed="rId11"/>
                      <a:srcRect t="9402" r="3174"/>
                      <a:stretch/>
                    </pic:blipFill>
                    <pic:spPr bwMode="auto">
                      <a:xfrm>
                        <a:off x="0" y="0"/>
                        <a:ext cx="3458097" cy="4314206"/>
                      </a:xfrm>
                      <a:prstGeom prst="rect">
                        <a:avLst/>
                      </a:prstGeom>
                      <a:ln>
                        <a:noFill/>
                      </a:ln>
                      <a:extLst>
                        <a:ext uri="{53640926-AAD7-44D8-BBD7-CCE9431645EC}">
                          <a14:shadowObscured xmlns:a14="http://schemas.microsoft.com/office/drawing/2010/main"/>
                        </a:ext>
                      </a:extLst>
                    </pic:spPr>
                  </pic:pic>
                </a:graphicData>
              </a:graphic>
            </wp:inline>
          </w:drawing>
        </w:r>
      </w:del>
      <w:ins w:id="1628" w:author="Daniel Noble" w:date="2025-03-31T12:36:00Z" w16du:dateUtc="2025-03-31T01:36:00Z">
        <w:r w:rsidR="002364F4">
          <w:fldChar w:fldCharType="begin"/>
        </w:r>
        <w:r w:rsidR="002364F4">
          <w:instrText xml:space="preserve"> INCLUDEPICTURE "http://127.0.0.1:19481/graphics/ee60fe2b-7a0e-4f33-8c61-ddd5294e33b9.png" \* MERGEFORMATINET </w:instrText>
        </w:r>
        <w:r w:rsidR="002364F4">
          <w:fldChar w:fldCharType="separate"/>
        </w:r>
        <w:r w:rsidR="002364F4">
          <w:rPr>
            <w:noProof/>
          </w:rPr>
          <mc:AlternateContent>
            <mc:Choice Requires="wps">
              <w:drawing>
                <wp:inline distT="0" distB="0" distL="0" distR="0" wp14:anchorId="6EE09ABA" wp14:editId="3008DF64">
                  <wp:extent cx="304800" cy="304800"/>
                  <wp:effectExtent l="0" t="0" r="0" b="0"/>
                  <wp:docPr id="952223278" name="Rectangle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894BC" id="Rectangle 9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2364F4">
          <w:fldChar w:fldCharType="end"/>
        </w:r>
        <w:r w:rsidR="002364F4">
          <w:fldChar w:fldCharType="begin"/>
        </w:r>
        <w:r w:rsidR="002364F4">
          <w:instrText xml:space="preserve"> INCLUDEPICTURE "http://127.0.0.1:19481/graphics/ee60fe2b-7a0e-4f33-8c61-ddd5294e33b9.png" \* MERGEFORMATINET </w:instrText>
        </w:r>
        <w:r w:rsidR="002364F4">
          <w:fldChar w:fldCharType="separate"/>
        </w:r>
        <w:r w:rsidR="002364F4">
          <w:rPr>
            <w:noProof/>
          </w:rPr>
          <mc:AlternateContent>
            <mc:Choice Requires="wps">
              <w:drawing>
                <wp:inline distT="0" distB="0" distL="0" distR="0" wp14:anchorId="07B80149" wp14:editId="4732916D">
                  <wp:extent cx="304800" cy="304800"/>
                  <wp:effectExtent l="0" t="0" r="0" b="0"/>
                  <wp:docPr id="1374023354" name="Rectangl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1117C" id="Rectangle 9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2364F4">
          <w:fldChar w:fldCharType="end"/>
        </w:r>
      </w:ins>
      <w:ins w:id="1629" w:author="Daniel Noble" w:date="2025-03-31T12:40:00Z" w16du:dateUtc="2025-03-31T01:40:00Z">
        <w:r w:rsidR="002364F4" w:rsidRPr="002364F4">
          <w:rPr>
            <w:noProof/>
          </w:rPr>
          <w:drawing>
            <wp:inline distT="0" distB="0" distL="0" distR="0" wp14:anchorId="4E403C56" wp14:editId="1B965656">
              <wp:extent cx="3917576" cy="4253951"/>
              <wp:effectExtent l="0" t="0" r="0" b="635"/>
              <wp:docPr id="1741277250"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7250" name="Picture 1" descr="A graph with black dots&#10;&#10;AI-generated content may be incorrect."/>
                      <pic:cNvPicPr/>
                    </pic:nvPicPr>
                    <pic:blipFill>
                      <a:blip r:embed="rId12"/>
                      <a:stretch>
                        <a:fillRect/>
                      </a:stretch>
                    </pic:blipFill>
                    <pic:spPr>
                      <a:xfrm>
                        <a:off x="0" y="0"/>
                        <a:ext cx="3973563" cy="4314745"/>
                      </a:xfrm>
                      <a:prstGeom prst="rect">
                        <a:avLst/>
                      </a:prstGeom>
                    </pic:spPr>
                  </pic:pic>
                </a:graphicData>
              </a:graphic>
            </wp:inline>
          </w:drawing>
        </w:r>
      </w:ins>
    </w:p>
    <w:p w14:paraId="38FF5DCD" w14:textId="77777777" w:rsidR="0067260A" w:rsidRPr="00B355FD" w:rsidRDefault="0067260A" w:rsidP="0067260A">
      <w:pPr>
        <w:spacing w:line="480" w:lineRule="auto"/>
        <w:rPr>
          <w:rFonts w:ascii="Times New Roman" w:eastAsiaTheme="minorEastAsia" w:hAnsi="Times New Roman" w:cs="Times New Roman"/>
          <w:sz w:val="24"/>
          <w:szCs w:val="24"/>
        </w:rPr>
      </w:pPr>
      <w:r w:rsidRPr="00CD2E4B">
        <w:rPr>
          <w:rFonts w:ascii="Times New Roman" w:eastAsiaTheme="minorEastAsia" w:hAnsi="Times New Roman" w:cs="Times New Roman"/>
          <w:b/>
          <w:bCs/>
          <w:sz w:val="24"/>
          <w:szCs w:val="24"/>
        </w:rPr>
        <w:t>Figure S4</w:t>
      </w:r>
      <w:r w:rsidRPr="00CD2E4B">
        <w:rPr>
          <w:rFonts w:ascii="Times New Roman" w:eastAsiaTheme="minorEastAsia" w:hAnsi="Times New Roman" w:cs="Times New Roman"/>
          <w:sz w:val="24"/>
          <w:szCs w:val="24"/>
        </w:rPr>
        <w:t xml:space="preserve"> </w:t>
      </w:r>
      <w:r w:rsidRPr="00CD2E4B">
        <w:rPr>
          <w:rFonts w:ascii="Times New Roman" w:eastAsiaTheme="minorEastAsia" w:hAnsi="Times New Roman" w:cs="Times New Roman"/>
          <w:b/>
          <w:bCs/>
          <w:sz w:val="24"/>
          <w:szCs w:val="24"/>
        </w:rPr>
        <w:t>Funnel plot.</w:t>
      </w:r>
      <w:r w:rsidRPr="00CD2E4B">
        <w:rPr>
          <w:rFonts w:ascii="Times New Roman" w:eastAsiaTheme="minorEastAsia" w:hAnsi="Times New Roman" w:cs="Times New Roman"/>
          <w:sz w:val="24"/>
          <w:szCs w:val="24"/>
        </w:rPr>
        <w:t xml:space="preserve"> Showing the observed outcome residuals from the overall MLMA model against the inverse standard error (precision). Effect size = PRRD</w:t>
      </w:r>
      <w:r w:rsidRPr="00CD2E4B">
        <w:rPr>
          <w:rFonts w:ascii="Times New Roman" w:eastAsiaTheme="minorEastAsia" w:hAnsi="Times New Roman" w:cs="Times New Roman"/>
          <w:sz w:val="24"/>
          <w:szCs w:val="24"/>
          <w:vertAlign w:val="subscript"/>
        </w:rPr>
        <w:t>S</w:t>
      </w:r>
      <w:r w:rsidRPr="00CD2E4B">
        <w:rPr>
          <w:rFonts w:ascii="Times New Roman" w:eastAsiaTheme="minorEastAsia" w:hAnsi="Times New Roman" w:cs="Times New Roman"/>
          <w:sz w:val="24"/>
          <w:szCs w:val="24"/>
        </w:rPr>
        <w:t xml:space="preserve">. Dotted lines = 95% pseudo confidence intervals. </w:t>
      </w:r>
    </w:p>
    <w:p w14:paraId="37BE4C67" w14:textId="5E88AF1E" w:rsidR="0067260A" w:rsidRPr="00CD2E4B" w:rsidRDefault="0067260A" w:rsidP="0067260A">
      <w:pPr>
        <w:spacing w:line="480" w:lineRule="auto"/>
        <w:jc w:val="center"/>
        <w:rPr>
          <w:rFonts w:ascii="Times New Roman" w:hAnsi="Times New Roman" w:cs="Times New Roman"/>
          <w:sz w:val="24"/>
          <w:szCs w:val="24"/>
        </w:rPr>
      </w:pPr>
      <w:del w:id="1630" w:author="Daniel Noble" w:date="2025-04-02T14:12:00Z" w16du:dateUtc="2025-04-02T03:12:00Z">
        <w:r w:rsidRPr="00CD2E4B" w:rsidDel="00A449A8">
          <w:rPr>
            <w:rFonts w:ascii="Times New Roman" w:hAnsi="Times New Roman" w:cs="Times New Roman"/>
            <w:noProof/>
            <w:sz w:val="24"/>
            <w:szCs w:val="24"/>
          </w:rPr>
          <w:lastRenderedPageBreak/>
          <w:drawing>
            <wp:inline distT="0" distB="0" distL="0" distR="0" wp14:anchorId="09766DC3" wp14:editId="277DB509">
              <wp:extent cx="5731510" cy="3821430"/>
              <wp:effectExtent l="0" t="0" r="2540" b="7620"/>
              <wp:docPr id="334739166" name="Picture 1"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39166" name="Picture 1" descr="A graph showing the number of data&#10;&#10;Description automatically generated"/>
                      <pic:cNvPicPr/>
                    </pic:nvPicPr>
                    <pic:blipFill>
                      <a:blip r:embed="rId13"/>
                      <a:stretch>
                        <a:fillRect/>
                      </a:stretch>
                    </pic:blipFill>
                    <pic:spPr>
                      <a:xfrm>
                        <a:off x="0" y="0"/>
                        <a:ext cx="5731510" cy="3821430"/>
                      </a:xfrm>
                      <a:prstGeom prst="rect">
                        <a:avLst/>
                      </a:prstGeom>
                    </pic:spPr>
                  </pic:pic>
                </a:graphicData>
              </a:graphic>
            </wp:inline>
          </w:drawing>
        </w:r>
      </w:del>
      <w:ins w:id="1631" w:author="Daniel Noble" w:date="2025-04-02T14:12:00Z" w16du:dateUtc="2025-04-02T03:12:00Z">
        <w:r w:rsidR="00A449A8" w:rsidRPr="00A449A8">
          <w:rPr>
            <w:noProof/>
          </w:rPr>
          <w:t xml:space="preserve"> </w:t>
        </w:r>
        <w:r w:rsidR="00A449A8" w:rsidRPr="00A449A8">
          <w:rPr>
            <w:rFonts w:ascii="Times New Roman" w:hAnsi="Times New Roman" w:cs="Times New Roman"/>
            <w:sz w:val="24"/>
            <w:szCs w:val="24"/>
          </w:rPr>
          <w:drawing>
            <wp:inline distT="0" distB="0" distL="0" distR="0" wp14:anchorId="579C0630" wp14:editId="54832F68">
              <wp:extent cx="4758318" cy="4251699"/>
              <wp:effectExtent l="0" t="0" r="4445" b="3175"/>
              <wp:docPr id="15761001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0019" name="Picture 1" descr="A graph with numbers and lines&#10;&#10;AI-generated content may be incorrect."/>
                      <pic:cNvPicPr/>
                    </pic:nvPicPr>
                    <pic:blipFill>
                      <a:blip r:embed="rId14"/>
                      <a:stretch>
                        <a:fillRect/>
                      </a:stretch>
                    </pic:blipFill>
                    <pic:spPr>
                      <a:xfrm>
                        <a:off x="0" y="0"/>
                        <a:ext cx="4774930" cy="4266542"/>
                      </a:xfrm>
                      <a:prstGeom prst="rect">
                        <a:avLst/>
                      </a:prstGeom>
                    </pic:spPr>
                  </pic:pic>
                </a:graphicData>
              </a:graphic>
            </wp:inline>
          </w:drawing>
        </w:r>
      </w:ins>
    </w:p>
    <w:p w14:paraId="1A85D779" w14:textId="77777777" w:rsidR="0067260A" w:rsidRPr="00CD2E4B" w:rsidRDefault="0067260A" w:rsidP="0067260A">
      <w:pPr>
        <w:spacing w:line="480" w:lineRule="auto"/>
        <w:rPr>
          <w:rFonts w:ascii="Times New Roman" w:eastAsiaTheme="minorEastAsia" w:hAnsi="Times New Roman" w:cs="Times New Roman"/>
          <w:sz w:val="24"/>
          <w:szCs w:val="24"/>
        </w:rPr>
      </w:pPr>
      <w:r w:rsidRPr="00CD2E4B">
        <w:rPr>
          <w:rFonts w:ascii="Times New Roman" w:eastAsiaTheme="minorEastAsia" w:hAnsi="Times New Roman" w:cs="Times New Roman"/>
          <w:b/>
          <w:bCs/>
          <w:sz w:val="24"/>
          <w:szCs w:val="24"/>
        </w:rPr>
        <w:t>Figure S5</w:t>
      </w:r>
      <w:r w:rsidRPr="00CD2E4B">
        <w:rPr>
          <w:rFonts w:ascii="Times New Roman" w:eastAsiaTheme="minorEastAsia" w:hAnsi="Times New Roman" w:cs="Times New Roman"/>
          <w:sz w:val="24"/>
          <w:szCs w:val="24"/>
        </w:rPr>
        <w:t xml:space="preserve"> </w:t>
      </w:r>
      <w:r w:rsidRPr="00CD2E4B">
        <w:rPr>
          <w:rFonts w:ascii="Times New Roman" w:eastAsiaTheme="minorEastAsia" w:hAnsi="Times New Roman" w:cs="Times New Roman"/>
          <w:b/>
          <w:bCs/>
          <w:sz w:val="24"/>
          <w:szCs w:val="24"/>
        </w:rPr>
        <w:t>The relationship between effect sizes (PRRD</w:t>
      </w:r>
      <w:r w:rsidRPr="00CD2E4B">
        <w:rPr>
          <w:rFonts w:ascii="Times New Roman" w:eastAsiaTheme="minorEastAsia" w:hAnsi="Times New Roman" w:cs="Times New Roman"/>
          <w:b/>
          <w:bCs/>
          <w:sz w:val="24"/>
          <w:szCs w:val="24"/>
          <w:vertAlign w:val="subscript"/>
        </w:rPr>
        <w:t>S</w:t>
      </w:r>
      <w:r w:rsidRPr="00CD2E4B">
        <w:rPr>
          <w:rFonts w:ascii="Times New Roman" w:eastAsiaTheme="minorEastAsia" w:hAnsi="Times New Roman" w:cs="Times New Roman"/>
          <w:b/>
          <w:bCs/>
          <w:sz w:val="24"/>
          <w:szCs w:val="24"/>
        </w:rPr>
        <w:t>) and the studies’ year of publication to identify evidence of time-lag bias.</w:t>
      </w:r>
      <w:r w:rsidRPr="00CD2E4B">
        <w:rPr>
          <w:rFonts w:ascii="Times New Roman" w:eastAsiaTheme="minorEastAsia" w:hAnsi="Times New Roman" w:cs="Times New Roman"/>
          <w:sz w:val="24"/>
          <w:szCs w:val="24"/>
        </w:rPr>
        <w:t xml:space="preserve"> </w:t>
      </w:r>
      <w:r w:rsidRPr="00CD2E4B">
        <w:rPr>
          <w:rFonts w:ascii="Times New Roman" w:hAnsi="Times New Roman" w:cs="Times New Roman"/>
          <w:sz w:val="24"/>
          <w:szCs w:val="24"/>
        </w:rPr>
        <w:t>Dashed line = PRRD</w:t>
      </w:r>
      <w:r w:rsidRPr="00CD2E4B">
        <w:rPr>
          <w:rFonts w:ascii="Times New Roman" w:hAnsi="Times New Roman" w:cs="Times New Roman"/>
          <w:sz w:val="24"/>
          <w:szCs w:val="24"/>
          <w:vertAlign w:val="subscript"/>
        </w:rPr>
        <w:t>S</w:t>
      </w:r>
      <w:r w:rsidRPr="00CD2E4B">
        <w:rPr>
          <w:rFonts w:ascii="Times New Roman" w:hAnsi="Times New Roman" w:cs="Times New Roman"/>
          <w:sz w:val="24"/>
          <w:szCs w:val="24"/>
        </w:rPr>
        <w:t xml:space="preserve"> estimate from the overall MLMA model. Solid line = model prediction. Sample sizes are those used to calculate each individual effect size.</w:t>
      </w:r>
    </w:p>
    <w:p w14:paraId="1BA7FE72" w14:textId="0DC8DD00" w:rsidR="0067260A" w:rsidRPr="00CD2E4B" w:rsidRDefault="0067260A" w:rsidP="0067260A">
      <w:pPr>
        <w:spacing w:line="480" w:lineRule="auto"/>
        <w:ind w:firstLine="720"/>
        <w:rPr>
          <w:rFonts w:ascii="Times New Roman" w:eastAsiaTheme="minorEastAsia" w:hAnsi="Times New Roman" w:cs="Times New Roman"/>
          <w:sz w:val="24"/>
          <w:szCs w:val="24"/>
        </w:rPr>
      </w:pPr>
      <w:r w:rsidRPr="00CD2E4B">
        <w:rPr>
          <w:rFonts w:ascii="Times New Roman" w:hAnsi="Times New Roman" w:cs="Times New Roman"/>
          <w:sz w:val="24"/>
          <w:szCs w:val="24"/>
        </w:rPr>
        <w:t xml:space="preserve">No implausible data points were identified in the sensitivity analysis, with the Cook’s distant never exceeding 1. </w:t>
      </w:r>
      <w:del w:id="1632" w:author="Daniel Noble" w:date="2025-04-02T14:13:00Z" w16du:dateUtc="2025-04-02T03:13:00Z">
        <w:r w:rsidRPr="00CD2E4B" w:rsidDel="004F63A0">
          <w:rPr>
            <w:rFonts w:ascii="Times New Roman" w:hAnsi="Times New Roman" w:cs="Times New Roman"/>
            <w:sz w:val="24"/>
            <w:szCs w:val="24"/>
          </w:rPr>
          <w:delText>The model containing untransformed data was quantitatively similar to the overall MLMA model (Table S17). These two results combined suggest that our data set is both robust and free from significantly influential outliers.</w:delText>
        </w:r>
      </w:del>
      <w:ins w:id="1633" w:author="Daniel Noble" w:date="2025-04-02T14:13:00Z" w16du:dateUtc="2025-04-02T03:13:00Z">
        <w:r w:rsidR="004F63A0">
          <w:rPr>
            <w:rFonts w:ascii="Times New Roman" w:hAnsi="Times New Roman" w:cs="Times New Roman"/>
            <w:sz w:val="24"/>
            <w:szCs w:val="24"/>
          </w:rPr>
          <w:t>However, there was one potentially influential point (Cook’s Distance ~ 0.8). Removal of this single data point did not however impact overall conclusions.</w:t>
        </w:r>
      </w:ins>
    </w:p>
    <w:p w14:paraId="16D92BD1" w14:textId="142F810E" w:rsidR="0067260A" w:rsidRPr="00CD2E4B" w:rsidDel="001A5D25" w:rsidRDefault="0067260A" w:rsidP="0067260A">
      <w:pPr>
        <w:spacing w:line="480" w:lineRule="auto"/>
        <w:rPr>
          <w:del w:id="1634" w:author="Daniel Noble" w:date="2025-04-02T13:30:00Z" w16du:dateUtc="2025-04-02T02:30:00Z"/>
          <w:rFonts w:ascii="Times New Roman" w:eastAsiaTheme="minorEastAsia" w:hAnsi="Times New Roman" w:cs="Times New Roman"/>
          <w:sz w:val="24"/>
          <w:szCs w:val="24"/>
        </w:rPr>
      </w:pPr>
      <w:del w:id="1635" w:author="Daniel Noble" w:date="2025-04-02T13:30:00Z" w16du:dateUtc="2025-04-02T02:30:00Z">
        <w:r w:rsidRPr="00CD2E4B" w:rsidDel="001A5D25">
          <w:rPr>
            <w:rFonts w:ascii="Times New Roman" w:eastAsiaTheme="minorEastAsia" w:hAnsi="Times New Roman" w:cs="Times New Roman"/>
            <w:b/>
            <w:bCs/>
            <w:sz w:val="24"/>
            <w:szCs w:val="24"/>
          </w:rPr>
          <w:delText xml:space="preserve">Table S17 MLMA outputs. </w:delText>
        </w:r>
        <w:r w:rsidRPr="00CD2E4B" w:rsidDel="001A5D25">
          <w:rPr>
            <w:rFonts w:ascii="Times New Roman" w:eastAsiaTheme="minorEastAsia" w:hAnsi="Times New Roman" w:cs="Times New Roman"/>
            <w:sz w:val="24"/>
            <w:szCs w:val="24"/>
          </w:rPr>
          <w:delText>Comparison of the overall MLMA model with a model fitted with untransformed data. Effect size = PRRD</w:delText>
        </w:r>
        <w:r w:rsidRPr="00CD2E4B" w:rsidDel="001A5D25">
          <w:rPr>
            <w:rFonts w:ascii="Times New Roman" w:eastAsiaTheme="minorEastAsia" w:hAnsi="Times New Roman" w:cs="Times New Roman"/>
            <w:sz w:val="24"/>
            <w:szCs w:val="24"/>
            <w:vertAlign w:val="subscript"/>
          </w:rPr>
          <w:delText>S</w:delText>
        </w:r>
        <w:r w:rsidRPr="00CD2E4B" w:rsidDel="001A5D25">
          <w:rPr>
            <w:rFonts w:ascii="Times New Roman" w:eastAsiaTheme="minorEastAsia" w:hAnsi="Times New Roman" w:cs="Times New Roman"/>
            <w:sz w:val="24"/>
            <w:szCs w:val="24"/>
          </w:rPr>
          <w:delText xml:space="preserve">. </w:delText>
        </w:r>
        <w:r w:rsidRPr="00CD2E4B" w:rsidDel="001A5D25">
          <w:rPr>
            <w:rFonts w:ascii="Times New Roman" w:hAnsi="Times New Roman" w:cs="Times New Roman"/>
            <w:sz w:val="24"/>
            <w:szCs w:val="24"/>
          </w:rPr>
          <w:delText>I</w:delText>
        </w:r>
        <w:r w:rsidRPr="00CD2E4B" w:rsidDel="001A5D25">
          <w:rPr>
            <w:rFonts w:ascii="Times New Roman" w:hAnsi="Times New Roman" w:cs="Times New Roman"/>
            <w:sz w:val="24"/>
            <w:szCs w:val="24"/>
            <w:vertAlign w:val="superscript"/>
          </w:rPr>
          <w:delText>2</w:delText>
        </w:r>
        <w:r w:rsidRPr="00CD2E4B" w:rsidDel="001A5D25">
          <w:rPr>
            <w:rFonts w:ascii="Times New Roman" w:hAnsi="Times New Roman" w:cs="Times New Roman"/>
            <w:sz w:val="24"/>
            <w:szCs w:val="24"/>
          </w:rPr>
          <w:delText xml:space="preserve"> values reported as percentages.</w:delText>
        </w:r>
      </w:del>
    </w:p>
    <w:tbl>
      <w:tblPr>
        <w:tblW w:w="8718" w:type="dxa"/>
        <w:jc w:val="center"/>
        <w:tblLook w:val="04A0" w:firstRow="1" w:lastRow="0" w:firstColumn="1" w:lastColumn="0" w:noHBand="0" w:noVBand="1"/>
      </w:tblPr>
      <w:tblGrid>
        <w:gridCol w:w="2381"/>
        <w:gridCol w:w="1123"/>
        <w:gridCol w:w="1020"/>
        <w:gridCol w:w="1134"/>
        <w:gridCol w:w="1020"/>
        <w:gridCol w:w="1020"/>
        <w:gridCol w:w="1020"/>
      </w:tblGrid>
      <w:tr w:rsidR="0067260A" w:rsidRPr="008A5534" w:rsidDel="001A5D25" w14:paraId="7673FFC6" w14:textId="21997592" w:rsidTr="00150BF6">
        <w:trPr>
          <w:trHeight w:val="324"/>
          <w:jc w:val="center"/>
          <w:del w:id="1636" w:author="Daniel Noble" w:date="2025-04-02T13:30:00Z" w16du:dateUtc="2025-04-02T02:30:00Z"/>
        </w:trPr>
        <w:tc>
          <w:tcPr>
            <w:tcW w:w="2381"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2472A095" w14:textId="5010FFEB" w:rsidR="0067260A" w:rsidRPr="00B355FD" w:rsidDel="001A5D25" w:rsidRDefault="0067260A" w:rsidP="00150BF6">
            <w:pPr>
              <w:spacing w:after="0" w:line="276" w:lineRule="auto"/>
              <w:jc w:val="center"/>
              <w:rPr>
                <w:del w:id="1637" w:author="Daniel Noble" w:date="2025-04-02T13:30:00Z" w16du:dateUtc="2025-04-02T02:30:00Z"/>
                <w:rFonts w:ascii="Times New Roman" w:eastAsia="Times New Roman" w:hAnsi="Times New Roman" w:cs="Times New Roman"/>
                <w:b/>
                <w:bCs/>
                <w:color w:val="000000"/>
                <w:sz w:val="24"/>
                <w:szCs w:val="24"/>
                <w:lang w:eastAsia="en-AU"/>
              </w:rPr>
            </w:pPr>
            <w:del w:id="1638" w:author="Daniel Noble" w:date="2025-04-02T13:30:00Z" w16du:dateUtc="2025-04-02T02:30:00Z">
              <w:r w:rsidRPr="00B355FD" w:rsidDel="001A5D25">
                <w:rPr>
                  <w:rFonts w:ascii="Times New Roman" w:eastAsia="Times New Roman" w:hAnsi="Times New Roman" w:cs="Times New Roman"/>
                  <w:b/>
                  <w:bCs/>
                  <w:color w:val="000000"/>
                  <w:sz w:val="24"/>
                  <w:szCs w:val="24"/>
                  <w:lang w:eastAsia="en-AU"/>
                </w:rPr>
                <w:delText>Model</w:delText>
              </w:r>
            </w:del>
          </w:p>
        </w:tc>
        <w:tc>
          <w:tcPr>
            <w:tcW w:w="1123" w:type="dxa"/>
            <w:tcBorders>
              <w:top w:val="single" w:sz="4" w:space="0" w:color="auto"/>
              <w:left w:val="nil"/>
              <w:bottom w:val="single" w:sz="4" w:space="0" w:color="auto"/>
              <w:right w:val="single" w:sz="4" w:space="0" w:color="auto"/>
            </w:tcBorders>
            <w:shd w:val="clear" w:color="000000" w:fill="8EA9DB"/>
            <w:noWrap/>
            <w:vAlign w:val="center"/>
            <w:hideMark/>
          </w:tcPr>
          <w:p w14:paraId="5C873BAF" w14:textId="49EE3ECE" w:rsidR="0067260A" w:rsidRPr="00B355FD" w:rsidDel="001A5D25" w:rsidRDefault="0067260A" w:rsidP="00150BF6">
            <w:pPr>
              <w:spacing w:after="0" w:line="276" w:lineRule="auto"/>
              <w:jc w:val="center"/>
              <w:rPr>
                <w:del w:id="1639" w:author="Daniel Noble" w:date="2025-04-02T13:30:00Z" w16du:dateUtc="2025-04-02T02:30:00Z"/>
                <w:rFonts w:ascii="Times New Roman" w:eastAsia="Times New Roman" w:hAnsi="Times New Roman" w:cs="Times New Roman"/>
                <w:b/>
                <w:bCs/>
                <w:color w:val="000000"/>
                <w:sz w:val="24"/>
                <w:szCs w:val="24"/>
                <w:lang w:eastAsia="en-AU"/>
              </w:rPr>
            </w:pPr>
            <w:del w:id="1640" w:author="Daniel Noble" w:date="2025-04-02T13:30:00Z" w16du:dateUtc="2025-04-02T02:30:00Z">
              <w:r w:rsidRPr="00B355FD" w:rsidDel="001A5D25">
                <w:rPr>
                  <w:rFonts w:ascii="Times New Roman" w:eastAsia="Times New Roman" w:hAnsi="Times New Roman" w:cs="Times New Roman"/>
                  <w:b/>
                  <w:bCs/>
                  <w:color w:val="000000"/>
                  <w:sz w:val="24"/>
                  <w:szCs w:val="24"/>
                  <w:lang w:eastAsia="en-AU"/>
                </w:rPr>
                <w:delText>Estimate</w:delText>
              </w:r>
            </w:del>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4B099452" w14:textId="28EE075E" w:rsidR="0067260A" w:rsidRPr="00B355FD" w:rsidDel="001A5D25" w:rsidRDefault="0067260A" w:rsidP="00150BF6">
            <w:pPr>
              <w:spacing w:after="0" w:line="276" w:lineRule="auto"/>
              <w:jc w:val="center"/>
              <w:rPr>
                <w:del w:id="1641" w:author="Daniel Noble" w:date="2025-04-02T13:30:00Z" w16du:dateUtc="2025-04-02T02:30:00Z"/>
                <w:rFonts w:ascii="Times New Roman" w:eastAsia="Times New Roman" w:hAnsi="Times New Roman" w:cs="Times New Roman"/>
                <w:b/>
                <w:bCs/>
                <w:color w:val="000000"/>
                <w:sz w:val="24"/>
                <w:szCs w:val="24"/>
                <w:lang w:eastAsia="en-AU"/>
              </w:rPr>
            </w:pPr>
            <w:del w:id="1642" w:author="Daniel Noble" w:date="2025-04-02T13:30:00Z" w16du:dateUtc="2025-04-02T02:30:00Z">
              <w:r w:rsidRPr="00B355FD" w:rsidDel="001A5D25">
                <w:rPr>
                  <w:rFonts w:ascii="Times New Roman" w:eastAsia="Times New Roman" w:hAnsi="Times New Roman" w:cs="Times New Roman"/>
                  <w:b/>
                  <w:bCs/>
                  <w:color w:val="000000"/>
                  <w:sz w:val="24"/>
                  <w:szCs w:val="24"/>
                  <w:lang w:eastAsia="en-AU"/>
                </w:rPr>
                <w:delText>CI Low</w:delText>
              </w:r>
            </w:del>
          </w:p>
        </w:tc>
        <w:tc>
          <w:tcPr>
            <w:tcW w:w="1134" w:type="dxa"/>
            <w:tcBorders>
              <w:top w:val="single" w:sz="4" w:space="0" w:color="auto"/>
              <w:left w:val="nil"/>
              <w:bottom w:val="single" w:sz="4" w:space="0" w:color="auto"/>
              <w:right w:val="single" w:sz="4" w:space="0" w:color="auto"/>
            </w:tcBorders>
            <w:shd w:val="clear" w:color="000000" w:fill="8EA9DB"/>
            <w:noWrap/>
            <w:vAlign w:val="center"/>
            <w:hideMark/>
          </w:tcPr>
          <w:p w14:paraId="498BEF45" w14:textId="06C9B886" w:rsidR="0067260A" w:rsidRPr="00B355FD" w:rsidDel="001A5D25" w:rsidRDefault="0067260A" w:rsidP="00150BF6">
            <w:pPr>
              <w:spacing w:after="0" w:line="276" w:lineRule="auto"/>
              <w:jc w:val="center"/>
              <w:rPr>
                <w:del w:id="1643" w:author="Daniel Noble" w:date="2025-04-02T13:30:00Z" w16du:dateUtc="2025-04-02T02:30:00Z"/>
                <w:rFonts w:ascii="Times New Roman" w:eastAsia="Times New Roman" w:hAnsi="Times New Roman" w:cs="Times New Roman"/>
                <w:b/>
                <w:bCs/>
                <w:color w:val="000000"/>
                <w:sz w:val="24"/>
                <w:szCs w:val="24"/>
                <w:lang w:eastAsia="en-AU"/>
              </w:rPr>
            </w:pPr>
            <w:del w:id="1644" w:author="Daniel Noble" w:date="2025-04-02T13:30:00Z" w16du:dateUtc="2025-04-02T02:30:00Z">
              <w:r w:rsidRPr="00B355FD" w:rsidDel="001A5D25">
                <w:rPr>
                  <w:rFonts w:ascii="Times New Roman" w:eastAsia="Times New Roman" w:hAnsi="Times New Roman" w:cs="Times New Roman"/>
                  <w:b/>
                  <w:bCs/>
                  <w:color w:val="000000"/>
                  <w:sz w:val="24"/>
                  <w:szCs w:val="24"/>
                  <w:lang w:eastAsia="en-AU"/>
                </w:rPr>
                <w:delText>CI High</w:delText>
              </w:r>
            </w:del>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18670FF9" w14:textId="5AE54739" w:rsidR="0067260A" w:rsidRPr="00B355FD" w:rsidDel="001A5D25" w:rsidRDefault="0067260A" w:rsidP="00150BF6">
            <w:pPr>
              <w:spacing w:after="0" w:line="276" w:lineRule="auto"/>
              <w:jc w:val="center"/>
              <w:rPr>
                <w:del w:id="1645" w:author="Daniel Noble" w:date="2025-04-02T13:30:00Z" w16du:dateUtc="2025-04-02T02:30:00Z"/>
                <w:rFonts w:ascii="Times New Roman" w:eastAsia="Times New Roman" w:hAnsi="Times New Roman" w:cs="Times New Roman"/>
                <w:b/>
                <w:bCs/>
                <w:color w:val="000000"/>
                <w:sz w:val="24"/>
                <w:szCs w:val="24"/>
                <w:lang w:eastAsia="en-AU"/>
              </w:rPr>
            </w:pPr>
            <w:del w:id="1646" w:author="Daniel Noble" w:date="2025-04-02T13:30:00Z" w16du:dateUtc="2025-04-02T02:30:00Z">
              <w:r w:rsidRPr="00B355FD" w:rsidDel="001A5D25">
                <w:rPr>
                  <w:rFonts w:ascii="Times New Roman" w:eastAsia="Times New Roman" w:hAnsi="Times New Roman" w:cs="Times New Roman"/>
                  <w:b/>
                  <w:bCs/>
                  <w:color w:val="000000"/>
                  <w:sz w:val="24"/>
                  <w:szCs w:val="24"/>
                  <w:lang w:eastAsia="en-AU"/>
                </w:rPr>
                <w:delText>df</w:delText>
              </w:r>
            </w:del>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44DC7822" w14:textId="3BCFD84A" w:rsidR="0067260A" w:rsidRPr="00B355FD" w:rsidDel="001A5D25" w:rsidRDefault="0067260A" w:rsidP="00150BF6">
            <w:pPr>
              <w:spacing w:after="0" w:line="276" w:lineRule="auto"/>
              <w:jc w:val="center"/>
              <w:rPr>
                <w:del w:id="1647" w:author="Daniel Noble" w:date="2025-04-02T13:30:00Z" w16du:dateUtc="2025-04-02T02:30:00Z"/>
                <w:rFonts w:ascii="Times New Roman" w:eastAsia="Times New Roman" w:hAnsi="Times New Roman" w:cs="Times New Roman"/>
                <w:b/>
                <w:bCs/>
                <w:color w:val="000000"/>
                <w:sz w:val="24"/>
                <w:szCs w:val="24"/>
                <w:lang w:eastAsia="en-AU"/>
              </w:rPr>
            </w:pPr>
            <w:del w:id="1648" w:author="Daniel Noble" w:date="2025-04-02T13:30:00Z" w16du:dateUtc="2025-04-02T02:30:00Z">
              <w:r w:rsidRPr="00B355FD" w:rsidDel="001A5D25">
                <w:rPr>
                  <w:rFonts w:ascii="Times New Roman" w:eastAsia="Times New Roman" w:hAnsi="Times New Roman" w:cs="Times New Roman"/>
                  <w:b/>
                  <w:bCs/>
                  <w:color w:val="000000"/>
                  <w:sz w:val="24"/>
                  <w:szCs w:val="24"/>
                  <w:lang w:eastAsia="en-AU"/>
                </w:rPr>
                <w:delText>p-value</w:delText>
              </w:r>
            </w:del>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58F97E6D" w14:textId="6C9B6C5F" w:rsidR="0067260A" w:rsidRPr="00B355FD" w:rsidDel="001A5D25" w:rsidRDefault="0067260A" w:rsidP="00150BF6">
            <w:pPr>
              <w:spacing w:after="0" w:line="276" w:lineRule="auto"/>
              <w:jc w:val="center"/>
              <w:rPr>
                <w:del w:id="1649" w:author="Daniel Noble" w:date="2025-04-02T13:30:00Z" w16du:dateUtc="2025-04-02T02:30:00Z"/>
                <w:rFonts w:ascii="Times New Roman" w:eastAsia="Times New Roman" w:hAnsi="Times New Roman" w:cs="Times New Roman"/>
                <w:b/>
                <w:bCs/>
                <w:i/>
                <w:iCs/>
                <w:color w:val="000000"/>
                <w:sz w:val="24"/>
                <w:szCs w:val="24"/>
                <w:lang w:eastAsia="en-AU"/>
              </w:rPr>
            </w:pPr>
            <w:del w:id="1650" w:author="Daniel Noble" w:date="2025-04-02T13:30:00Z" w16du:dateUtc="2025-04-02T02:30:00Z">
              <w:r w:rsidRPr="00B355FD" w:rsidDel="001A5D25">
                <w:rPr>
                  <w:rFonts w:ascii="Times New Roman" w:eastAsia="Times New Roman" w:hAnsi="Times New Roman" w:cs="Times New Roman"/>
                  <w:b/>
                  <w:bCs/>
                  <w:i/>
                  <w:iCs/>
                  <w:color w:val="000000"/>
                  <w:sz w:val="24"/>
                  <w:szCs w:val="24"/>
                  <w:lang w:eastAsia="en-AU"/>
                </w:rPr>
                <w:delText>I</w:delText>
              </w:r>
              <w:r w:rsidRPr="00B355FD" w:rsidDel="001A5D25">
                <w:rPr>
                  <w:rFonts w:ascii="Times New Roman" w:eastAsia="Times New Roman" w:hAnsi="Times New Roman" w:cs="Times New Roman"/>
                  <w:b/>
                  <w:bCs/>
                  <w:i/>
                  <w:iCs/>
                  <w:color w:val="000000"/>
                  <w:sz w:val="24"/>
                  <w:szCs w:val="24"/>
                  <w:vertAlign w:val="superscript"/>
                  <w:lang w:eastAsia="en-AU"/>
                </w:rPr>
                <w:delText>2</w:delText>
              </w:r>
              <w:r w:rsidRPr="00B355FD" w:rsidDel="001A5D25">
                <w:rPr>
                  <w:rFonts w:ascii="Times New Roman" w:eastAsia="Times New Roman" w:hAnsi="Times New Roman" w:cs="Times New Roman"/>
                  <w:b/>
                  <w:bCs/>
                  <w:i/>
                  <w:iCs/>
                  <w:color w:val="000000"/>
                  <w:sz w:val="24"/>
                  <w:szCs w:val="24"/>
                  <w:vertAlign w:val="subscript"/>
                  <w:lang w:eastAsia="en-AU"/>
                </w:rPr>
                <w:delText>Total</w:delText>
              </w:r>
            </w:del>
          </w:p>
        </w:tc>
      </w:tr>
      <w:tr w:rsidR="0067260A" w:rsidRPr="008A5534" w:rsidDel="001A5D25" w14:paraId="4A155FD5" w14:textId="0FE12294" w:rsidTr="00150BF6">
        <w:trPr>
          <w:trHeight w:val="312"/>
          <w:jc w:val="center"/>
          <w:del w:id="1651" w:author="Daniel Noble" w:date="2025-04-02T13:30:00Z" w16du:dateUtc="2025-04-02T02:30:00Z"/>
        </w:trPr>
        <w:tc>
          <w:tcPr>
            <w:tcW w:w="2381" w:type="dxa"/>
            <w:tcBorders>
              <w:top w:val="nil"/>
              <w:left w:val="single" w:sz="4" w:space="0" w:color="auto"/>
              <w:bottom w:val="single" w:sz="4" w:space="0" w:color="auto"/>
              <w:right w:val="single" w:sz="4" w:space="0" w:color="auto"/>
            </w:tcBorders>
            <w:shd w:val="clear" w:color="000000" w:fill="D9E1F2"/>
            <w:noWrap/>
            <w:vAlign w:val="bottom"/>
            <w:hideMark/>
          </w:tcPr>
          <w:p w14:paraId="5B284983" w14:textId="557A77CE" w:rsidR="0067260A" w:rsidRPr="00B355FD" w:rsidDel="001A5D25" w:rsidRDefault="0067260A" w:rsidP="00150BF6">
            <w:pPr>
              <w:spacing w:after="0" w:line="276" w:lineRule="auto"/>
              <w:rPr>
                <w:del w:id="1652" w:author="Daniel Noble" w:date="2025-04-02T13:30:00Z" w16du:dateUtc="2025-04-02T02:30:00Z"/>
                <w:rFonts w:ascii="Times New Roman" w:eastAsia="Times New Roman" w:hAnsi="Times New Roman" w:cs="Times New Roman"/>
                <w:b/>
                <w:bCs/>
                <w:color w:val="000000"/>
                <w:sz w:val="24"/>
                <w:szCs w:val="24"/>
                <w:lang w:eastAsia="en-AU"/>
              </w:rPr>
            </w:pPr>
            <w:del w:id="1653" w:author="Daniel Noble" w:date="2025-04-02T13:30:00Z" w16du:dateUtc="2025-04-02T02:30:00Z">
              <w:r w:rsidRPr="00B355FD" w:rsidDel="001A5D25">
                <w:rPr>
                  <w:rFonts w:ascii="Times New Roman" w:eastAsia="Times New Roman" w:hAnsi="Times New Roman" w:cs="Times New Roman"/>
                  <w:b/>
                  <w:bCs/>
                  <w:color w:val="000000"/>
                  <w:sz w:val="24"/>
                  <w:szCs w:val="24"/>
                  <w:lang w:eastAsia="en-AU"/>
                </w:rPr>
                <w:delText>Overall (PRRD</w:delText>
              </w:r>
              <w:r w:rsidRPr="00B355FD" w:rsidDel="001A5D25">
                <w:rPr>
                  <w:rFonts w:ascii="Times New Roman" w:eastAsia="Times New Roman" w:hAnsi="Times New Roman" w:cs="Times New Roman"/>
                  <w:b/>
                  <w:bCs/>
                  <w:color w:val="000000"/>
                  <w:sz w:val="24"/>
                  <w:szCs w:val="24"/>
                  <w:vertAlign w:val="subscript"/>
                  <w:lang w:eastAsia="en-AU"/>
                </w:rPr>
                <w:delText>S</w:delText>
              </w:r>
              <w:r w:rsidRPr="00B355FD" w:rsidDel="001A5D25">
                <w:rPr>
                  <w:rFonts w:ascii="Times New Roman" w:eastAsia="Times New Roman" w:hAnsi="Times New Roman" w:cs="Times New Roman"/>
                  <w:b/>
                  <w:bCs/>
                  <w:color w:val="000000"/>
                  <w:sz w:val="24"/>
                  <w:szCs w:val="24"/>
                  <w:lang w:eastAsia="en-AU"/>
                </w:rPr>
                <w:delText>)</w:delText>
              </w:r>
            </w:del>
          </w:p>
        </w:tc>
        <w:tc>
          <w:tcPr>
            <w:tcW w:w="1123" w:type="dxa"/>
            <w:tcBorders>
              <w:top w:val="nil"/>
              <w:left w:val="nil"/>
              <w:bottom w:val="single" w:sz="4" w:space="0" w:color="auto"/>
              <w:right w:val="single" w:sz="4" w:space="0" w:color="auto"/>
            </w:tcBorders>
            <w:shd w:val="clear" w:color="auto" w:fill="auto"/>
            <w:noWrap/>
            <w:vAlign w:val="bottom"/>
            <w:hideMark/>
          </w:tcPr>
          <w:p w14:paraId="339906B9" w14:textId="47F63E89" w:rsidR="0067260A" w:rsidRPr="00B355FD" w:rsidDel="001A5D25" w:rsidRDefault="0067260A" w:rsidP="00150BF6">
            <w:pPr>
              <w:spacing w:after="0" w:line="276" w:lineRule="auto"/>
              <w:jc w:val="center"/>
              <w:rPr>
                <w:del w:id="1654" w:author="Daniel Noble" w:date="2025-04-02T13:30:00Z" w16du:dateUtc="2025-04-02T02:30:00Z"/>
                <w:rFonts w:ascii="Times New Roman" w:eastAsia="Times New Roman" w:hAnsi="Times New Roman" w:cs="Times New Roman"/>
                <w:color w:val="000000"/>
                <w:sz w:val="24"/>
                <w:szCs w:val="24"/>
                <w:lang w:eastAsia="en-AU"/>
              </w:rPr>
            </w:pPr>
            <w:del w:id="1655"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0.0021</w:delText>
              </w:r>
            </w:del>
          </w:p>
        </w:tc>
        <w:tc>
          <w:tcPr>
            <w:tcW w:w="1020" w:type="dxa"/>
            <w:tcBorders>
              <w:top w:val="nil"/>
              <w:left w:val="nil"/>
              <w:bottom w:val="single" w:sz="4" w:space="0" w:color="auto"/>
              <w:right w:val="single" w:sz="4" w:space="0" w:color="auto"/>
            </w:tcBorders>
            <w:shd w:val="clear" w:color="auto" w:fill="auto"/>
            <w:noWrap/>
            <w:vAlign w:val="bottom"/>
            <w:hideMark/>
          </w:tcPr>
          <w:p w14:paraId="10A3C2C6" w14:textId="79DB10ED" w:rsidR="0067260A" w:rsidRPr="00B355FD" w:rsidDel="001A5D25" w:rsidRDefault="0067260A" w:rsidP="00150BF6">
            <w:pPr>
              <w:spacing w:after="0" w:line="276" w:lineRule="auto"/>
              <w:jc w:val="center"/>
              <w:rPr>
                <w:del w:id="1656" w:author="Daniel Noble" w:date="2025-04-02T13:30:00Z" w16du:dateUtc="2025-04-02T02:30:00Z"/>
                <w:rFonts w:ascii="Times New Roman" w:eastAsia="Times New Roman" w:hAnsi="Times New Roman" w:cs="Times New Roman"/>
                <w:color w:val="000000"/>
                <w:sz w:val="24"/>
                <w:szCs w:val="24"/>
                <w:lang w:eastAsia="en-AU"/>
              </w:rPr>
            </w:pPr>
            <w:del w:id="1657"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-0.0241</w:delText>
              </w:r>
            </w:del>
          </w:p>
        </w:tc>
        <w:tc>
          <w:tcPr>
            <w:tcW w:w="1134" w:type="dxa"/>
            <w:tcBorders>
              <w:top w:val="nil"/>
              <w:left w:val="nil"/>
              <w:bottom w:val="single" w:sz="4" w:space="0" w:color="auto"/>
              <w:right w:val="single" w:sz="4" w:space="0" w:color="auto"/>
            </w:tcBorders>
            <w:shd w:val="clear" w:color="auto" w:fill="auto"/>
            <w:noWrap/>
            <w:vAlign w:val="bottom"/>
            <w:hideMark/>
          </w:tcPr>
          <w:p w14:paraId="7573D80E" w14:textId="0542B531" w:rsidR="0067260A" w:rsidRPr="00B355FD" w:rsidDel="001A5D25" w:rsidRDefault="0067260A" w:rsidP="00150BF6">
            <w:pPr>
              <w:spacing w:after="0" w:line="276" w:lineRule="auto"/>
              <w:jc w:val="center"/>
              <w:rPr>
                <w:del w:id="1658" w:author="Daniel Noble" w:date="2025-04-02T13:30:00Z" w16du:dateUtc="2025-04-02T02:30:00Z"/>
                <w:rFonts w:ascii="Times New Roman" w:eastAsia="Times New Roman" w:hAnsi="Times New Roman" w:cs="Times New Roman"/>
                <w:color w:val="000000"/>
                <w:sz w:val="24"/>
                <w:szCs w:val="24"/>
                <w:lang w:eastAsia="en-AU"/>
              </w:rPr>
            </w:pPr>
            <w:del w:id="1659"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0.0282</w:delText>
              </w:r>
            </w:del>
          </w:p>
        </w:tc>
        <w:tc>
          <w:tcPr>
            <w:tcW w:w="1020" w:type="dxa"/>
            <w:tcBorders>
              <w:top w:val="nil"/>
              <w:left w:val="nil"/>
              <w:bottom w:val="single" w:sz="4" w:space="0" w:color="auto"/>
              <w:right w:val="single" w:sz="4" w:space="0" w:color="auto"/>
            </w:tcBorders>
            <w:shd w:val="clear" w:color="auto" w:fill="auto"/>
            <w:noWrap/>
            <w:vAlign w:val="bottom"/>
            <w:hideMark/>
          </w:tcPr>
          <w:p w14:paraId="78347EC7" w14:textId="57057156" w:rsidR="0067260A" w:rsidRPr="00B355FD" w:rsidDel="001A5D25" w:rsidRDefault="0067260A" w:rsidP="00150BF6">
            <w:pPr>
              <w:spacing w:after="0" w:line="276" w:lineRule="auto"/>
              <w:jc w:val="center"/>
              <w:rPr>
                <w:del w:id="1660" w:author="Daniel Noble" w:date="2025-04-02T13:30:00Z" w16du:dateUtc="2025-04-02T02:30:00Z"/>
                <w:rFonts w:ascii="Times New Roman" w:eastAsia="Times New Roman" w:hAnsi="Times New Roman" w:cs="Times New Roman"/>
                <w:color w:val="000000"/>
                <w:sz w:val="24"/>
                <w:szCs w:val="24"/>
                <w:lang w:eastAsia="en-AU"/>
              </w:rPr>
            </w:pPr>
            <w:del w:id="1661"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39</w:delText>
              </w:r>
            </w:del>
          </w:p>
        </w:tc>
        <w:tc>
          <w:tcPr>
            <w:tcW w:w="1020" w:type="dxa"/>
            <w:tcBorders>
              <w:top w:val="nil"/>
              <w:left w:val="nil"/>
              <w:bottom w:val="single" w:sz="4" w:space="0" w:color="auto"/>
              <w:right w:val="single" w:sz="4" w:space="0" w:color="auto"/>
            </w:tcBorders>
            <w:shd w:val="clear" w:color="auto" w:fill="auto"/>
            <w:noWrap/>
            <w:vAlign w:val="bottom"/>
            <w:hideMark/>
          </w:tcPr>
          <w:p w14:paraId="10F09580" w14:textId="6B7DE10F" w:rsidR="0067260A" w:rsidRPr="00B355FD" w:rsidDel="001A5D25" w:rsidRDefault="0067260A" w:rsidP="00150BF6">
            <w:pPr>
              <w:spacing w:after="0" w:line="276" w:lineRule="auto"/>
              <w:jc w:val="center"/>
              <w:rPr>
                <w:del w:id="1662" w:author="Daniel Noble" w:date="2025-04-02T13:30:00Z" w16du:dateUtc="2025-04-02T02:30:00Z"/>
                <w:rFonts w:ascii="Times New Roman" w:eastAsia="Times New Roman" w:hAnsi="Times New Roman" w:cs="Times New Roman"/>
                <w:color w:val="000000"/>
                <w:sz w:val="24"/>
                <w:szCs w:val="24"/>
                <w:lang w:eastAsia="en-AU"/>
              </w:rPr>
            </w:pPr>
            <w:del w:id="1663"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0.8732</w:delText>
              </w:r>
            </w:del>
          </w:p>
        </w:tc>
        <w:tc>
          <w:tcPr>
            <w:tcW w:w="1020" w:type="dxa"/>
            <w:tcBorders>
              <w:top w:val="nil"/>
              <w:left w:val="nil"/>
              <w:bottom w:val="single" w:sz="4" w:space="0" w:color="auto"/>
              <w:right w:val="single" w:sz="4" w:space="0" w:color="auto"/>
            </w:tcBorders>
            <w:shd w:val="clear" w:color="auto" w:fill="auto"/>
            <w:noWrap/>
            <w:vAlign w:val="bottom"/>
            <w:hideMark/>
          </w:tcPr>
          <w:p w14:paraId="78A4170E" w14:textId="63BAC9EB" w:rsidR="0067260A" w:rsidRPr="00B355FD" w:rsidDel="001A5D25" w:rsidRDefault="0067260A" w:rsidP="00150BF6">
            <w:pPr>
              <w:spacing w:after="0" w:line="276" w:lineRule="auto"/>
              <w:jc w:val="center"/>
              <w:rPr>
                <w:del w:id="1664" w:author="Daniel Noble" w:date="2025-04-02T13:30:00Z" w16du:dateUtc="2025-04-02T02:30:00Z"/>
                <w:rFonts w:ascii="Times New Roman" w:eastAsia="Times New Roman" w:hAnsi="Times New Roman" w:cs="Times New Roman"/>
                <w:color w:val="000000"/>
                <w:sz w:val="24"/>
                <w:szCs w:val="24"/>
                <w:lang w:eastAsia="en-AU"/>
              </w:rPr>
            </w:pPr>
            <w:del w:id="1665"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0.00</w:delText>
              </w:r>
            </w:del>
          </w:p>
        </w:tc>
      </w:tr>
      <w:tr w:rsidR="0067260A" w:rsidRPr="008A5534" w:rsidDel="001A5D25" w14:paraId="25107986" w14:textId="62A8946A" w:rsidTr="00150BF6">
        <w:trPr>
          <w:trHeight w:val="288"/>
          <w:jc w:val="center"/>
          <w:del w:id="1666" w:author="Daniel Noble" w:date="2025-04-02T13:30:00Z" w16du:dateUtc="2025-04-02T02:30:00Z"/>
        </w:trPr>
        <w:tc>
          <w:tcPr>
            <w:tcW w:w="2381" w:type="dxa"/>
            <w:tcBorders>
              <w:top w:val="nil"/>
              <w:left w:val="single" w:sz="4" w:space="0" w:color="auto"/>
              <w:bottom w:val="single" w:sz="4" w:space="0" w:color="auto"/>
              <w:right w:val="single" w:sz="4" w:space="0" w:color="auto"/>
            </w:tcBorders>
            <w:shd w:val="clear" w:color="000000" w:fill="D9E1F2"/>
            <w:noWrap/>
            <w:vAlign w:val="bottom"/>
            <w:hideMark/>
          </w:tcPr>
          <w:p w14:paraId="310A5003" w14:textId="2EA11B3C" w:rsidR="0067260A" w:rsidRPr="00B355FD" w:rsidDel="001A5D25" w:rsidRDefault="0067260A" w:rsidP="00150BF6">
            <w:pPr>
              <w:spacing w:after="0" w:line="276" w:lineRule="auto"/>
              <w:rPr>
                <w:del w:id="1667" w:author="Daniel Noble" w:date="2025-04-02T13:30:00Z" w16du:dateUtc="2025-04-02T02:30:00Z"/>
                <w:rFonts w:ascii="Times New Roman" w:eastAsia="Times New Roman" w:hAnsi="Times New Roman" w:cs="Times New Roman"/>
                <w:b/>
                <w:bCs/>
                <w:color w:val="000000"/>
                <w:sz w:val="24"/>
                <w:szCs w:val="24"/>
                <w:lang w:eastAsia="en-AU"/>
              </w:rPr>
            </w:pPr>
            <w:del w:id="1668" w:author="Daniel Noble" w:date="2025-04-02T13:30:00Z" w16du:dateUtc="2025-04-02T02:30:00Z">
              <w:r w:rsidRPr="00B355FD" w:rsidDel="001A5D25">
                <w:rPr>
                  <w:rFonts w:ascii="Times New Roman" w:eastAsia="Times New Roman" w:hAnsi="Times New Roman" w:cs="Times New Roman"/>
                  <w:b/>
                  <w:bCs/>
                  <w:color w:val="000000"/>
                  <w:sz w:val="24"/>
                  <w:szCs w:val="24"/>
                  <w:lang w:eastAsia="en-AU"/>
                </w:rPr>
                <w:delText>Untransformed Data</w:delText>
              </w:r>
            </w:del>
          </w:p>
        </w:tc>
        <w:tc>
          <w:tcPr>
            <w:tcW w:w="1123" w:type="dxa"/>
            <w:tcBorders>
              <w:top w:val="nil"/>
              <w:left w:val="nil"/>
              <w:bottom w:val="single" w:sz="4" w:space="0" w:color="auto"/>
              <w:right w:val="single" w:sz="4" w:space="0" w:color="auto"/>
            </w:tcBorders>
            <w:shd w:val="clear" w:color="auto" w:fill="auto"/>
            <w:noWrap/>
            <w:vAlign w:val="bottom"/>
            <w:hideMark/>
          </w:tcPr>
          <w:p w14:paraId="73AC5090" w14:textId="5E71FAAB" w:rsidR="0067260A" w:rsidRPr="00B355FD" w:rsidDel="001A5D25" w:rsidRDefault="0067260A" w:rsidP="00150BF6">
            <w:pPr>
              <w:spacing w:after="0" w:line="276" w:lineRule="auto"/>
              <w:jc w:val="center"/>
              <w:rPr>
                <w:del w:id="1669" w:author="Daniel Noble" w:date="2025-04-02T13:30:00Z" w16du:dateUtc="2025-04-02T02:30:00Z"/>
                <w:rFonts w:ascii="Times New Roman" w:eastAsia="Times New Roman" w:hAnsi="Times New Roman" w:cs="Times New Roman"/>
                <w:color w:val="000000"/>
                <w:sz w:val="24"/>
                <w:szCs w:val="24"/>
                <w:lang w:eastAsia="en-AU"/>
              </w:rPr>
            </w:pPr>
            <w:del w:id="1670"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0.0022</w:delText>
              </w:r>
            </w:del>
          </w:p>
        </w:tc>
        <w:tc>
          <w:tcPr>
            <w:tcW w:w="1020" w:type="dxa"/>
            <w:tcBorders>
              <w:top w:val="nil"/>
              <w:left w:val="nil"/>
              <w:bottom w:val="single" w:sz="4" w:space="0" w:color="auto"/>
              <w:right w:val="single" w:sz="4" w:space="0" w:color="auto"/>
            </w:tcBorders>
            <w:shd w:val="clear" w:color="auto" w:fill="auto"/>
            <w:noWrap/>
            <w:vAlign w:val="bottom"/>
            <w:hideMark/>
          </w:tcPr>
          <w:p w14:paraId="349B9D79" w14:textId="0147ED02" w:rsidR="0067260A" w:rsidRPr="00B355FD" w:rsidDel="001A5D25" w:rsidRDefault="0067260A" w:rsidP="00150BF6">
            <w:pPr>
              <w:spacing w:after="0" w:line="276" w:lineRule="auto"/>
              <w:jc w:val="center"/>
              <w:rPr>
                <w:del w:id="1671" w:author="Daniel Noble" w:date="2025-04-02T13:30:00Z" w16du:dateUtc="2025-04-02T02:30:00Z"/>
                <w:rFonts w:ascii="Times New Roman" w:eastAsia="Times New Roman" w:hAnsi="Times New Roman" w:cs="Times New Roman"/>
                <w:color w:val="000000"/>
                <w:sz w:val="24"/>
                <w:szCs w:val="24"/>
                <w:lang w:eastAsia="en-AU"/>
              </w:rPr>
            </w:pPr>
            <w:del w:id="1672"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-0.0235</w:delText>
              </w:r>
            </w:del>
          </w:p>
        </w:tc>
        <w:tc>
          <w:tcPr>
            <w:tcW w:w="1134" w:type="dxa"/>
            <w:tcBorders>
              <w:top w:val="nil"/>
              <w:left w:val="nil"/>
              <w:bottom w:val="single" w:sz="4" w:space="0" w:color="auto"/>
              <w:right w:val="single" w:sz="4" w:space="0" w:color="auto"/>
            </w:tcBorders>
            <w:shd w:val="clear" w:color="auto" w:fill="auto"/>
            <w:noWrap/>
            <w:vAlign w:val="bottom"/>
            <w:hideMark/>
          </w:tcPr>
          <w:p w14:paraId="50F4F9DB" w14:textId="4BFD6907" w:rsidR="0067260A" w:rsidRPr="00B355FD" w:rsidDel="001A5D25" w:rsidRDefault="0067260A" w:rsidP="00150BF6">
            <w:pPr>
              <w:spacing w:after="0" w:line="276" w:lineRule="auto"/>
              <w:jc w:val="center"/>
              <w:rPr>
                <w:del w:id="1673" w:author="Daniel Noble" w:date="2025-04-02T13:30:00Z" w16du:dateUtc="2025-04-02T02:30:00Z"/>
                <w:rFonts w:ascii="Times New Roman" w:eastAsia="Times New Roman" w:hAnsi="Times New Roman" w:cs="Times New Roman"/>
                <w:color w:val="000000"/>
                <w:sz w:val="24"/>
                <w:szCs w:val="24"/>
                <w:lang w:eastAsia="en-AU"/>
              </w:rPr>
            </w:pPr>
            <w:del w:id="1674"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0.0278</w:delText>
              </w:r>
            </w:del>
          </w:p>
        </w:tc>
        <w:tc>
          <w:tcPr>
            <w:tcW w:w="1020" w:type="dxa"/>
            <w:tcBorders>
              <w:top w:val="nil"/>
              <w:left w:val="nil"/>
              <w:bottom w:val="single" w:sz="4" w:space="0" w:color="auto"/>
              <w:right w:val="single" w:sz="4" w:space="0" w:color="auto"/>
            </w:tcBorders>
            <w:shd w:val="clear" w:color="auto" w:fill="auto"/>
            <w:noWrap/>
            <w:vAlign w:val="bottom"/>
            <w:hideMark/>
          </w:tcPr>
          <w:p w14:paraId="61222AA9" w14:textId="17EAD337" w:rsidR="0067260A" w:rsidRPr="00B355FD" w:rsidDel="001A5D25" w:rsidRDefault="0067260A" w:rsidP="00150BF6">
            <w:pPr>
              <w:spacing w:after="0" w:line="276" w:lineRule="auto"/>
              <w:jc w:val="center"/>
              <w:rPr>
                <w:del w:id="1675" w:author="Daniel Noble" w:date="2025-04-02T13:30:00Z" w16du:dateUtc="2025-04-02T02:30:00Z"/>
                <w:rFonts w:ascii="Times New Roman" w:eastAsia="Times New Roman" w:hAnsi="Times New Roman" w:cs="Times New Roman"/>
                <w:color w:val="000000"/>
                <w:sz w:val="24"/>
                <w:szCs w:val="24"/>
                <w:lang w:eastAsia="en-AU"/>
              </w:rPr>
            </w:pPr>
            <w:del w:id="1676"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39</w:delText>
              </w:r>
            </w:del>
          </w:p>
        </w:tc>
        <w:tc>
          <w:tcPr>
            <w:tcW w:w="1020" w:type="dxa"/>
            <w:tcBorders>
              <w:top w:val="nil"/>
              <w:left w:val="nil"/>
              <w:bottom w:val="single" w:sz="4" w:space="0" w:color="auto"/>
              <w:right w:val="single" w:sz="4" w:space="0" w:color="auto"/>
            </w:tcBorders>
            <w:shd w:val="clear" w:color="auto" w:fill="auto"/>
            <w:noWrap/>
            <w:vAlign w:val="bottom"/>
            <w:hideMark/>
          </w:tcPr>
          <w:p w14:paraId="76CB8902" w14:textId="2072A8FF" w:rsidR="0067260A" w:rsidRPr="00B355FD" w:rsidDel="001A5D25" w:rsidRDefault="0067260A" w:rsidP="00150BF6">
            <w:pPr>
              <w:spacing w:after="0" w:line="276" w:lineRule="auto"/>
              <w:jc w:val="center"/>
              <w:rPr>
                <w:del w:id="1677" w:author="Daniel Noble" w:date="2025-04-02T13:30:00Z" w16du:dateUtc="2025-04-02T02:30:00Z"/>
                <w:rFonts w:ascii="Times New Roman" w:eastAsia="Times New Roman" w:hAnsi="Times New Roman" w:cs="Times New Roman"/>
                <w:color w:val="000000"/>
                <w:sz w:val="24"/>
                <w:szCs w:val="24"/>
                <w:lang w:eastAsia="en-AU"/>
              </w:rPr>
            </w:pPr>
            <w:del w:id="1678"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0.8648</w:delText>
              </w:r>
            </w:del>
          </w:p>
        </w:tc>
        <w:tc>
          <w:tcPr>
            <w:tcW w:w="1020" w:type="dxa"/>
            <w:tcBorders>
              <w:top w:val="nil"/>
              <w:left w:val="nil"/>
              <w:bottom w:val="single" w:sz="4" w:space="0" w:color="auto"/>
              <w:right w:val="single" w:sz="4" w:space="0" w:color="auto"/>
            </w:tcBorders>
            <w:shd w:val="clear" w:color="auto" w:fill="auto"/>
            <w:noWrap/>
            <w:vAlign w:val="bottom"/>
            <w:hideMark/>
          </w:tcPr>
          <w:p w14:paraId="7953F5FA" w14:textId="056DDC49" w:rsidR="0067260A" w:rsidRPr="00B355FD" w:rsidDel="001A5D25" w:rsidRDefault="0067260A" w:rsidP="00150BF6">
            <w:pPr>
              <w:spacing w:after="0" w:line="276" w:lineRule="auto"/>
              <w:jc w:val="center"/>
              <w:rPr>
                <w:del w:id="1679" w:author="Daniel Noble" w:date="2025-04-02T13:30:00Z" w16du:dateUtc="2025-04-02T02:30:00Z"/>
                <w:rFonts w:ascii="Times New Roman" w:eastAsia="Times New Roman" w:hAnsi="Times New Roman" w:cs="Times New Roman"/>
                <w:color w:val="000000"/>
                <w:sz w:val="24"/>
                <w:szCs w:val="24"/>
                <w:lang w:eastAsia="en-AU"/>
              </w:rPr>
            </w:pPr>
            <w:del w:id="1680" w:author="Daniel Noble" w:date="2025-04-02T13:30:00Z" w16du:dateUtc="2025-04-02T02:30:00Z">
              <w:r w:rsidRPr="00B355FD" w:rsidDel="001A5D25">
                <w:rPr>
                  <w:rFonts w:ascii="Times New Roman" w:eastAsia="Times New Roman" w:hAnsi="Times New Roman" w:cs="Times New Roman"/>
                  <w:color w:val="000000"/>
                  <w:sz w:val="24"/>
                  <w:szCs w:val="24"/>
                  <w:lang w:eastAsia="en-AU"/>
                </w:rPr>
                <w:delText>0.00</w:delText>
              </w:r>
            </w:del>
          </w:p>
        </w:tc>
      </w:tr>
    </w:tbl>
    <w:p w14:paraId="0412CD58" w14:textId="77777777" w:rsidR="0067260A" w:rsidRDefault="0067260A" w:rsidP="0067260A"/>
    <w:p w14:paraId="605C5D44" w14:textId="77777777" w:rsidR="0067260A" w:rsidRDefault="0067260A" w:rsidP="0067260A">
      <w:pPr>
        <w:rPr>
          <w:b/>
          <w:bCs/>
        </w:rPr>
        <w:sectPr w:rsidR="0067260A" w:rsidSect="00816D8B">
          <w:pgSz w:w="11906" w:h="16838"/>
          <w:pgMar w:top="1440" w:right="1440" w:bottom="1440" w:left="1440" w:header="709" w:footer="709" w:gutter="0"/>
          <w:cols w:space="708"/>
          <w:docGrid w:linePitch="360"/>
        </w:sectPr>
      </w:pPr>
    </w:p>
    <w:p w14:paraId="5272F1AA" w14:textId="77777777" w:rsidR="0067260A" w:rsidRPr="00B355FD" w:rsidRDefault="0067260A" w:rsidP="0067260A">
      <w:pPr>
        <w:spacing w:line="480" w:lineRule="auto"/>
        <w:rPr>
          <w:rFonts w:ascii="Times New Roman" w:hAnsi="Times New Roman" w:cs="Times New Roman"/>
          <w:b/>
          <w:bCs/>
          <w:sz w:val="24"/>
          <w:szCs w:val="24"/>
        </w:rPr>
      </w:pPr>
      <w:r w:rsidRPr="00B355FD">
        <w:rPr>
          <w:rFonts w:ascii="Times New Roman" w:hAnsi="Times New Roman" w:cs="Times New Roman"/>
          <w:b/>
          <w:bCs/>
          <w:sz w:val="24"/>
          <w:szCs w:val="24"/>
        </w:rPr>
        <w:lastRenderedPageBreak/>
        <w:t>7.12 | Raw MLMA and Meta-regression Outputs</w:t>
      </w:r>
    </w:p>
    <w:p w14:paraId="1EADD92E" w14:textId="77777777"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t xml:space="preserve">Table S18 Results of the overall MLMA model. </w:t>
      </w:r>
      <w:r w:rsidRPr="00B355FD">
        <w:rPr>
          <w:rFonts w:ascii="Times New Roman" w:hAnsi="Times New Roman" w:cs="Times New Roman"/>
          <w:sz w:val="24"/>
          <w:szCs w:val="24"/>
        </w:rPr>
        <w:t>Number of studies, species and effect sizes are totals from the overall data set.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w:t>
      </w:r>
    </w:p>
    <w:tbl>
      <w:tblPr>
        <w:tblW w:w="13948" w:type="dxa"/>
        <w:jc w:val="center"/>
        <w:tblLook w:val="04A0" w:firstRow="1" w:lastRow="0" w:firstColumn="1" w:lastColumn="0" w:noHBand="0" w:noVBand="1"/>
      </w:tblPr>
      <w:tblGrid>
        <w:gridCol w:w="3269"/>
        <w:gridCol w:w="1263"/>
        <w:gridCol w:w="1263"/>
        <w:gridCol w:w="1397"/>
        <w:gridCol w:w="1359"/>
        <w:gridCol w:w="1262"/>
        <w:gridCol w:w="1359"/>
        <w:gridCol w:w="1262"/>
        <w:gridCol w:w="1514"/>
      </w:tblGrid>
      <w:tr w:rsidR="0067260A" w:rsidRPr="00CB28B2" w14:paraId="04014348" w14:textId="77777777" w:rsidTr="007B4784">
        <w:trPr>
          <w:trHeight w:val="312"/>
          <w:jc w:val="center"/>
        </w:trPr>
        <w:tc>
          <w:tcPr>
            <w:tcW w:w="3299"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E718C0F"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Overall Data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73" w:type="dxa"/>
            <w:tcBorders>
              <w:top w:val="single" w:sz="4" w:space="0" w:color="auto"/>
              <w:left w:val="nil"/>
              <w:bottom w:val="single" w:sz="4" w:space="0" w:color="auto"/>
              <w:right w:val="single" w:sz="4" w:space="0" w:color="auto"/>
            </w:tcBorders>
            <w:shd w:val="clear" w:color="000000" w:fill="8EA9DB"/>
            <w:noWrap/>
            <w:vAlign w:val="bottom"/>
            <w:hideMark/>
          </w:tcPr>
          <w:p w14:paraId="3516E6D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73" w:type="dxa"/>
            <w:tcBorders>
              <w:top w:val="single" w:sz="4" w:space="0" w:color="auto"/>
              <w:left w:val="nil"/>
              <w:bottom w:val="single" w:sz="4" w:space="0" w:color="auto"/>
              <w:right w:val="single" w:sz="4" w:space="0" w:color="auto"/>
            </w:tcBorders>
            <w:shd w:val="clear" w:color="000000" w:fill="8EA9DB"/>
            <w:noWrap/>
            <w:vAlign w:val="bottom"/>
            <w:hideMark/>
          </w:tcPr>
          <w:p w14:paraId="4AA2228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09" w:type="dxa"/>
            <w:tcBorders>
              <w:top w:val="single" w:sz="4" w:space="0" w:color="auto"/>
              <w:left w:val="nil"/>
              <w:bottom w:val="single" w:sz="4" w:space="0" w:color="auto"/>
              <w:right w:val="single" w:sz="4" w:space="0" w:color="auto"/>
            </w:tcBorders>
            <w:shd w:val="clear" w:color="000000" w:fill="8EA9DB"/>
            <w:noWrap/>
            <w:vAlign w:val="bottom"/>
            <w:hideMark/>
          </w:tcPr>
          <w:p w14:paraId="4912F11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348" w:type="dxa"/>
            <w:tcBorders>
              <w:top w:val="single" w:sz="4" w:space="0" w:color="auto"/>
              <w:left w:val="nil"/>
              <w:bottom w:val="single" w:sz="4" w:space="0" w:color="auto"/>
              <w:right w:val="single" w:sz="4" w:space="0" w:color="auto"/>
            </w:tcBorders>
            <w:shd w:val="clear" w:color="000000" w:fill="8EA9DB"/>
            <w:noWrap/>
            <w:vAlign w:val="bottom"/>
            <w:hideMark/>
          </w:tcPr>
          <w:p w14:paraId="76B75EE9"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73" w:type="dxa"/>
            <w:tcBorders>
              <w:top w:val="single" w:sz="4" w:space="0" w:color="auto"/>
              <w:left w:val="nil"/>
              <w:bottom w:val="single" w:sz="4" w:space="0" w:color="auto"/>
              <w:right w:val="single" w:sz="4" w:space="0" w:color="auto"/>
            </w:tcBorders>
            <w:shd w:val="clear" w:color="000000" w:fill="8EA9DB"/>
            <w:noWrap/>
            <w:vAlign w:val="bottom"/>
            <w:hideMark/>
          </w:tcPr>
          <w:p w14:paraId="73C0F7E5"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273" w:type="dxa"/>
            <w:tcBorders>
              <w:top w:val="single" w:sz="4" w:space="0" w:color="auto"/>
              <w:left w:val="nil"/>
              <w:bottom w:val="single" w:sz="4" w:space="0" w:color="auto"/>
              <w:right w:val="single" w:sz="4" w:space="0" w:color="auto"/>
            </w:tcBorders>
            <w:shd w:val="clear" w:color="000000" w:fill="8EA9DB"/>
            <w:noWrap/>
            <w:vAlign w:val="bottom"/>
            <w:hideMark/>
          </w:tcPr>
          <w:p w14:paraId="4CF2F1B8"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73" w:type="dxa"/>
            <w:tcBorders>
              <w:top w:val="single" w:sz="4" w:space="0" w:color="auto"/>
              <w:left w:val="nil"/>
              <w:bottom w:val="single" w:sz="4" w:space="0" w:color="auto"/>
              <w:right w:val="single" w:sz="4" w:space="0" w:color="auto"/>
            </w:tcBorders>
            <w:shd w:val="clear" w:color="000000" w:fill="8EA9DB"/>
            <w:noWrap/>
            <w:vAlign w:val="bottom"/>
            <w:hideMark/>
          </w:tcPr>
          <w:p w14:paraId="1F2FFE7B"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527" w:type="dxa"/>
            <w:tcBorders>
              <w:top w:val="single" w:sz="4" w:space="0" w:color="auto"/>
              <w:left w:val="nil"/>
              <w:bottom w:val="single" w:sz="4" w:space="0" w:color="auto"/>
              <w:right w:val="single" w:sz="4" w:space="0" w:color="auto"/>
            </w:tcBorders>
            <w:shd w:val="clear" w:color="000000" w:fill="8EA9DB"/>
            <w:noWrap/>
            <w:vAlign w:val="bottom"/>
            <w:hideMark/>
          </w:tcPr>
          <w:p w14:paraId="0F4277F9"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7B4784" w:rsidRPr="00CB28B2" w14:paraId="0D8B1EE9" w14:textId="77777777" w:rsidTr="007B4784">
        <w:trPr>
          <w:trHeight w:val="288"/>
          <w:jc w:val="center"/>
        </w:trPr>
        <w:tc>
          <w:tcPr>
            <w:tcW w:w="3299" w:type="dxa"/>
            <w:tcBorders>
              <w:top w:val="nil"/>
              <w:left w:val="single" w:sz="4" w:space="0" w:color="auto"/>
              <w:bottom w:val="single" w:sz="4" w:space="0" w:color="auto"/>
              <w:right w:val="single" w:sz="4" w:space="0" w:color="auto"/>
            </w:tcBorders>
            <w:shd w:val="clear" w:color="000000" w:fill="D9E1F2"/>
            <w:noWrap/>
            <w:vAlign w:val="bottom"/>
            <w:hideMark/>
          </w:tcPr>
          <w:p w14:paraId="3F7EE0FF" w14:textId="77777777" w:rsidR="007B4784" w:rsidRPr="00B355FD" w:rsidRDefault="007B4784" w:rsidP="007B4784">
            <w:pPr>
              <w:spacing w:after="0" w:line="276" w:lineRule="auto"/>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MLMA</w:t>
            </w:r>
          </w:p>
        </w:tc>
        <w:tc>
          <w:tcPr>
            <w:tcW w:w="1273" w:type="dxa"/>
            <w:tcBorders>
              <w:top w:val="nil"/>
              <w:left w:val="nil"/>
              <w:bottom w:val="single" w:sz="4" w:space="0" w:color="auto"/>
              <w:right w:val="single" w:sz="4" w:space="0" w:color="auto"/>
            </w:tcBorders>
            <w:shd w:val="clear" w:color="auto" w:fill="auto"/>
            <w:noWrap/>
            <w:vAlign w:val="bottom"/>
            <w:hideMark/>
          </w:tcPr>
          <w:p w14:paraId="018A6730" w14:textId="5583D7D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681" w:author="Daniel Noble" w:date="2025-04-02T13:19:00Z" w16du:dateUtc="2025-04-02T02:19:00Z">
              <w:r w:rsidRPr="007B4784">
                <w:rPr>
                  <w:rFonts w:ascii="Times New Roman" w:hAnsi="Times New Roman" w:cs="Times New Roman"/>
                  <w:color w:val="000000"/>
                  <w:rPrChange w:id="1682" w:author="Daniel Noble" w:date="2025-04-02T13:19:00Z" w16du:dateUtc="2025-04-02T02:19:00Z">
                    <w:rPr>
                      <w:rFonts w:ascii="Aptos Narrow" w:hAnsi="Aptos Narrow"/>
                      <w:color w:val="000000"/>
                    </w:rPr>
                  </w:rPrChange>
                </w:rPr>
                <w:t>44</w:t>
              </w:r>
            </w:ins>
            <w:del w:id="1683" w:author="Daniel Noble" w:date="2025-04-02T13:19:00Z" w16du:dateUtc="2025-04-02T02:19:00Z">
              <w:r w:rsidRPr="007B4784" w:rsidDel="007D6659">
                <w:rPr>
                  <w:rFonts w:ascii="Times New Roman" w:eastAsia="Times New Roman" w:hAnsi="Times New Roman" w:cs="Times New Roman"/>
                  <w:color w:val="000000"/>
                  <w:sz w:val="24"/>
                  <w:szCs w:val="24"/>
                  <w:lang w:eastAsia="en-AU"/>
                </w:rPr>
                <w:delText>44</w:delText>
              </w:r>
            </w:del>
          </w:p>
        </w:tc>
        <w:tc>
          <w:tcPr>
            <w:tcW w:w="1273" w:type="dxa"/>
            <w:tcBorders>
              <w:top w:val="nil"/>
              <w:left w:val="nil"/>
              <w:bottom w:val="single" w:sz="4" w:space="0" w:color="auto"/>
              <w:right w:val="single" w:sz="4" w:space="0" w:color="auto"/>
            </w:tcBorders>
            <w:shd w:val="clear" w:color="auto" w:fill="auto"/>
            <w:noWrap/>
            <w:vAlign w:val="bottom"/>
            <w:hideMark/>
          </w:tcPr>
          <w:p w14:paraId="35A55A08" w14:textId="72A49080"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684" w:author="Daniel Noble" w:date="2025-04-02T13:19:00Z" w16du:dateUtc="2025-04-02T02:19:00Z">
              <w:r w:rsidRPr="007B4784">
                <w:rPr>
                  <w:rFonts w:ascii="Times New Roman" w:hAnsi="Times New Roman" w:cs="Times New Roman"/>
                  <w:color w:val="000000"/>
                  <w:rPrChange w:id="1685" w:author="Daniel Noble" w:date="2025-04-02T13:19:00Z" w16du:dateUtc="2025-04-02T02:19:00Z">
                    <w:rPr>
                      <w:rFonts w:ascii="Aptos Narrow" w:hAnsi="Aptos Narrow"/>
                      <w:color w:val="000000"/>
                    </w:rPr>
                  </w:rPrChange>
                </w:rPr>
                <w:t>40</w:t>
              </w:r>
            </w:ins>
            <w:del w:id="1686" w:author="Daniel Noble" w:date="2025-04-02T13:19:00Z" w16du:dateUtc="2025-04-02T02:19:00Z">
              <w:r w:rsidRPr="007B4784" w:rsidDel="007D6659">
                <w:rPr>
                  <w:rFonts w:ascii="Times New Roman" w:eastAsia="Times New Roman" w:hAnsi="Times New Roman" w:cs="Times New Roman"/>
                  <w:color w:val="000000"/>
                  <w:sz w:val="24"/>
                  <w:szCs w:val="24"/>
                  <w:lang w:eastAsia="en-AU"/>
                </w:rPr>
                <w:delText>40</w:delText>
              </w:r>
            </w:del>
          </w:p>
        </w:tc>
        <w:tc>
          <w:tcPr>
            <w:tcW w:w="1409" w:type="dxa"/>
            <w:tcBorders>
              <w:top w:val="nil"/>
              <w:left w:val="nil"/>
              <w:bottom w:val="single" w:sz="4" w:space="0" w:color="auto"/>
              <w:right w:val="single" w:sz="4" w:space="0" w:color="auto"/>
            </w:tcBorders>
            <w:shd w:val="clear" w:color="auto" w:fill="auto"/>
            <w:noWrap/>
            <w:vAlign w:val="bottom"/>
            <w:hideMark/>
          </w:tcPr>
          <w:p w14:paraId="237BA439" w14:textId="2D90986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687" w:author="Daniel Noble" w:date="2025-04-02T13:19:00Z" w16du:dateUtc="2025-04-02T02:19:00Z">
              <w:r w:rsidRPr="007B4784">
                <w:rPr>
                  <w:rFonts w:ascii="Times New Roman" w:hAnsi="Times New Roman" w:cs="Times New Roman"/>
                  <w:color w:val="000000"/>
                  <w:rPrChange w:id="1688" w:author="Daniel Noble" w:date="2025-04-02T13:19:00Z" w16du:dateUtc="2025-04-02T02:19:00Z">
                    <w:rPr>
                      <w:rFonts w:ascii="Aptos Narrow" w:hAnsi="Aptos Narrow"/>
                      <w:color w:val="000000"/>
                    </w:rPr>
                  </w:rPrChange>
                </w:rPr>
                <w:t>212</w:t>
              </w:r>
            </w:ins>
            <w:del w:id="1689" w:author="Daniel Noble" w:date="2025-04-02T13:19:00Z" w16du:dateUtc="2025-04-02T02:19:00Z">
              <w:r w:rsidRPr="007B4784" w:rsidDel="007D6659">
                <w:rPr>
                  <w:rFonts w:ascii="Times New Roman" w:eastAsia="Times New Roman" w:hAnsi="Times New Roman" w:cs="Times New Roman"/>
                  <w:color w:val="000000"/>
                  <w:sz w:val="24"/>
                  <w:szCs w:val="24"/>
                  <w:lang w:eastAsia="en-AU"/>
                </w:rPr>
                <w:delText>212</w:delText>
              </w:r>
            </w:del>
          </w:p>
        </w:tc>
        <w:tc>
          <w:tcPr>
            <w:tcW w:w="1348" w:type="dxa"/>
            <w:tcBorders>
              <w:top w:val="nil"/>
              <w:left w:val="nil"/>
              <w:bottom w:val="single" w:sz="4" w:space="0" w:color="auto"/>
              <w:right w:val="single" w:sz="4" w:space="0" w:color="auto"/>
            </w:tcBorders>
            <w:shd w:val="clear" w:color="auto" w:fill="auto"/>
            <w:noWrap/>
            <w:vAlign w:val="bottom"/>
            <w:hideMark/>
          </w:tcPr>
          <w:p w14:paraId="5957F04D" w14:textId="761FA640"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690" w:author="Daniel Noble" w:date="2025-04-02T13:19:00Z" w16du:dateUtc="2025-04-02T02:19:00Z">
              <w:r w:rsidRPr="007B4784">
                <w:rPr>
                  <w:rFonts w:ascii="Times New Roman" w:hAnsi="Times New Roman" w:cs="Times New Roman"/>
                  <w:color w:val="000000"/>
                  <w:rPrChange w:id="1691" w:author="Daniel Noble" w:date="2025-04-02T13:19:00Z" w16du:dateUtc="2025-04-02T02:19:00Z">
                    <w:rPr>
                      <w:rFonts w:ascii="Aptos Narrow" w:hAnsi="Aptos Narrow"/>
                      <w:color w:val="000000"/>
                    </w:rPr>
                  </w:rPrChange>
                </w:rPr>
                <w:t>0.002</w:t>
              </w:r>
            </w:ins>
            <w:del w:id="1692" w:author="Daniel Noble" w:date="2025-04-02T13:19:00Z" w16du:dateUtc="2025-04-02T02:19:00Z">
              <w:r w:rsidRPr="007B4784" w:rsidDel="007D6659">
                <w:rPr>
                  <w:rFonts w:ascii="Times New Roman" w:eastAsia="Times New Roman" w:hAnsi="Times New Roman" w:cs="Times New Roman"/>
                  <w:color w:val="000000"/>
                  <w:sz w:val="24"/>
                  <w:szCs w:val="24"/>
                  <w:lang w:eastAsia="en-AU"/>
                </w:rPr>
                <w:delText>0.</w:delText>
              </w:r>
            </w:del>
            <w:del w:id="1693" w:author="Daniel Noble" w:date="2025-03-31T12:32:00Z" w16du:dateUtc="2025-03-31T01:32:00Z">
              <w:r w:rsidRPr="007B4784" w:rsidDel="000F13D5">
                <w:rPr>
                  <w:rFonts w:ascii="Times New Roman" w:eastAsia="Times New Roman" w:hAnsi="Times New Roman" w:cs="Times New Roman"/>
                  <w:color w:val="000000"/>
                  <w:sz w:val="24"/>
                  <w:szCs w:val="24"/>
                  <w:lang w:eastAsia="en-AU"/>
                </w:rPr>
                <w:delText>0021</w:delText>
              </w:r>
            </w:del>
          </w:p>
        </w:tc>
        <w:tc>
          <w:tcPr>
            <w:tcW w:w="1273" w:type="dxa"/>
            <w:tcBorders>
              <w:top w:val="nil"/>
              <w:left w:val="nil"/>
              <w:bottom w:val="single" w:sz="4" w:space="0" w:color="auto"/>
              <w:right w:val="single" w:sz="4" w:space="0" w:color="auto"/>
            </w:tcBorders>
            <w:shd w:val="clear" w:color="auto" w:fill="auto"/>
            <w:noWrap/>
            <w:vAlign w:val="bottom"/>
            <w:hideMark/>
          </w:tcPr>
          <w:p w14:paraId="1DAAB2C2" w14:textId="42A30AA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694" w:author="Daniel Noble" w:date="2025-04-02T13:19:00Z" w16du:dateUtc="2025-04-02T02:19:00Z">
              <w:r w:rsidRPr="007B4784">
                <w:rPr>
                  <w:rFonts w:ascii="Times New Roman" w:hAnsi="Times New Roman" w:cs="Times New Roman"/>
                  <w:color w:val="000000"/>
                  <w:rPrChange w:id="1695" w:author="Daniel Noble" w:date="2025-04-02T13:19:00Z" w16du:dateUtc="2025-04-02T02:19:00Z">
                    <w:rPr>
                      <w:rFonts w:ascii="Aptos Narrow" w:hAnsi="Aptos Narrow"/>
                      <w:color w:val="000000"/>
                    </w:rPr>
                  </w:rPrChange>
                </w:rPr>
                <w:t>-0.009</w:t>
              </w:r>
            </w:ins>
            <w:del w:id="1696" w:author="Daniel Noble" w:date="2025-03-31T12:33:00Z" w16du:dateUtc="2025-03-31T01:33:00Z">
              <w:r w:rsidRPr="007B4784" w:rsidDel="000F13D5">
                <w:rPr>
                  <w:rFonts w:ascii="Times New Roman" w:eastAsia="Times New Roman" w:hAnsi="Times New Roman" w:cs="Times New Roman"/>
                  <w:color w:val="000000"/>
                  <w:sz w:val="24"/>
                  <w:szCs w:val="24"/>
                  <w:lang w:eastAsia="en-AU"/>
                </w:rPr>
                <w:delText>-0.0241</w:delText>
              </w:r>
            </w:del>
          </w:p>
        </w:tc>
        <w:tc>
          <w:tcPr>
            <w:tcW w:w="1273" w:type="dxa"/>
            <w:tcBorders>
              <w:top w:val="nil"/>
              <w:left w:val="nil"/>
              <w:bottom w:val="single" w:sz="4" w:space="0" w:color="auto"/>
              <w:right w:val="single" w:sz="4" w:space="0" w:color="auto"/>
            </w:tcBorders>
            <w:shd w:val="clear" w:color="auto" w:fill="auto"/>
            <w:noWrap/>
            <w:vAlign w:val="bottom"/>
            <w:hideMark/>
          </w:tcPr>
          <w:p w14:paraId="38988ED3" w14:textId="1FC33DBE"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697" w:author="Daniel Noble" w:date="2025-04-02T13:19:00Z" w16du:dateUtc="2025-04-02T02:19:00Z">
              <w:r w:rsidRPr="007B4784">
                <w:rPr>
                  <w:rFonts w:ascii="Times New Roman" w:hAnsi="Times New Roman" w:cs="Times New Roman"/>
                  <w:color w:val="000000"/>
                  <w:rPrChange w:id="1698" w:author="Daniel Noble" w:date="2025-04-02T13:19:00Z" w16du:dateUtc="2025-04-02T02:19:00Z">
                    <w:rPr>
                      <w:rFonts w:ascii="Aptos Narrow" w:hAnsi="Aptos Narrow"/>
                      <w:color w:val="000000"/>
                    </w:rPr>
                  </w:rPrChange>
                </w:rPr>
                <w:t>0.013</w:t>
              </w:r>
            </w:ins>
            <w:del w:id="1699" w:author="Daniel Noble" w:date="2025-03-31T12:33:00Z" w16du:dateUtc="2025-03-31T01:33:00Z">
              <w:r w:rsidRPr="007B4784" w:rsidDel="000F13D5">
                <w:rPr>
                  <w:rFonts w:ascii="Times New Roman" w:eastAsia="Times New Roman" w:hAnsi="Times New Roman" w:cs="Times New Roman"/>
                  <w:color w:val="000000"/>
                  <w:sz w:val="24"/>
                  <w:szCs w:val="24"/>
                  <w:lang w:eastAsia="en-AU"/>
                </w:rPr>
                <w:delText>0.0282</w:delText>
              </w:r>
            </w:del>
          </w:p>
        </w:tc>
        <w:tc>
          <w:tcPr>
            <w:tcW w:w="1273" w:type="dxa"/>
            <w:tcBorders>
              <w:top w:val="nil"/>
              <w:left w:val="nil"/>
              <w:bottom w:val="single" w:sz="4" w:space="0" w:color="auto"/>
              <w:right w:val="single" w:sz="4" w:space="0" w:color="auto"/>
            </w:tcBorders>
            <w:shd w:val="clear" w:color="auto" w:fill="auto"/>
            <w:noWrap/>
            <w:vAlign w:val="bottom"/>
            <w:hideMark/>
          </w:tcPr>
          <w:p w14:paraId="4FAC0008" w14:textId="3154CE9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00" w:author="Daniel Noble" w:date="2025-04-02T13:19:00Z" w16du:dateUtc="2025-04-02T02:19:00Z">
              <w:r w:rsidRPr="007B4784">
                <w:rPr>
                  <w:rFonts w:ascii="Times New Roman" w:hAnsi="Times New Roman" w:cs="Times New Roman"/>
                  <w:color w:val="000000"/>
                  <w:rPrChange w:id="1701" w:author="Daniel Noble" w:date="2025-04-02T13:19:00Z" w16du:dateUtc="2025-04-02T02:19:00Z">
                    <w:rPr>
                      <w:rFonts w:ascii="Aptos Narrow" w:hAnsi="Aptos Narrow"/>
                      <w:color w:val="000000"/>
                    </w:rPr>
                  </w:rPrChange>
                </w:rPr>
                <w:t>211</w:t>
              </w:r>
            </w:ins>
            <w:del w:id="1702" w:author="Daniel Noble" w:date="2025-04-02T13:19:00Z" w16du:dateUtc="2025-04-02T02:19:00Z">
              <w:r w:rsidRPr="007B4784" w:rsidDel="007D6659">
                <w:rPr>
                  <w:rFonts w:ascii="Times New Roman" w:eastAsia="Times New Roman" w:hAnsi="Times New Roman" w:cs="Times New Roman"/>
                  <w:color w:val="000000"/>
                  <w:sz w:val="24"/>
                  <w:szCs w:val="24"/>
                  <w:lang w:eastAsia="en-AU"/>
                </w:rPr>
                <w:delText>39</w:delText>
              </w:r>
            </w:del>
          </w:p>
        </w:tc>
        <w:tc>
          <w:tcPr>
            <w:tcW w:w="1527" w:type="dxa"/>
            <w:tcBorders>
              <w:top w:val="nil"/>
              <w:left w:val="nil"/>
              <w:bottom w:val="single" w:sz="4" w:space="0" w:color="auto"/>
              <w:right w:val="single" w:sz="4" w:space="0" w:color="auto"/>
            </w:tcBorders>
            <w:shd w:val="clear" w:color="auto" w:fill="auto"/>
            <w:noWrap/>
            <w:vAlign w:val="bottom"/>
            <w:hideMark/>
          </w:tcPr>
          <w:p w14:paraId="148A0268" w14:textId="5BBD6661"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03" w:author="Daniel Noble" w:date="2025-04-02T13:19:00Z" w16du:dateUtc="2025-04-02T02:19:00Z">
              <w:r w:rsidRPr="007B4784">
                <w:rPr>
                  <w:rFonts w:ascii="Times New Roman" w:hAnsi="Times New Roman" w:cs="Times New Roman"/>
                  <w:color w:val="000000"/>
                  <w:rPrChange w:id="1704" w:author="Daniel Noble" w:date="2025-04-02T13:19:00Z" w16du:dateUtc="2025-04-02T02:19:00Z">
                    <w:rPr>
                      <w:rFonts w:ascii="Aptos Narrow" w:hAnsi="Aptos Narrow"/>
                      <w:color w:val="000000"/>
                    </w:rPr>
                  </w:rPrChange>
                </w:rPr>
                <w:t>0.72</w:t>
              </w:r>
            </w:ins>
            <w:del w:id="1705" w:author="Daniel Noble" w:date="2025-03-31T12:33:00Z" w16du:dateUtc="2025-03-31T01:33:00Z">
              <w:r w:rsidRPr="007B4784" w:rsidDel="000F13D5">
                <w:rPr>
                  <w:rFonts w:ascii="Times New Roman" w:eastAsia="Times New Roman" w:hAnsi="Times New Roman" w:cs="Times New Roman"/>
                  <w:color w:val="000000"/>
                  <w:sz w:val="24"/>
                  <w:szCs w:val="24"/>
                  <w:lang w:eastAsia="en-AU"/>
                </w:rPr>
                <w:delText>0.8732</w:delText>
              </w:r>
            </w:del>
          </w:p>
        </w:tc>
      </w:tr>
    </w:tbl>
    <w:p w14:paraId="2D2D7CEE" w14:textId="77777777" w:rsidR="0067260A" w:rsidRDefault="0067260A" w:rsidP="0067260A"/>
    <w:p w14:paraId="451E7759" w14:textId="77777777"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t xml:space="preserve">Table S19 Results of the meta-regression of the overall data set with the amplitude of the fluctuation as the moderator. </w:t>
      </w:r>
      <w:r w:rsidRPr="00B355FD">
        <w:rPr>
          <w:rFonts w:ascii="Times New Roman" w:hAnsi="Times New Roman" w:cs="Times New Roman"/>
          <w:sz w:val="24"/>
          <w:szCs w:val="24"/>
        </w:rPr>
        <w:t>Number of studies, species and effect sizes are totals from the overall data set.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w:t>
      </w:r>
    </w:p>
    <w:tbl>
      <w:tblPr>
        <w:tblW w:w="13697" w:type="dxa"/>
        <w:jc w:val="center"/>
        <w:tblLook w:val="04A0" w:firstRow="1" w:lastRow="0" w:firstColumn="1" w:lastColumn="0" w:noHBand="0" w:noVBand="1"/>
      </w:tblPr>
      <w:tblGrid>
        <w:gridCol w:w="3314"/>
        <w:gridCol w:w="1278"/>
        <w:gridCol w:w="1278"/>
        <w:gridCol w:w="1415"/>
        <w:gridCol w:w="1369"/>
        <w:gridCol w:w="1278"/>
        <w:gridCol w:w="1369"/>
        <w:gridCol w:w="1278"/>
        <w:gridCol w:w="1369"/>
        <w:tblGridChange w:id="1706">
          <w:tblGrid>
            <w:gridCol w:w="3314"/>
            <w:gridCol w:w="6"/>
            <w:gridCol w:w="1272"/>
            <w:gridCol w:w="8"/>
            <w:gridCol w:w="1270"/>
            <w:gridCol w:w="10"/>
            <w:gridCol w:w="1405"/>
            <w:gridCol w:w="12"/>
            <w:gridCol w:w="1280"/>
            <w:gridCol w:w="77"/>
            <w:gridCol w:w="1203"/>
            <w:gridCol w:w="75"/>
            <w:gridCol w:w="1205"/>
            <w:gridCol w:w="164"/>
            <w:gridCol w:w="1116"/>
            <w:gridCol w:w="162"/>
            <w:gridCol w:w="1118"/>
            <w:gridCol w:w="251"/>
          </w:tblGrid>
        </w:tblGridChange>
      </w:tblGrid>
      <w:tr w:rsidR="0067260A" w:rsidRPr="00C478D4" w14:paraId="6259346A" w14:textId="77777777" w:rsidTr="00150BF6">
        <w:trPr>
          <w:trHeight w:val="312"/>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CD576B6"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Overall Data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437F4BD"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1B4E195"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233EF2B0"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0F11072"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B10BC5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C15D75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CF2923F"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0E167D6"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7B4784" w:rsidRPr="00C478D4" w14:paraId="27FE094B" w14:textId="77777777" w:rsidTr="007B4784">
        <w:tblPrEx>
          <w:tblW w:w="13697" w:type="dxa"/>
          <w:jc w:val="center"/>
          <w:tblPrExChange w:id="1707" w:author="Daniel Noble" w:date="2025-04-02T13:19:00Z" w16du:dateUtc="2025-04-02T02:19:00Z">
            <w:tblPrEx>
              <w:tblW w:w="13697" w:type="dxa"/>
              <w:jc w:val="center"/>
            </w:tblPrEx>
          </w:tblPrExChange>
        </w:tblPrEx>
        <w:trPr>
          <w:trHeight w:val="288"/>
          <w:jc w:val="center"/>
          <w:trPrChange w:id="1708" w:author="Daniel Noble" w:date="2025-04-02T13:19:00Z" w16du:dateUtc="2025-04-02T02:19:00Z">
            <w:trPr>
              <w:gridAfter w:val="0"/>
              <w:trHeight w:val="288"/>
              <w:jc w:val="center"/>
            </w:trPr>
          </w:trPrChange>
        </w:trPr>
        <w:tc>
          <w:tcPr>
            <w:tcW w:w="3320" w:type="dxa"/>
            <w:tcBorders>
              <w:top w:val="nil"/>
              <w:left w:val="single" w:sz="4" w:space="0" w:color="auto"/>
              <w:bottom w:val="nil"/>
              <w:right w:val="single" w:sz="4" w:space="0" w:color="auto"/>
            </w:tcBorders>
            <w:shd w:val="clear" w:color="000000" w:fill="D9E1F2"/>
            <w:noWrap/>
            <w:vAlign w:val="bottom"/>
            <w:hideMark/>
            <w:tcPrChange w:id="1709" w:author="Daniel Noble" w:date="2025-04-02T13:19:00Z" w16du:dateUtc="2025-04-02T02:19:00Z">
              <w:tcPr>
                <w:tcW w:w="3320" w:type="dxa"/>
                <w:gridSpan w:val="2"/>
                <w:tcBorders>
                  <w:top w:val="nil"/>
                  <w:left w:val="single" w:sz="4" w:space="0" w:color="auto"/>
                  <w:bottom w:val="single" w:sz="4" w:space="0" w:color="auto"/>
                  <w:right w:val="single" w:sz="4" w:space="0" w:color="auto"/>
                </w:tcBorders>
                <w:shd w:val="clear" w:color="000000" w:fill="D9E1F2"/>
                <w:noWrap/>
                <w:vAlign w:val="bottom"/>
                <w:hideMark/>
              </w:tcPr>
            </w:tcPrChange>
          </w:tcPr>
          <w:p w14:paraId="133C9EC7" w14:textId="032B7060"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del w:id="1710" w:author="Daniel Noble" w:date="2025-04-02T13:20:00Z" w16du:dateUtc="2025-04-02T02:20:00Z">
              <w:r w:rsidRPr="007B4784" w:rsidDel="007B4784">
                <w:rPr>
                  <w:rFonts w:ascii="Times New Roman" w:eastAsia="Times New Roman" w:hAnsi="Times New Roman" w:cs="Times New Roman"/>
                  <w:b/>
                  <w:bCs/>
                  <w:color w:val="000000"/>
                  <w:sz w:val="24"/>
                  <w:szCs w:val="24"/>
                  <w:lang w:eastAsia="en-AU"/>
                </w:rPr>
                <w:delText>Amplitude</w:delText>
              </w:r>
            </w:del>
            <w:ins w:id="1711" w:author="Daniel Noble" w:date="2025-04-02T13:20:00Z" w16du:dateUtc="2025-04-02T02:20:00Z">
              <w:r w:rsidRPr="007B4784">
                <w:rPr>
                  <w:rFonts w:ascii="Times New Roman" w:eastAsia="Times New Roman" w:hAnsi="Times New Roman" w:cs="Times New Roman"/>
                  <w:b/>
                  <w:bCs/>
                  <w:color w:val="000000"/>
                  <w:sz w:val="24"/>
                  <w:szCs w:val="24"/>
                  <w:lang w:eastAsia="en-AU"/>
                </w:rPr>
                <w:t>I</w:t>
              </w:r>
            </w:ins>
            <w:ins w:id="1712" w:author="Daniel Noble" w:date="2025-04-02T13:19:00Z" w16du:dateUtc="2025-04-02T02:19:00Z">
              <w:r w:rsidRPr="007B4784">
                <w:rPr>
                  <w:rFonts w:ascii="Times New Roman" w:eastAsia="Times New Roman" w:hAnsi="Times New Roman" w:cs="Times New Roman"/>
                  <w:b/>
                  <w:bCs/>
                  <w:color w:val="000000"/>
                  <w:sz w:val="24"/>
                  <w:szCs w:val="24"/>
                  <w:lang w:eastAsia="en-AU"/>
                </w:rPr>
                <w:t>ntercept</w:t>
              </w:r>
            </w:ins>
          </w:p>
        </w:tc>
        <w:tc>
          <w:tcPr>
            <w:tcW w:w="1280" w:type="dxa"/>
            <w:tcBorders>
              <w:top w:val="nil"/>
              <w:left w:val="nil"/>
              <w:bottom w:val="nil"/>
              <w:right w:val="single" w:sz="4" w:space="0" w:color="auto"/>
            </w:tcBorders>
            <w:shd w:val="clear" w:color="auto" w:fill="auto"/>
            <w:noWrap/>
            <w:vAlign w:val="bottom"/>
            <w:hideMark/>
            <w:tcPrChange w:id="1713" w:author="Daniel Noble" w:date="2025-04-02T13:19:00Z" w16du:dateUtc="2025-04-02T02:19: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17A3F630" w14:textId="78DC2DC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14" w:author="Daniel Noble" w:date="2025-04-02T13:19:00Z" w16du:dateUtc="2025-04-02T02:19:00Z">
              <w:r w:rsidRPr="007B4784">
                <w:rPr>
                  <w:rFonts w:ascii="Times New Roman" w:hAnsi="Times New Roman" w:cs="Times New Roman"/>
                  <w:color w:val="000000"/>
                  <w:rPrChange w:id="1715" w:author="Daniel Noble" w:date="2025-04-02T13:20:00Z" w16du:dateUtc="2025-04-02T02:20:00Z">
                    <w:rPr>
                      <w:rFonts w:ascii="Aptos Narrow" w:hAnsi="Aptos Narrow"/>
                      <w:color w:val="000000"/>
                    </w:rPr>
                  </w:rPrChange>
                </w:rPr>
                <w:t>44</w:t>
              </w:r>
            </w:ins>
            <w:del w:id="1716" w:author="Daniel Noble" w:date="2025-04-02T13:19:00Z" w16du:dateUtc="2025-04-02T02:19:00Z">
              <w:r w:rsidRPr="007B4784" w:rsidDel="00955666">
                <w:rPr>
                  <w:rFonts w:ascii="Times New Roman" w:eastAsia="Times New Roman" w:hAnsi="Times New Roman" w:cs="Times New Roman"/>
                  <w:color w:val="000000"/>
                  <w:sz w:val="24"/>
                  <w:szCs w:val="24"/>
                  <w:lang w:eastAsia="en-AU"/>
                </w:rPr>
                <w:delText>44</w:delText>
              </w:r>
            </w:del>
          </w:p>
        </w:tc>
        <w:tc>
          <w:tcPr>
            <w:tcW w:w="1280" w:type="dxa"/>
            <w:tcBorders>
              <w:top w:val="nil"/>
              <w:left w:val="nil"/>
              <w:bottom w:val="nil"/>
              <w:right w:val="single" w:sz="4" w:space="0" w:color="auto"/>
            </w:tcBorders>
            <w:shd w:val="clear" w:color="auto" w:fill="auto"/>
            <w:noWrap/>
            <w:vAlign w:val="bottom"/>
            <w:hideMark/>
            <w:tcPrChange w:id="1717" w:author="Daniel Noble" w:date="2025-04-02T13:19:00Z" w16du:dateUtc="2025-04-02T02:19: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08284444" w14:textId="4C31373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18" w:author="Daniel Noble" w:date="2025-04-02T13:19:00Z" w16du:dateUtc="2025-04-02T02:19:00Z">
              <w:r w:rsidRPr="007B4784">
                <w:rPr>
                  <w:rFonts w:ascii="Times New Roman" w:hAnsi="Times New Roman" w:cs="Times New Roman"/>
                  <w:color w:val="000000"/>
                  <w:rPrChange w:id="1719" w:author="Daniel Noble" w:date="2025-04-02T13:20:00Z" w16du:dateUtc="2025-04-02T02:20:00Z">
                    <w:rPr>
                      <w:rFonts w:ascii="Aptos Narrow" w:hAnsi="Aptos Narrow"/>
                      <w:color w:val="000000"/>
                    </w:rPr>
                  </w:rPrChange>
                </w:rPr>
                <w:t>40</w:t>
              </w:r>
            </w:ins>
            <w:del w:id="1720" w:author="Daniel Noble" w:date="2025-04-02T13:19:00Z" w16du:dateUtc="2025-04-02T02:19:00Z">
              <w:r w:rsidRPr="007B4784" w:rsidDel="00955666">
                <w:rPr>
                  <w:rFonts w:ascii="Times New Roman" w:eastAsia="Times New Roman" w:hAnsi="Times New Roman" w:cs="Times New Roman"/>
                  <w:color w:val="000000"/>
                  <w:sz w:val="24"/>
                  <w:szCs w:val="24"/>
                  <w:lang w:eastAsia="en-AU"/>
                </w:rPr>
                <w:delText>40</w:delText>
              </w:r>
            </w:del>
          </w:p>
        </w:tc>
        <w:tc>
          <w:tcPr>
            <w:tcW w:w="1417" w:type="dxa"/>
            <w:tcBorders>
              <w:top w:val="nil"/>
              <w:left w:val="nil"/>
              <w:bottom w:val="nil"/>
              <w:right w:val="single" w:sz="4" w:space="0" w:color="auto"/>
            </w:tcBorders>
            <w:shd w:val="clear" w:color="auto" w:fill="auto"/>
            <w:noWrap/>
            <w:vAlign w:val="bottom"/>
            <w:hideMark/>
            <w:tcPrChange w:id="1721" w:author="Daniel Noble" w:date="2025-04-02T13:19:00Z" w16du:dateUtc="2025-04-02T02:19:00Z">
              <w:tcPr>
                <w:tcW w:w="1417" w:type="dxa"/>
                <w:gridSpan w:val="2"/>
                <w:tcBorders>
                  <w:top w:val="nil"/>
                  <w:left w:val="nil"/>
                  <w:bottom w:val="single" w:sz="4" w:space="0" w:color="auto"/>
                  <w:right w:val="single" w:sz="4" w:space="0" w:color="auto"/>
                </w:tcBorders>
                <w:shd w:val="clear" w:color="auto" w:fill="auto"/>
                <w:noWrap/>
                <w:vAlign w:val="bottom"/>
                <w:hideMark/>
              </w:tcPr>
            </w:tcPrChange>
          </w:tcPr>
          <w:p w14:paraId="0BCF9A5B" w14:textId="5ED384B1"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22" w:author="Daniel Noble" w:date="2025-04-02T13:19:00Z" w16du:dateUtc="2025-04-02T02:19:00Z">
              <w:r w:rsidRPr="007B4784">
                <w:rPr>
                  <w:rFonts w:ascii="Times New Roman" w:hAnsi="Times New Roman" w:cs="Times New Roman"/>
                  <w:color w:val="000000"/>
                  <w:rPrChange w:id="1723" w:author="Daniel Noble" w:date="2025-04-02T13:20:00Z" w16du:dateUtc="2025-04-02T02:20:00Z">
                    <w:rPr>
                      <w:rFonts w:ascii="Aptos Narrow" w:hAnsi="Aptos Narrow"/>
                      <w:color w:val="000000"/>
                    </w:rPr>
                  </w:rPrChange>
                </w:rPr>
                <w:t>212</w:t>
              </w:r>
            </w:ins>
            <w:del w:id="1724" w:author="Daniel Noble" w:date="2025-04-02T13:19:00Z" w16du:dateUtc="2025-04-02T02:19:00Z">
              <w:r w:rsidRPr="007B4784" w:rsidDel="00955666">
                <w:rPr>
                  <w:rFonts w:ascii="Times New Roman" w:eastAsia="Times New Roman" w:hAnsi="Times New Roman" w:cs="Times New Roman"/>
                  <w:color w:val="000000"/>
                  <w:sz w:val="24"/>
                  <w:szCs w:val="24"/>
                  <w:lang w:eastAsia="en-AU"/>
                </w:rPr>
                <w:delText>212</w:delText>
              </w:r>
            </w:del>
          </w:p>
        </w:tc>
        <w:tc>
          <w:tcPr>
            <w:tcW w:w="1280" w:type="dxa"/>
            <w:tcBorders>
              <w:top w:val="nil"/>
              <w:left w:val="nil"/>
              <w:bottom w:val="nil"/>
              <w:right w:val="single" w:sz="4" w:space="0" w:color="auto"/>
            </w:tcBorders>
            <w:shd w:val="clear" w:color="auto" w:fill="auto"/>
            <w:noWrap/>
            <w:vAlign w:val="bottom"/>
            <w:hideMark/>
            <w:tcPrChange w:id="1725" w:author="Daniel Noble" w:date="2025-04-02T13:19:00Z" w16du:dateUtc="2025-04-02T02:19:00Z">
              <w:tcPr>
                <w:tcW w:w="1280" w:type="dxa"/>
                <w:tcBorders>
                  <w:top w:val="nil"/>
                  <w:left w:val="nil"/>
                  <w:bottom w:val="single" w:sz="4" w:space="0" w:color="auto"/>
                  <w:right w:val="single" w:sz="4" w:space="0" w:color="auto"/>
                </w:tcBorders>
                <w:shd w:val="clear" w:color="auto" w:fill="auto"/>
                <w:noWrap/>
                <w:vAlign w:val="bottom"/>
                <w:hideMark/>
              </w:tcPr>
            </w:tcPrChange>
          </w:tcPr>
          <w:p w14:paraId="36614AA2" w14:textId="69A25530"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26" w:author="Daniel Noble" w:date="2025-04-02T13:19:00Z" w16du:dateUtc="2025-04-02T02:19:00Z">
              <w:r w:rsidRPr="007B4784">
                <w:rPr>
                  <w:rFonts w:ascii="Times New Roman" w:hAnsi="Times New Roman" w:cs="Times New Roman"/>
                  <w:color w:val="000000"/>
                  <w:rPrChange w:id="1727" w:author="Daniel Noble" w:date="2025-04-02T13:20:00Z" w16du:dateUtc="2025-04-02T02:20:00Z">
                    <w:rPr>
                      <w:rFonts w:ascii="Aptos Narrow" w:hAnsi="Aptos Narrow"/>
                      <w:color w:val="000000"/>
                    </w:rPr>
                  </w:rPrChange>
                </w:rPr>
                <w:t>0.012</w:t>
              </w:r>
            </w:ins>
            <w:del w:id="1728" w:author="Daniel Noble" w:date="2025-04-02T13:19:00Z" w16du:dateUtc="2025-04-02T02:19:00Z">
              <w:r w:rsidRPr="007B4784" w:rsidDel="00955666">
                <w:rPr>
                  <w:rFonts w:ascii="Times New Roman" w:eastAsia="Times New Roman" w:hAnsi="Times New Roman" w:cs="Times New Roman"/>
                  <w:color w:val="000000"/>
                  <w:sz w:val="24"/>
                  <w:szCs w:val="24"/>
                  <w:lang w:eastAsia="en-AU"/>
                </w:rPr>
                <w:delText>0.0000</w:delText>
              </w:r>
            </w:del>
          </w:p>
        </w:tc>
        <w:tc>
          <w:tcPr>
            <w:tcW w:w="1280" w:type="dxa"/>
            <w:tcBorders>
              <w:top w:val="nil"/>
              <w:left w:val="nil"/>
              <w:bottom w:val="nil"/>
              <w:right w:val="single" w:sz="4" w:space="0" w:color="auto"/>
            </w:tcBorders>
            <w:shd w:val="clear" w:color="auto" w:fill="auto"/>
            <w:noWrap/>
            <w:vAlign w:val="bottom"/>
            <w:hideMark/>
            <w:tcPrChange w:id="1729" w:author="Daniel Noble" w:date="2025-04-02T13:19:00Z" w16du:dateUtc="2025-04-02T02:19: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4D78FDD2" w14:textId="215958E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30" w:author="Daniel Noble" w:date="2025-04-02T13:19:00Z" w16du:dateUtc="2025-04-02T02:19:00Z">
              <w:r w:rsidRPr="007B4784">
                <w:rPr>
                  <w:rFonts w:ascii="Times New Roman" w:hAnsi="Times New Roman" w:cs="Times New Roman"/>
                  <w:color w:val="000000"/>
                  <w:rPrChange w:id="1731" w:author="Daniel Noble" w:date="2025-04-02T13:20:00Z" w16du:dateUtc="2025-04-02T02:20:00Z">
                    <w:rPr>
                      <w:rFonts w:ascii="Aptos Narrow" w:hAnsi="Aptos Narrow"/>
                      <w:color w:val="000000"/>
                    </w:rPr>
                  </w:rPrChange>
                </w:rPr>
                <w:t>-0.008</w:t>
              </w:r>
            </w:ins>
            <w:del w:id="1732" w:author="Daniel Noble" w:date="2025-04-02T13:19:00Z" w16du:dateUtc="2025-04-02T02:19:00Z">
              <w:r w:rsidRPr="007B4784" w:rsidDel="00955666">
                <w:rPr>
                  <w:rFonts w:ascii="Times New Roman" w:eastAsia="Times New Roman" w:hAnsi="Times New Roman" w:cs="Times New Roman"/>
                  <w:color w:val="000000"/>
                  <w:sz w:val="24"/>
                  <w:szCs w:val="24"/>
                  <w:lang w:eastAsia="en-AU"/>
                </w:rPr>
                <w:delText>-0.0024</w:delText>
              </w:r>
            </w:del>
          </w:p>
        </w:tc>
        <w:tc>
          <w:tcPr>
            <w:tcW w:w="1280" w:type="dxa"/>
            <w:tcBorders>
              <w:top w:val="nil"/>
              <w:left w:val="nil"/>
              <w:bottom w:val="nil"/>
              <w:right w:val="single" w:sz="4" w:space="0" w:color="auto"/>
            </w:tcBorders>
            <w:shd w:val="clear" w:color="auto" w:fill="auto"/>
            <w:noWrap/>
            <w:vAlign w:val="bottom"/>
            <w:hideMark/>
            <w:tcPrChange w:id="1733" w:author="Daniel Noble" w:date="2025-04-02T13:19:00Z" w16du:dateUtc="2025-04-02T02:19: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35AE3A61" w14:textId="4643D783"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34" w:author="Daniel Noble" w:date="2025-04-02T13:19:00Z" w16du:dateUtc="2025-04-02T02:19:00Z">
              <w:r w:rsidRPr="007B4784">
                <w:rPr>
                  <w:rFonts w:ascii="Times New Roman" w:hAnsi="Times New Roman" w:cs="Times New Roman"/>
                  <w:color w:val="000000"/>
                  <w:rPrChange w:id="1735" w:author="Daniel Noble" w:date="2025-04-02T13:20:00Z" w16du:dateUtc="2025-04-02T02:20:00Z">
                    <w:rPr>
                      <w:rFonts w:ascii="Aptos Narrow" w:hAnsi="Aptos Narrow"/>
                      <w:color w:val="000000"/>
                    </w:rPr>
                  </w:rPrChange>
                </w:rPr>
                <w:t>0.032</w:t>
              </w:r>
            </w:ins>
            <w:del w:id="1736" w:author="Daniel Noble" w:date="2025-04-02T13:19:00Z" w16du:dateUtc="2025-04-02T02:19:00Z">
              <w:r w:rsidRPr="007B4784" w:rsidDel="00955666">
                <w:rPr>
                  <w:rFonts w:ascii="Times New Roman" w:eastAsia="Times New Roman" w:hAnsi="Times New Roman" w:cs="Times New Roman"/>
                  <w:color w:val="000000"/>
                  <w:sz w:val="24"/>
                  <w:szCs w:val="24"/>
                  <w:lang w:eastAsia="en-AU"/>
                </w:rPr>
                <w:delText>0.0025</w:delText>
              </w:r>
            </w:del>
          </w:p>
        </w:tc>
        <w:tc>
          <w:tcPr>
            <w:tcW w:w="1280" w:type="dxa"/>
            <w:tcBorders>
              <w:top w:val="nil"/>
              <w:left w:val="nil"/>
              <w:bottom w:val="nil"/>
              <w:right w:val="single" w:sz="4" w:space="0" w:color="auto"/>
            </w:tcBorders>
            <w:shd w:val="clear" w:color="auto" w:fill="auto"/>
            <w:noWrap/>
            <w:vAlign w:val="bottom"/>
            <w:hideMark/>
            <w:tcPrChange w:id="1737" w:author="Daniel Noble" w:date="2025-04-02T13:19:00Z" w16du:dateUtc="2025-04-02T02:19: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780273F3" w14:textId="73447EF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38" w:author="Daniel Noble" w:date="2025-04-02T13:19:00Z" w16du:dateUtc="2025-04-02T02:19:00Z">
              <w:r w:rsidRPr="007B4784">
                <w:rPr>
                  <w:rFonts w:ascii="Times New Roman" w:hAnsi="Times New Roman" w:cs="Times New Roman"/>
                  <w:color w:val="000000"/>
                  <w:rPrChange w:id="1739" w:author="Daniel Noble" w:date="2025-04-02T13:20:00Z" w16du:dateUtc="2025-04-02T02:20:00Z">
                    <w:rPr>
                      <w:rFonts w:ascii="Aptos Narrow" w:hAnsi="Aptos Narrow"/>
                      <w:color w:val="000000"/>
                    </w:rPr>
                  </w:rPrChange>
                </w:rPr>
                <w:t>210</w:t>
              </w:r>
            </w:ins>
            <w:del w:id="1740" w:author="Daniel Noble" w:date="2025-04-02T13:19:00Z" w16du:dateUtc="2025-04-02T02:19:00Z">
              <w:r w:rsidRPr="007B4784" w:rsidDel="00955666">
                <w:rPr>
                  <w:rFonts w:ascii="Times New Roman" w:eastAsia="Times New Roman" w:hAnsi="Times New Roman" w:cs="Times New Roman"/>
                  <w:color w:val="000000"/>
                  <w:sz w:val="24"/>
                  <w:szCs w:val="24"/>
                  <w:lang w:eastAsia="en-AU"/>
                </w:rPr>
                <w:delText>80</w:delText>
              </w:r>
            </w:del>
          </w:p>
        </w:tc>
        <w:tc>
          <w:tcPr>
            <w:tcW w:w="1280" w:type="dxa"/>
            <w:tcBorders>
              <w:top w:val="nil"/>
              <w:left w:val="nil"/>
              <w:bottom w:val="nil"/>
              <w:right w:val="single" w:sz="4" w:space="0" w:color="auto"/>
            </w:tcBorders>
            <w:shd w:val="clear" w:color="auto" w:fill="auto"/>
            <w:noWrap/>
            <w:vAlign w:val="bottom"/>
            <w:hideMark/>
            <w:tcPrChange w:id="1741" w:author="Daniel Noble" w:date="2025-04-02T13:19:00Z" w16du:dateUtc="2025-04-02T02:19: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112733E1" w14:textId="6E01CFB1"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42" w:author="Daniel Noble" w:date="2025-04-02T13:19:00Z" w16du:dateUtc="2025-04-02T02:19:00Z">
              <w:r w:rsidRPr="007B4784">
                <w:rPr>
                  <w:rFonts w:ascii="Times New Roman" w:hAnsi="Times New Roman" w:cs="Times New Roman"/>
                  <w:color w:val="000000"/>
                  <w:rPrChange w:id="1743" w:author="Daniel Noble" w:date="2025-04-02T13:20:00Z" w16du:dateUtc="2025-04-02T02:20:00Z">
                    <w:rPr>
                      <w:rFonts w:ascii="Aptos Narrow" w:hAnsi="Aptos Narrow"/>
                      <w:color w:val="000000"/>
                    </w:rPr>
                  </w:rPrChange>
                </w:rPr>
                <w:t>0.224</w:t>
              </w:r>
            </w:ins>
            <w:del w:id="1744" w:author="Daniel Noble" w:date="2025-04-02T13:19:00Z" w16du:dateUtc="2025-04-02T02:19:00Z">
              <w:r w:rsidRPr="007B4784" w:rsidDel="00955666">
                <w:rPr>
                  <w:rFonts w:ascii="Times New Roman" w:eastAsia="Times New Roman" w:hAnsi="Times New Roman" w:cs="Times New Roman"/>
                  <w:color w:val="000000"/>
                  <w:sz w:val="24"/>
                  <w:szCs w:val="24"/>
                  <w:lang w:eastAsia="en-AU"/>
                </w:rPr>
                <w:delText>0.9771</w:delText>
              </w:r>
            </w:del>
          </w:p>
        </w:tc>
      </w:tr>
      <w:tr w:rsidR="007B4784" w:rsidRPr="00C478D4" w14:paraId="357D0E60" w14:textId="77777777" w:rsidTr="00150BF6">
        <w:trPr>
          <w:trHeight w:val="288"/>
          <w:jc w:val="center"/>
          <w:ins w:id="1745" w:author="Daniel Noble" w:date="2025-04-02T13:19:00Z" w16du:dateUtc="2025-04-02T02:19:00Z"/>
        </w:trPr>
        <w:tc>
          <w:tcPr>
            <w:tcW w:w="3320" w:type="dxa"/>
            <w:tcBorders>
              <w:top w:val="nil"/>
              <w:left w:val="single" w:sz="4" w:space="0" w:color="auto"/>
              <w:bottom w:val="single" w:sz="4" w:space="0" w:color="auto"/>
              <w:right w:val="single" w:sz="4" w:space="0" w:color="auto"/>
            </w:tcBorders>
            <w:shd w:val="clear" w:color="000000" w:fill="D9E1F2"/>
            <w:noWrap/>
            <w:vAlign w:val="bottom"/>
          </w:tcPr>
          <w:p w14:paraId="0ACA4A7E" w14:textId="320CB0C3" w:rsidR="007B4784" w:rsidRPr="007B4784" w:rsidRDefault="007B4784" w:rsidP="007B4784">
            <w:pPr>
              <w:spacing w:after="0" w:line="276" w:lineRule="auto"/>
              <w:rPr>
                <w:ins w:id="1746" w:author="Daniel Noble" w:date="2025-04-02T13:19:00Z" w16du:dateUtc="2025-04-02T02:19:00Z"/>
                <w:rFonts w:ascii="Times New Roman" w:eastAsia="Times New Roman" w:hAnsi="Times New Roman" w:cs="Times New Roman"/>
                <w:b/>
                <w:bCs/>
                <w:color w:val="000000"/>
                <w:sz w:val="24"/>
                <w:szCs w:val="24"/>
                <w:lang w:eastAsia="en-AU"/>
              </w:rPr>
            </w:pPr>
            <w:ins w:id="1747" w:author="Daniel Noble" w:date="2025-04-02T13:19:00Z" w16du:dateUtc="2025-04-02T02:19:00Z">
              <w:r w:rsidRPr="007B4784">
                <w:rPr>
                  <w:rFonts w:ascii="Times New Roman" w:eastAsia="Times New Roman" w:hAnsi="Times New Roman" w:cs="Times New Roman"/>
                  <w:b/>
                  <w:bCs/>
                  <w:color w:val="000000"/>
                  <w:sz w:val="24"/>
                  <w:szCs w:val="24"/>
                  <w:lang w:eastAsia="en-AU"/>
                </w:rPr>
                <w:t>Flutuation Amplitude (slope)</w:t>
              </w:r>
            </w:ins>
          </w:p>
        </w:tc>
        <w:tc>
          <w:tcPr>
            <w:tcW w:w="1280" w:type="dxa"/>
            <w:tcBorders>
              <w:top w:val="nil"/>
              <w:left w:val="nil"/>
              <w:bottom w:val="single" w:sz="4" w:space="0" w:color="auto"/>
              <w:right w:val="single" w:sz="4" w:space="0" w:color="auto"/>
            </w:tcBorders>
            <w:shd w:val="clear" w:color="auto" w:fill="auto"/>
            <w:noWrap/>
            <w:vAlign w:val="bottom"/>
          </w:tcPr>
          <w:p w14:paraId="0D987AB3" w14:textId="14F3885A" w:rsidR="007B4784" w:rsidRPr="007B4784" w:rsidRDefault="007B4784" w:rsidP="007B4784">
            <w:pPr>
              <w:spacing w:after="0" w:line="276" w:lineRule="auto"/>
              <w:jc w:val="center"/>
              <w:rPr>
                <w:ins w:id="1748" w:author="Daniel Noble" w:date="2025-04-02T13:19:00Z" w16du:dateUtc="2025-04-02T02:19:00Z"/>
                <w:rFonts w:ascii="Times New Roman" w:eastAsia="Times New Roman" w:hAnsi="Times New Roman" w:cs="Times New Roman"/>
                <w:color w:val="000000"/>
                <w:sz w:val="24"/>
                <w:szCs w:val="24"/>
                <w:lang w:eastAsia="en-AU"/>
              </w:rPr>
            </w:pPr>
          </w:p>
        </w:tc>
        <w:tc>
          <w:tcPr>
            <w:tcW w:w="1280" w:type="dxa"/>
            <w:tcBorders>
              <w:top w:val="nil"/>
              <w:left w:val="nil"/>
              <w:bottom w:val="single" w:sz="4" w:space="0" w:color="auto"/>
              <w:right w:val="single" w:sz="4" w:space="0" w:color="auto"/>
            </w:tcBorders>
            <w:shd w:val="clear" w:color="auto" w:fill="auto"/>
            <w:noWrap/>
            <w:vAlign w:val="bottom"/>
          </w:tcPr>
          <w:p w14:paraId="2DA7DDF9" w14:textId="15DE0FD5" w:rsidR="007B4784" w:rsidRPr="007B4784" w:rsidRDefault="007B4784" w:rsidP="007B4784">
            <w:pPr>
              <w:spacing w:after="0" w:line="276" w:lineRule="auto"/>
              <w:jc w:val="center"/>
              <w:rPr>
                <w:ins w:id="1749" w:author="Daniel Noble" w:date="2025-04-02T13:19:00Z" w16du:dateUtc="2025-04-02T02:19:00Z"/>
                <w:rFonts w:ascii="Times New Roman" w:eastAsia="Times New Roman" w:hAnsi="Times New Roman" w:cs="Times New Roman"/>
                <w:color w:val="000000"/>
                <w:sz w:val="24"/>
                <w:szCs w:val="24"/>
                <w:lang w:eastAsia="en-AU"/>
              </w:rPr>
            </w:pPr>
          </w:p>
        </w:tc>
        <w:tc>
          <w:tcPr>
            <w:tcW w:w="1417" w:type="dxa"/>
            <w:tcBorders>
              <w:top w:val="nil"/>
              <w:left w:val="nil"/>
              <w:bottom w:val="single" w:sz="4" w:space="0" w:color="auto"/>
              <w:right w:val="single" w:sz="4" w:space="0" w:color="auto"/>
            </w:tcBorders>
            <w:shd w:val="clear" w:color="auto" w:fill="auto"/>
            <w:noWrap/>
            <w:vAlign w:val="bottom"/>
          </w:tcPr>
          <w:p w14:paraId="1BFB7519" w14:textId="24985A76" w:rsidR="007B4784" w:rsidRPr="007B4784" w:rsidRDefault="007B4784" w:rsidP="007B4784">
            <w:pPr>
              <w:spacing w:after="0" w:line="276" w:lineRule="auto"/>
              <w:jc w:val="center"/>
              <w:rPr>
                <w:ins w:id="1750" w:author="Daniel Noble" w:date="2025-04-02T13:19:00Z" w16du:dateUtc="2025-04-02T02:19:00Z"/>
                <w:rFonts w:ascii="Times New Roman" w:eastAsia="Times New Roman" w:hAnsi="Times New Roman" w:cs="Times New Roman"/>
                <w:color w:val="000000"/>
                <w:sz w:val="24"/>
                <w:szCs w:val="24"/>
                <w:lang w:eastAsia="en-AU"/>
              </w:rPr>
            </w:pPr>
          </w:p>
        </w:tc>
        <w:tc>
          <w:tcPr>
            <w:tcW w:w="1280" w:type="dxa"/>
            <w:tcBorders>
              <w:top w:val="nil"/>
              <w:left w:val="nil"/>
              <w:bottom w:val="single" w:sz="4" w:space="0" w:color="auto"/>
              <w:right w:val="single" w:sz="4" w:space="0" w:color="auto"/>
            </w:tcBorders>
            <w:shd w:val="clear" w:color="auto" w:fill="auto"/>
            <w:noWrap/>
            <w:vAlign w:val="bottom"/>
          </w:tcPr>
          <w:p w14:paraId="18C7F92E" w14:textId="5E648043" w:rsidR="007B4784" w:rsidRPr="007B4784" w:rsidRDefault="007B4784" w:rsidP="007B4784">
            <w:pPr>
              <w:spacing w:after="0" w:line="276" w:lineRule="auto"/>
              <w:jc w:val="center"/>
              <w:rPr>
                <w:ins w:id="1751" w:author="Daniel Noble" w:date="2025-04-02T13:19:00Z" w16du:dateUtc="2025-04-02T02:19:00Z"/>
                <w:rFonts w:ascii="Times New Roman" w:eastAsia="Times New Roman" w:hAnsi="Times New Roman" w:cs="Times New Roman"/>
                <w:color w:val="000000"/>
                <w:sz w:val="24"/>
                <w:szCs w:val="24"/>
                <w:lang w:eastAsia="en-AU"/>
              </w:rPr>
            </w:pPr>
            <w:ins w:id="1752" w:author="Daniel Noble" w:date="2025-04-02T13:19:00Z" w16du:dateUtc="2025-04-02T02:19:00Z">
              <w:r w:rsidRPr="007B4784">
                <w:rPr>
                  <w:rFonts w:ascii="Times New Roman" w:hAnsi="Times New Roman" w:cs="Times New Roman"/>
                  <w:color w:val="000000"/>
                  <w:rPrChange w:id="1753" w:author="Daniel Noble" w:date="2025-04-02T13:20:00Z" w16du:dateUtc="2025-04-02T02:20:00Z">
                    <w:rPr>
                      <w:rFonts w:ascii="Aptos Narrow" w:hAnsi="Aptos Narrow"/>
                      <w:color w:val="000000"/>
                    </w:rPr>
                  </w:rPrChange>
                </w:rPr>
                <w:t>-0.001</w:t>
              </w:r>
            </w:ins>
          </w:p>
        </w:tc>
        <w:tc>
          <w:tcPr>
            <w:tcW w:w="1280" w:type="dxa"/>
            <w:tcBorders>
              <w:top w:val="nil"/>
              <w:left w:val="nil"/>
              <w:bottom w:val="single" w:sz="4" w:space="0" w:color="auto"/>
              <w:right w:val="single" w:sz="4" w:space="0" w:color="auto"/>
            </w:tcBorders>
            <w:shd w:val="clear" w:color="auto" w:fill="auto"/>
            <w:noWrap/>
            <w:vAlign w:val="bottom"/>
          </w:tcPr>
          <w:p w14:paraId="4AAF1CEC" w14:textId="50996AB2" w:rsidR="007B4784" w:rsidRPr="007B4784" w:rsidRDefault="007B4784" w:rsidP="007B4784">
            <w:pPr>
              <w:spacing w:after="0" w:line="276" w:lineRule="auto"/>
              <w:jc w:val="center"/>
              <w:rPr>
                <w:ins w:id="1754" w:author="Daniel Noble" w:date="2025-04-02T13:19:00Z" w16du:dateUtc="2025-04-02T02:19:00Z"/>
                <w:rFonts w:ascii="Times New Roman" w:eastAsia="Times New Roman" w:hAnsi="Times New Roman" w:cs="Times New Roman"/>
                <w:color w:val="000000"/>
                <w:sz w:val="24"/>
                <w:szCs w:val="24"/>
                <w:lang w:eastAsia="en-AU"/>
              </w:rPr>
            </w:pPr>
            <w:ins w:id="1755" w:author="Daniel Noble" w:date="2025-04-02T13:19:00Z" w16du:dateUtc="2025-04-02T02:19:00Z">
              <w:r w:rsidRPr="007B4784">
                <w:rPr>
                  <w:rFonts w:ascii="Times New Roman" w:hAnsi="Times New Roman" w:cs="Times New Roman"/>
                  <w:color w:val="000000"/>
                  <w:rPrChange w:id="1756" w:author="Daniel Noble" w:date="2025-04-02T13:20:00Z" w16du:dateUtc="2025-04-02T02:20:00Z">
                    <w:rPr>
                      <w:rFonts w:ascii="Aptos Narrow" w:hAnsi="Aptos Narrow"/>
                      <w:color w:val="000000"/>
                    </w:rPr>
                  </w:rPrChange>
                </w:rPr>
                <w:t>-0.003</w:t>
              </w:r>
            </w:ins>
          </w:p>
        </w:tc>
        <w:tc>
          <w:tcPr>
            <w:tcW w:w="1280" w:type="dxa"/>
            <w:tcBorders>
              <w:top w:val="nil"/>
              <w:left w:val="nil"/>
              <w:bottom w:val="single" w:sz="4" w:space="0" w:color="auto"/>
              <w:right w:val="single" w:sz="4" w:space="0" w:color="auto"/>
            </w:tcBorders>
            <w:shd w:val="clear" w:color="auto" w:fill="auto"/>
            <w:noWrap/>
            <w:vAlign w:val="bottom"/>
          </w:tcPr>
          <w:p w14:paraId="3AF560F4" w14:textId="289F1F22" w:rsidR="007B4784" w:rsidRPr="007B4784" w:rsidRDefault="007B4784" w:rsidP="007B4784">
            <w:pPr>
              <w:spacing w:after="0" w:line="276" w:lineRule="auto"/>
              <w:jc w:val="center"/>
              <w:rPr>
                <w:ins w:id="1757" w:author="Daniel Noble" w:date="2025-04-02T13:19:00Z" w16du:dateUtc="2025-04-02T02:19:00Z"/>
                <w:rFonts w:ascii="Times New Roman" w:eastAsia="Times New Roman" w:hAnsi="Times New Roman" w:cs="Times New Roman"/>
                <w:color w:val="000000"/>
                <w:sz w:val="24"/>
                <w:szCs w:val="24"/>
                <w:lang w:eastAsia="en-AU"/>
              </w:rPr>
            </w:pPr>
            <w:ins w:id="1758" w:author="Daniel Noble" w:date="2025-04-02T13:19:00Z" w16du:dateUtc="2025-04-02T02:19:00Z">
              <w:r w:rsidRPr="007B4784">
                <w:rPr>
                  <w:rFonts w:ascii="Times New Roman" w:hAnsi="Times New Roman" w:cs="Times New Roman"/>
                  <w:color w:val="000000"/>
                  <w:rPrChange w:id="1759" w:author="Daniel Noble" w:date="2025-04-02T13:20:00Z" w16du:dateUtc="2025-04-02T02:20:00Z">
                    <w:rPr>
                      <w:rFonts w:ascii="Aptos Narrow" w:hAnsi="Aptos Narrow"/>
                      <w:color w:val="000000"/>
                    </w:rPr>
                  </w:rPrChange>
                </w:rPr>
                <w:t>0.001</w:t>
              </w:r>
            </w:ins>
          </w:p>
        </w:tc>
        <w:tc>
          <w:tcPr>
            <w:tcW w:w="1280" w:type="dxa"/>
            <w:tcBorders>
              <w:top w:val="nil"/>
              <w:left w:val="nil"/>
              <w:bottom w:val="single" w:sz="4" w:space="0" w:color="auto"/>
              <w:right w:val="single" w:sz="4" w:space="0" w:color="auto"/>
            </w:tcBorders>
            <w:shd w:val="clear" w:color="auto" w:fill="auto"/>
            <w:noWrap/>
            <w:vAlign w:val="bottom"/>
          </w:tcPr>
          <w:p w14:paraId="72953499" w14:textId="7B7A277A" w:rsidR="007B4784" w:rsidRPr="007B4784" w:rsidRDefault="007B4784" w:rsidP="007B4784">
            <w:pPr>
              <w:spacing w:after="0" w:line="276" w:lineRule="auto"/>
              <w:jc w:val="center"/>
              <w:rPr>
                <w:ins w:id="1760" w:author="Daniel Noble" w:date="2025-04-02T13:19:00Z" w16du:dateUtc="2025-04-02T02:19:00Z"/>
                <w:rFonts w:ascii="Times New Roman" w:eastAsia="Times New Roman" w:hAnsi="Times New Roman" w:cs="Times New Roman"/>
                <w:color w:val="000000"/>
                <w:sz w:val="24"/>
                <w:szCs w:val="24"/>
                <w:lang w:eastAsia="en-AU"/>
              </w:rPr>
            </w:pPr>
            <w:ins w:id="1761" w:author="Daniel Noble" w:date="2025-04-02T13:19:00Z" w16du:dateUtc="2025-04-02T02:19:00Z">
              <w:r w:rsidRPr="007B4784">
                <w:rPr>
                  <w:rFonts w:ascii="Times New Roman" w:hAnsi="Times New Roman" w:cs="Times New Roman"/>
                  <w:color w:val="000000"/>
                  <w:rPrChange w:id="1762" w:author="Daniel Noble" w:date="2025-04-02T13:20:00Z" w16du:dateUtc="2025-04-02T02:20:00Z">
                    <w:rPr>
                      <w:rFonts w:ascii="Aptos Narrow" w:hAnsi="Aptos Narrow"/>
                      <w:color w:val="000000"/>
                    </w:rPr>
                  </w:rPrChange>
                </w:rPr>
                <w:t>210</w:t>
              </w:r>
            </w:ins>
          </w:p>
        </w:tc>
        <w:tc>
          <w:tcPr>
            <w:tcW w:w="1280" w:type="dxa"/>
            <w:tcBorders>
              <w:top w:val="nil"/>
              <w:left w:val="nil"/>
              <w:bottom w:val="single" w:sz="4" w:space="0" w:color="auto"/>
              <w:right w:val="single" w:sz="4" w:space="0" w:color="auto"/>
            </w:tcBorders>
            <w:shd w:val="clear" w:color="auto" w:fill="auto"/>
            <w:noWrap/>
            <w:vAlign w:val="bottom"/>
          </w:tcPr>
          <w:p w14:paraId="610FC81E" w14:textId="18496224" w:rsidR="007B4784" w:rsidRPr="007B4784" w:rsidRDefault="007B4784" w:rsidP="007B4784">
            <w:pPr>
              <w:spacing w:after="0" w:line="276" w:lineRule="auto"/>
              <w:jc w:val="center"/>
              <w:rPr>
                <w:ins w:id="1763" w:author="Daniel Noble" w:date="2025-04-02T13:19:00Z" w16du:dateUtc="2025-04-02T02:19:00Z"/>
                <w:rFonts w:ascii="Times New Roman" w:eastAsia="Times New Roman" w:hAnsi="Times New Roman" w:cs="Times New Roman"/>
                <w:color w:val="000000"/>
                <w:sz w:val="24"/>
                <w:szCs w:val="24"/>
                <w:lang w:eastAsia="en-AU"/>
              </w:rPr>
            </w:pPr>
            <w:ins w:id="1764" w:author="Daniel Noble" w:date="2025-04-02T13:19:00Z" w16du:dateUtc="2025-04-02T02:19:00Z">
              <w:r w:rsidRPr="007B4784">
                <w:rPr>
                  <w:rFonts w:ascii="Times New Roman" w:hAnsi="Times New Roman" w:cs="Times New Roman"/>
                  <w:color w:val="000000"/>
                  <w:rPrChange w:id="1765" w:author="Daniel Noble" w:date="2025-04-02T13:20:00Z" w16du:dateUtc="2025-04-02T02:20:00Z">
                    <w:rPr>
                      <w:rFonts w:ascii="Aptos Narrow" w:hAnsi="Aptos Narrow"/>
                      <w:color w:val="000000"/>
                    </w:rPr>
                  </w:rPrChange>
                </w:rPr>
                <w:t>0.165</w:t>
              </w:r>
            </w:ins>
          </w:p>
        </w:tc>
      </w:tr>
    </w:tbl>
    <w:p w14:paraId="57B751D2" w14:textId="77777777" w:rsidR="0067260A" w:rsidRDefault="0067260A" w:rsidP="0067260A">
      <w:pPr>
        <w:rPr>
          <w:b/>
          <w:bCs/>
        </w:rPr>
      </w:pPr>
    </w:p>
    <w:p w14:paraId="2ECABB62" w14:textId="77777777"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t xml:space="preserve">Table S20 Results of the meta-regression of the overall data set with fluctuation type as the moderator. </w:t>
      </w:r>
      <w:r w:rsidRPr="00B355FD">
        <w:rPr>
          <w:rFonts w:ascii="Times New Roman" w:hAnsi="Times New Roman" w:cs="Times New Roman"/>
          <w:sz w:val="24"/>
          <w:szCs w:val="24"/>
        </w:rPr>
        <w:t>Number of studies, species and effect sizes are totals from the overall data set.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 xml:space="preserve">. </w:t>
      </w:r>
    </w:p>
    <w:tbl>
      <w:tblPr>
        <w:tblW w:w="13697" w:type="dxa"/>
        <w:jc w:val="center"/>
        <w:tblLook w:val="04A0" w:firstRow="1" w:lastRow="0" w:firstColumn="1" w:lastColumn="0" w:noHBand="0" w:noVBand="1"/>
      </w:tblPr>
      <w:tblGrid>
        <w:gridCol w:w="3280"/>
        <w:gridCol w:w="1266"/>
        <w:gridCol w:w="1266"/>
        <w:gridCol w:w="1401"/>
        <w:gridCol w:w="1401"/>
        <w:gridCol w:w="1266"/>
        <w:gridCol w:w="1401"/>
        <w:gridCol w:w="1266"/>
        <w:gridCol w:w="1401"/>
      </w:tblGrid>
      <w:tr w:rsidR="0067260A" w:rsidRPr="00C478D4" w14:paraId="61F5003E" w14:textId="77777777" w:rsidTr="00150BF6">
        <w:trPr>
          <w:trHeight w:val="312"/>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2836D21"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Overall Data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6FE4C3F"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4C0151C"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27F68F57"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8E5D0FA"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38ECE86"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895E45C"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9669D07"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0A2D5E8"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7B4784" w:rsidRPr="00C478D4" w14:paraId="11A1BA38" w14:textId="77777777" w:rsidTr="00150BF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F1737FF" w14:textId="386CF482"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1766" w:author="Daniel Noble" w:date="2025-04-02T13:20:00Z" w16du:dateUtc="2025-04-02T02:20:00Z">
              <w:r w:rsidRPr="007B4784">
                <w:rPr>
                  <w:rFonts w:ascii="Times New Roman" w:hAnsi="Times New Roman" w:cs="Times New Roman"/>
                  <w:b/>
                  <w:bCs/>
                  <w:color w:val="000000"/>
                  <w:sz w:val="24"/>
                  <w:szCs w:val="24"/>
                  <w:rPrChange w:id="1767" w:author="Daniel Noble" w:date="2025-04-02T13:20:00Z" w16du:dateUtc="2025-04-02T02:20:00Z">
                    <w:rPr>
                      <w:rFonts w:ascii="Aptos Narrow" w:hAnsi="Aptos Narrow"/>
                      <w:color w:val="000000"/>
                    </w:rPr>
                  </w:rPrChange>
                </w:rPr>
                <w:t>Alternating</w:t>
              </w:r>
            </w:ins>
            <w:del w:id="1768" w:author="Daniel Noble" w:date="2025-04-02T13:20:00Z" w16du:dateUtc="2025-04-02T02:20:00Z">
              <w:r w:rsidRPr="007B4784" w:rsidDel="009F70BF">
                <w:rPr>
                  <w:rFonts w:ascii="Times New Roman" w:eastAsia="Times New Roman" w:hAnsi="Times New Roman" w:cs="Times New Roman"/>
                  <w:b/>
                  <w:bCs/>
                  <w:color w:val="000000"/>
                  <w:sz w:val="24"/>
                  <w:szCs w:val="24"/>
                  <w:lang w:eastAsia="en-AU"/>
                </w:rPr>
                <w:delText>Sinusoidal (Sine Curve)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8CBF394" w14:textId="0A138A4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69" w:author="Daniel Noble" w:date="2025-04-02T13:20:00Z" w16du:dateUtc="2025-04-02T02:20:00Z">
              <w:r w:rsidRPr="007B4784">
                <w:rPr>
                  <w:rFonts w:ascii="Times New Roman" w:hAnsi="Times New Roman" w:cs="Times New Roman"/>
                  <w:color w:val="000000"/>
                  <w:sz w:val="24"/>
                  <w:szCs w:val="24"/>
                  <w:rPrChange w:id="1770" w:author="Daniel Noble" w:date="2025-04-02T13:20:00Z" w16du:dateUtc="2025-04-02T02:20:00Z">
                    <w:rPr>
                      <w:rFonts w:ascii="Aptos Narrow" w:hAnsi="Aptos Narrow"/>
                      <w:color w:val="000000"/>
                    </w:rPr>
                  </w:rPrChange>
                </w:rPr>
                <w:t>14</w:t>
              </w:r>
            </w:ins>
            <w:del w:id="1771"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34C2240" w14:textId="1B71AC3C"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72" w:author="Daniel Noble" w:date="2025-04-02T13:20:00Z" w16du:dateUtc="2025-04-02T02:20:00Z">
              <w:r w:rsidRPr="007B4784">
                <w:rPr>
                  <w:rFonts w:ascii="Times New Roman" w:hAnsi="Times New Roman" w:cs="Times New Roman"/>
                  <w:color w:val="000000"/>
                  <w:sz w:val="24"/>
                  <w:szCs w:val="24"/>
                  <w:rPrChange w:id="1773" w:author="Daniel Noble" w:date="2025-04-02T13:20:00Z" w16du:dateUtc="2025-04-02T02:20:00Z">
                    <w:rPr>
                      <w:rFonts w:ascii="Aptos Narrow" w:hAnsi="Aptos Narrow"/>
                      <w:color w:val="000000"/>
                    </w:rPr>
                  </w:rPrChange>
                </w:rPr>
                <w:t>16</w:t>
              </w:r>
            </w:ins>
            <w:del w:id="1774"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16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ACAAE8A" w14:textId="77E7B7AD"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75" w:author="Daniel Noble" w:date="2025-04-02T13:20:00Z" w16du:dateUtc="2025-04-02T02:20:00Z">
              <w:r w:rsidRPr="007B4784">
                <w:rPr>
                  <w:rFonts w:ascii="Times New Roman" w:hAnsi="Times New Roman" w:cs="Times New Roman"/>
                  <w:color w:val="000000"/>
                  <w:sz w:val="24"/>
                  <w:szCs w:val="24"/>
                  <w:rPrChange w:id="1776" w:author="Daniel Noble" w:date="2025-04-02T13:20:00Z" w16du:dateUtc="2025-04-02T02:20:00Z">
                    <w:rPr>
                      <w:rFonts w:ascii="Aptos Narrow" w:hAnsi="Aptos Narrow"/>
                      <w:color w:val="000000"/>
                    </w:rPr>
                  </w:rPrChange>
                </w:rPr>
                <w:t>54</w:t>
              </w:r>
            </w:ins>
            <w:del w:id="1777"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80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C96D44C" w14:textId="7BAA77A9"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78" w:author="Daniel Noble" w:date="2025-04-02T13:20:00Z" w16du:dateUtc="2025-04-02T02:20:00Z">
              <w:r w:rsidRPr="007B4784">
                <w:rPr>
                  <w:rFonts w:ascii="Times New Roman" w:hAnsi="Times New Roman" w:cs="Times New Roman"/>
                  <w:color w:val="000000"/>
                  <w:sz w:val="24"/>
                  <w:szCs w:val="24"/>
                  <w:rPrChange w:id="1779" w:author="Daniel Noble" w:date="2025-04-02T13:20:00Z" w16du:dateUtc="2025-04-02T02:20:00Z">
                    <w:rPr>
                      <w:rFonts w:ascii="Aptos Narrow" w:hAnsi="Aptos Narrow"/>
                      <w:color w:val="000000"/>
                    </w:rPr>
                  </w:rPrChange>
                </w:rPr>
                <w:t>0.011</w:t>
              </w:r>
            </w:ins>
            <w:del w:id="1780"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-0.0026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15B64AA" w14:textId="645C320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81" w:author="Daniel Noble" w:date="2025-04-02T13:20:00Z" w16du:dateUtc="2025-04-02T02:20:00Z">
              <w:r w:rsidRPr="007B4784">
                <w:rPr>
                  <w:rFonts w:ascii="Times New Roman" w:hAnsi="Times New Roman" w:cs="Times New Roman"/>
                  <w:color w:val="000000"/>
                  <w:sz w:val="24"/>
                  <w:szCs w:val="24"/>
                  <w:rPrChange w:id="1782" w:author="Daniel Noble" w:date="2025-04-02T13:20:00Z" w16du:dateUtc="2025-04-02T02:20:00Z">
                    <w:rPr>
                      <w:rFonts w:ascii="Aptos Narrow" w:hAnsi="Aptos Narrow"/>
                      <w:color w:val="000000"/>
                    </w:rPr>
                  </w:rPrChange>
                </w:rPr>
                <w:t>-0.008</w:t>
              </w:r>
            </w:ins>
            <w:del w:id="1783"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-0.0528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A31ADBD" w14:textId="20D761A9"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84" w:author="Daniel Noble" w:date="2025-04-02T13:20:00Z" w16du:dateUtc="2025-04-02T02:20:00Z">
              <w:r w:rsidRPr="007B4784">
                <w:rPr>
                  <w:rFonts w:ascii="Times New Roman" w:hAnsi="Times New Roman" w:cs="Times New Roman"/>
                  <w:color w:val="000000"/>
                  <w:sz w:val="24"/>
                  <w:szCs w:val="24"/>
                  <w:rPrChange w:id="1785" w:author="Daniel Noble" w:date="2025-04-02T13:20:00Z" w16du:dateUtc="2025-04-02T02:20:00Z">
                    <w:rPr>
                      <w:rFonts w:ascii="Aptos Narrow" w:hAnsi="Aptos Narrow"/>
                      <w:color w:val="000000"/>
                    </w:rPr>
                  </w:rPrChange>
                </w:rPr>
                <w:t>0.03</w:t>
              </w:r>
            </w:ins>
            <w:del w:id="1786"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0.0476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EE31FA7" w14:textId="498BDD4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87" w:author="Daniel Noble" w:date="2025-04-02T13:20:00Z" w16du:dateUtc="2025-04-02T02:20:00Z">
              <w:r w:rsidRPr="007B4784">
                <w:rPr>
                  <w:rFonts w:ascii="Times New Roman" w:hAnsi="Times New Roman" w:cs="Times New Roman"/>
                  <w:color w:val="000000"/>
                  <w:sz w:val="24"/>
                  <w:szCs w:val="24"/>
                  <w:rPrChange w:id="1788" w:author="Daniel Noble" w:date="2025-04-02T13:20:00Z" w16du:dateUtc="2025-04-02T02:20:00Z">
                    <w:rPr>
                      <w:rFonts w:ascii="Aptos Narrow" w:hAnsi="Aptos Narrow"/>
                      <w:color w:val="000000"/>
                    </w:rPr>
                  </w:rPrChange>
                </w:rPr>
                <w:t>179</w:t>
              </w:r>
            </w:ins>
            <w:del w:id="1789"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63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A42040A" w14:textId="0386110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90" w:author="Daniel Noble" w:date="2025-04-02T13:20:00Z" w16du:dateUtc="2025-04-02T02:20:00Z">
              <w:r w:rsidRPr="007B4784">
                <w:rPr>
                  <w:rFonts w:ascii="Times New Roman" w:hAnsi="Times New Roman" w:cs="Times New Roman"/>
                  <w:color w:val="000000"/>
                  <w:sz w:val="24"/>
                  <w:szCs w:val="24"/>
                  <w:rPrChange w:id="1791" w:author="Daniel Noble" w:date="2025-04-02T13:20:00Z" w16du:dateUtc="2025-04-02T02:20:00Z">
                    <w:rPr>
                      <w:rFonts w:ascii="Aptos Narrow" w:hAnsi="Aptos Narrow"/>
                      <w:color w:val="000000"/>
                    </w:rPr>
                  </w:rPrChange>
                </w:rPr>
                <w:t>0.247</w:t>
              </w:r>
            </w:ins>
            <w:del w:id="1792"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0.9187</w:delText>
              </w:r>
            </w:del>
          </w:p>
        </w:tc>
      </w:tr>
      <w:tr w:rsidR="007B4784" w:rsidRPr="00C478D4" w14:paraId="409F5BA6" w14:textId="77777777" w:rsidTr="00150BF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471ADDF" w14:textId="7B92C1B3"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1793" w:author="Daniel Noble" w:date="2025-04-02T13:20:00Z" w16du:dateUtc="2025-04-02T02:20:00Z">
              <w:r w:rsidRPr="007B4784">
                <w:rPr>
                  <w:rFonts w:ascii="Times New Roman" w:hAnsi="Times New Roman" w:cs="Times New Roman"/>
                  <w:b/>
                  <w:bCs/>
                  <w:color w:val="000000"/>
                  <w:sz w:val="24"/>
                  <w:szCs w:val="24"/>
                  <w:rPrChange w:id="1794" w:author="Daniel Noble" w:date="2025-04-02T13:20:00Z" w16du:dateUtc="2025-04-02T02:20:00Z">
                    <w:rPr>
                      <w:rFonts w:ascii="Aptos Narrow" w:hAnsi="Aptos Narrow"/>
                      <w:color w:val="000000"/>
                    </w:rPr>
                  </w:rPrChange>
                </w:rPr>
                <w:t>Sinusoidal (Sine Curve)</w:t>
              </w:r>
            </w:ins>
            <w:del w:id="1795" w:author="Daniel Noble" w:date="2025-04-02T13:20:00Z" w16du:dateUtc="2025-04-02T02:20:00Z">
              <w:r w:rsidRPr="007B4784" w:rsidDel="009F70BF">
                <w:rPr>
                  <w:rFonts w:ascii="Times New Roman" w:eastAsia="Times New Roman" w:hAnsi="Times New Roman" w:cs="Times New Roman"/>
                  <w:b/>
                  <w:bCs/>
                  <w:color w:val="000000"/>
                  <w:sz w:val="24"/>
                  <w:szCs w:val="24"/>
                  <w:lang w:eastAsia="en-AU"/>
                </w:rPr>
                <w:delText>Alternating</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827E7FB" w14:textId="3D73B1C1"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96" w:author="Daniel Noble" w:date="2025-04-02T13:20:00Z" w16du:dateUtc="2025-04-02T02:20:00Z">
              <w:r w:rsidRPr="007B4784">
                <w:rPr>
                  <w:rFonts w:ascii="Times New Roman" w:hAnsi="Times New Roman" w:cs="Times New Roman"/>
                  <w:color w:val="000000"/>
                  <w:sz w:val="24"/>
                  <w:szCs w:val="24"/>
                  <w:rPrChange w:id="1797" w:author="Daniel Noble" w:date="2025-04-02T13:20:00Z" w16du:dateUtc="2025-04-02T02:20:00Z">
                    <w:rPr>
                      <w:rFonts w:ascii="Aptos Narrow" w:hAnsi="Aptos Narrow"/>
                      <w:color w:val="000000"/>
                    </w:rPr>
                  </w:rPrChange>
                </w:rPr>
                <w:t>18</w:t>
              </w:r>
            </w:ins>
            <w:del w:id="1798"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14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DFB42DA" w14:textId="62B4E81E"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799" w:author="Daniel Noble" w:date="2025-04-02T13:20:00Z" w16du:dateUtc="2025-04-02T02:20:00Z">
              <w:r w:rsidRPr="007B4784">
                <w:rPr>
                  <w:rFonts w:ascii="Times New Roman" w:hAnsi="Times New Roman" w:cs="Times New Roman"/>
                  <w:color w:val="000000"/>
                  <w:sz w:val="24"/>
                  <w:szCs w:val="24"/>
                  <w:rPrChange w:id="1800" w:author="Daniel Noble" w:date="2025-04-02T13:20:00Z" w16du:dateUtc="2025-04-02T02:20:00Z">
                    <w:rPr>
                      <w:rFonts w:ascii="Aptos Narrow" w:hAnsi="Aptos Narrow"/>
                      <w:color w:val="000000"/>
                    </w:rPr>
                  </w:rPrChange>
                </w:rPr>
                <w:t>16</w:t>
              </w:r>
            </w:ins>
            <w:del w:id="1801"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16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B4087A7" w14:textId="2B53DEC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02" w:author="Daniel Noble" w:date="2025-04-02T13:20:00Z" w16du:dateUtc="2025-04-02T02:20:00Z">
              <w:r w:rsidRPr="007B4784">
                <w:rPr>
                  <w:rFonts w:ascii="Times New Roman" w:hAnsi="Times New Roman" w:cs="Times New Roman"/>
                  <w:color w:val="000000"/>
                  <w:sz w:val="24"/>
                  <w:szCs w:val="24"/>
                  <w:rPrChange w:id="1803" w:author="Daniel Noble" w:date="2025-04-02T13:20:00Z" w16du:dateUtc="2025-04-02T02:20:00Z">
                    <w:rPr>
                      <w:rFonts w:ascii="Aptos Narrow" w:hAnsi="Aptos Narrow"/>
                      <w:color w:val="000000"/>
                    </w:rPr>
                  </w:rPrChange>
                </w:rPr>
                <w:t>80</w:t>
              </w:r>
            </w:ins>
            <w:del w:id="1804"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54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5A0DF12" w14:textId="5779800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05" w:author="Daniel Noble" w:date="2025-04-02T13:20:00Z" w16du:dateUtc="2025-04-02T02:20:00Z">
              <w:r w:rsidRPr="007B4784">
                <w:rPr>
                  <w:rFonts w:ascii="Times New Roman" w:hAnsi="Times New Roman" w:cs="Times New Roman"/>
                  <w:color w:val="000000"/>
                  <w:sz w:val="24"/>
                  <w:szCs w:val="24"/>
                  <w:rPrChange w:id="1806" w:author="Daniel Noble" w:date="2025-04-02T13:20:00Z" w16du:dateUtc="2025-04-02T02:20:00Z">
                    <w:rPr>
                      <w:rFonts w:ascii="Aptos Narrow" w:hAnsi="Aptos Narrow"/>
                      <w:color w:val="000000"/>
                    </w:rPr>
                  </w:rPrChange>
                </w:rPr>
                <w:t>-0.005</w:t>
              </w:r>
            </w:ins>
            <w:del w:id="1807"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0.0042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79A815D" w14:textId="4863CCF4"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08" w:author="Daniel Noble" w:date="2025-04-02T13:20:00Z" w16du:dateUtc="2025-04-02T02:20:00Z">
              <w:r w:rsidRPr="007B4784">
                <w:rPr>
                  <w:rFonts w:ascii="Times New Roman" w:hAnsi="Times New Roman" w:cs="Times New Roman"/>
                  <w:color w:val="000000"/>
                  <w:sz w:val="24"/>
                  <w:szCs w:val="24"/>
                  <w:rPrChange w:id="1809" w:author="Daniel Noble" w:date="2025-04-02T13:20:00Z" w16du:dateUtc="2025-04-02T02:20:00Z">
                    <w:rPr>
                      <w:rFonts w:ascii="Aptos Narrow" w:hAnsi="Aptos Narrow"/>
                      <w:color w:val="000000"/>
                    </w:rPr>
                  </w:rPrChange>
                </w:rPr>
                <w:t>-0.022</w:t>
              </w:r>
            </w:ins>
            <w:del w:id="1810"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-0.0318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D61C617" w14:textId="0B699B7A"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11" w:author="Daniel Noble" w:date="2025-04-02T13:20:00Z" w16du:dateUtc="2025-04-02T02:20:00Z">
              <w:r w:rsidRPr="007B4784">
                <w:rPr>
                  <w:rFonts w:ascii="Times New Roman" w:hAnsi="Times New Roman" w:cs="Times New Roman"/>
                  <w:color w:val="000000"/>
                  <w:sz w:val="24"/>
                  <w:szCs w:val="24"/>
                  <w:rPrChange w:id="1812" w:author="Daniel Noble" w:date="2025-04-02T13:20:00Z" w16du:dateUtc="2025-04-02T02:20:00Z">
                    <w:rPr>
                      <w:rFonts w:ascii="Aptos Narrow" w:hAnsi="Aptos Narrow"/>
                      <w:color w:val="000000"/>
                    </w:rPr>
                  </w:rPrChange>
                </w:rPr>
                <w:t>0.011</w:t>
              </w:r>
            </w:ins>
            <w:del w:id="1813"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0.0402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AF9638E" w14:textId="22C8B19C"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14" w:author="Daniel Noble" w:date="2025-04-02T13:20:00Z" w16du:dateUtc="2025-04-02T02:20:00Z">
              <w:r w:rsidRPr="007B4784">
                <w:rPr>
                  <w:rFonts w:ascii="Times New Roman" w:hAnsi="Times New Roman" w:cs="Times New Roman"/>
                  <w:color w:val="000000"/>
                  <w:sz w:val="24"/>
                  <w:szCs w:val="24"/>
                  <w:rPrChange w:id="1815" w:author="Daniel Noble" w:date="2025-04-02T13:20:00Z" w16du:dateUtc="2025-04-02T02:20:00Z">
                    <w:rPr>
                      <w:rFonts w:ascii="Aptos Narrow" w:hAnsi="Aptos Narrow"/>
                      <w:color w:val="000000"/>
                    </w:rPr>
                  </w:rPrChange>
                </w:rPr>
                <w:t>179</w:t>
              </w:r>
            </w:ins>
            <w:del w:id="1816"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35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C6D1A86" w14:textId="5CB8F137"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17" w:author="Daniel Noble" w:date="2025-04-02T13:20:00Z" w16du:dateUtc="2025-04-02T02:20:00Z">
              <w:r w:rsidRPr="007B4784">
                <w:rPr>
                  <w:rFonts w:ascii="Times New Roman" w:hAnsi="Times New Roman" w:cs="Times New Roman"/>
                  <w:color w:val="000000"/>
                  <w:sz w:val="24"/>
                  <w:szCs w:val="24"/>
                  <w:rPrChange w:id="1818" w:author="Daniel Noble" w:date="2025-04-02T13:20:00Z" w16du:dateUtc="2025-04-02T02:20:00Z">
                    <w:rPr>
                      <w:rFonts w:ascii="Aptos Narrow" w:hAnsi="Aptos Narrow"/>
                      <w:color w:val="000000"/>
                    </w:rPr>
                  </w:rPrChange>
                </w:rPr>
                <w:t>0.527</w:t>
              </w:r>
            </w:ins>
            <w:del w:id="1819"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0.8145</w:delText>
              </w:r>
            </w:del>
          </w:p>
        </w:tc>
      </w:tr>
      <w:tr w:rsidR="007B4784" w:rsidRPr="00C478D4" w14:paraId="148E86FE" w14:textId="77777777" w:rsidTr="00150BF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C8BC865" w14:textId="3B2DC945"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1820" w:author="Daniel Noble" w:date="2025-04-02T13:20:00Z" w16du:dateUtc="2025-04-02T02:20:00Z">
              <w:r w:rsidRPr="007B4784">
                <w:rPr>
                  <w:rFonts w:ascii="Times New Roman" w:hAnsi="Times New Roman" w:cs="Times New Roman"/>
                  <w:b/>
                  <w:bCs/>
                  <w:color w:val="000000"/>
                  <w:sz w:val="24"/>
                  <w:szCs w:val="24"/>
                  <w:rPrChange w:id="1821" w:author="Daniel Noble" w:date="2025-04-02T13:20:00Z" w16du:dateUtc="2025-04-02T02:20:00Z">
                    <w:rPr>
                      <w:rFonts w:ascii="Aptos Narrow" w:hAnsi="Aptos Narrow"/>
                      <w:color w:val="000000"/>
                    </w:rPr>
                  </w:rPrChange>
                </w:rPr>
                <w:t>Stepwise</w:t>
              </w:r>
            </w:ins>
            <w:del w:id="1822" w:author="Daniel Noble" w:date="2025-04-02T13:20:00Z" w16du:dateUtc="2025-04-02T02:20:00Z">
              <w:r w:rsidRPr="007B4784" w:rsidDel="009F70BF">
                <w:rPr>
                  <w:rFonts w:ascii="Times New Roman" w:eastAsia="Times New Roman" w:hAnsi="Times New Roman" w:cs="Times New Roman"/>
                  <w:b/>
                  <w:bCs/>
                  <w:color w:val="000000"/>
                  <w:sz w:val="24"/>
                  <w:szCs w:val="24"/>
                  <w:lang w:eastAsia="en-AU"/>
                </w:rPr>
                <w:delText>Stepwise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993A368" w14:textId="1DEEA42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23" w:author="Daniel Noble" w:date="2025-04-02T13:20:00Z" w16du:dateUtc="2025-04-02T02:20:00Z">
              <w:r w:rsidRPr="007B4784">
                <w:rPr>
                  <w:rFonts w:ascii="Times New Roman" w:hAnsi="Times New Roman" w:cs="Times New Roman"/>
                  <w:color w:val="000000"/>
                  <w:sz w:val="24"/>
                  <w:szCs w:val="24"/>
                  <w:rPrChange w:id="1824" w:author="Daniel Noble" w:date="2025-04-02T13:20:00Z" w16du:dateUtc="2025-04-02T02:20:00Z">
                    <w:rPr>
                      <w:rFonts w:ascii="Aptos Narrow" w:hAnsi="Aptos Narrow"/>
                      <w:color w:val="000000"/>
                    </w:rPr>
                  </w:rPrChange>
                </w:rPr>
                <w:t>7</w:t>
              </w:r>
            </w:ins>
            <w:del w:id="1825"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FF0A905" w14:textId="36E69473"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26" w:author="Daniel Noble" w:date="2025-04-02T13:20:00Z" w16du:dateUtc="2025-04-02T02:20:00Z">
              <w:r w:rsidRPr="007B4784">
                <w:rPr>
                  <w:rFonts w:ascii="Times New Roman" w:hAnsi="Times New Roman" w:cs="Times New Roman"/>
                  <w:color w:val="000000"/>
                  <w:sz w:val="24"/>
                  <w:szCs w:val="24"/>
                  <w:rPrChange w:id="1827" w:author="Daniel Noble" w:date="2025-04-02T13:20:00Z" w16du:dateUtc="2025-04-02T02:20:00Z">
                    <w:rPr>
                      <w:rFonts w:ascii="Aptos Narrow" w:hAnsi="Aptos Narrow"/>
                      <w:color w:val="000000"/>
                    </w:rPr>
                  </w:rPrChange>
                </w:rPr>
                <w:t>6</w:t>
              </w:r>
            </w:ins>
            <w:del w:id="1828"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E90EF4C" w14:textId="2E78945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29" w:author="Daniel Noble" w:date="2025-04-02T13:20:00Z" w16du:dateUtc="2025-04-02T02:20:00Z">
              <w:r w:rsidRPr="007B4784">
                <w:rPr>
                  <w:rFonts w:ascii="Times New Roman" w:hAnsi="Times New Roman" w:cs="Times New Roman"/>
                  <w:color w:val="000000"/>
                  <w:sz w:val="24"/>
                  <w:szCs w:val="24"/>
                  <w:rPrChange w:id="1830" w:author="Daniel Noble" w:date="2025-04-02T13:20:00Z" w16du:dateUtc="2025-04-02T02:20:00Z">
                    <w:rPr>
                      <w:rFonts w:ascii="Aptos Narrow" w:hAnsi="Aptos Narrow"/>
                      <w:color w:val="000000"/>
                    </w:rPr>
                  </w:rPrChange>
                </w:rPr>
                <w:t>48</w:t>
              </w:r>
            </w:ins>
            <w:del w:id="1831"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48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938FF37" w14:textId="29134B48"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32" w:author="Daniel Noble" w:date="2025-04-02T13:20:00Z" w16du:dateUtc="2025-04-02T02:20:00Z">
              <w:r w:rsidRPr="007B4784">
                <w:rPr>
                  <w:rFonts w:ascii="Times New Roman" w:hAnsi="Times New Roman" w:cs="Times New Roman"/>
                  <w:color w:val="000000"/>
                  <w:sz w:val="24"/>
                  <w:szCs w:val="24"/>
                  <w:rPrChange w:id="1833" w:author="Daniel Noble" w:date="2025-04-02T13:20:00Z" w16du:dateUtc="2025-04-02T02:20:00Z">
                    <w:rPr>
                      <w:rFonts w:ascii="Aptos Narrow" w:hAnsi="Aptos Narrow"/>
                      <w:color w:val="000000"/>
                    </w:rPr>
                  </w:rPrChange>
                </w:rPr>
                <w:t>0.001</w:t>
              </w:r>
            </w:ins>
            <w:del w:id="1834"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0.0033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AA3BB31" w14:textId="6771EE77"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35" w:author="Daniel Noble" w:date="2025-04-02T13:20:00Z" w16du:dateUtc="2025-04-02T02:20:00Z">
              <w:r w:rsidRPr="007B4784">
                <w:rPr>
                  <w:rFonts w:ascii="Times New Roman" w:hAnsi="Times New Roman" w:cs="Times New Roman"/>
                  <w:color w:val="000000"/>
                  <w:sz w:val="24"/>
                  <w:szCs w:val="24"/>
                  <w:rPrChange w:id="1836" w:author="Daniel Noble" w:date="2025-04-02T13:20:00Z" w16du:dateUtc="2025-04-02T02:20:00Z">
                    <w:rPr>
                      <w:rFonts w:ascii="Aptos Narrow" w:hAnsi="Aptos Narrow"/>
                      <w:color w:val="000000"/>
                    </w:rPr>
                  </w:rPrChange>
                </w:rPr>
                <w:t>-0.023</w:t>
              </w:r>
            </w:ins>
            <w:del w:id="1837"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-0.0684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6513B50" w14:textId="6AD76F8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38" w:author="Daniel Noble" w:date="2025-04-02T13:20:00Z" w16du:dateUtc="2025-04-02T02:20:00Z">
              <w:r w:rsidRPr="007B4784">
                <w:rPr>
                  <w:rFonts w:ascii="Times New Roman" w:hAnsi="Times New Roman" w:cs="Times New Roman"/>
                  <w:color w:val="000000"/>
                  <w:sz w:val="24"/>
                  <w:szCs w:val="24"/>
                  <w:rPrChange w:id="1839" w:author="Daniel Noble" w:date="2025-04-02T13:20:00Z" w16du:dateUtc="2025-04-02T02:20:00Z">
                    <w:rPr>
                      <w:rFonts w:ascii="Aptos Narrow" w:hAnsi="Aptos Narrow"/>
                      <w:color w:val="000000"/>
                    </w:rPr>
                  </w:rPrChange>
                </w:rPr>
                <w:t>0.026</w:t>
              </w:r>
            </w:ins>
            <w:del w:id="1840"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0.0750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55D5737" w14:textId="1645CDF4"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41" w:author="Daniel Noble" w:date="2025-04-02T13:20:00Z" w16du:dateUtc="2025-04-02T02:20:00Z">
              <w:r w:rsidRPr="007B4784">
                <w:rPr>
                  <w:rFonts w:ascii="Times New Roman" w:hAnsi="Times New Roman" w:cs="Times New Roman"/>
                  <w:color w:val="000000"/>
                  <w:sz w:val="24"/>
                  <w:szCs w:val="24"/>
                  <w:rPrChange w:id="1842" w:author="Daniel Noble" w:date="2025-04-02T13:20:00Z" w16du:dateUtc="2025-04-02T02:20:00Z">
                    <w:rPr>
                      <w:rFonts w:ascii="Aptos Narrow" w:hAnsi="Aptos Narrow"/>
                      <w:color w:val="000000"/>
                    </w:rPr>
                  </w:rPrChange>
                </w:rPr>
                <w:t>179</w:t>
              </w:r>
            </w:ins>
            <w:del w:id="1843"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63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8E782B7" w14:textId="42EB6871"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44" w:author="Daniel Noble" w:date="2025-04-02T13:20:00Z" w16du:dateUtc="2025-04-02T02:20:00Z">
              <w:r w:rsidRPr="007B4784">
                <w:rPr>
                  <w:rFonts w:ascii="Times New Roman" w:hAnsi="Times New Roman" w:cs="Times New Roman"/>
                  <w:color w:val="000000"/>
                  <w:sz w:val="24"/>
                  <w:szCs w:val="24"/>
                  <w:rPrChange w:id="1845" w:author="Daniel Noble" w:date="2025-04-02T13:20:00Z" w16du:dateUtc="2025-04-02T02:20:00Z">
                    <w:rPr>
                      <w:rFonts w:ascii="Aptos Narrow" w:hAnsi="Aptos Narrow"/>
                      <w:color w:val="000000"/>
                    </w:rPr>
                  </w:rPrChange>
                </w:rPr>
                <w:t>0.918</w:t>
              </w:r>
            </w:ins>
            <w:del w:id="1846" w:author="Daniel Noble" w:date="2025-04-02T13:20:00Z" w16du:dateUtc="2025-04-02T02:20:00Z">
              <w:r w:rsidRPr="007B4784" w:rsidDel="009F70BF">
                <w:rPr>
                  <w:rFonts w:ascii="Times New Roman" w:eastAsia="Times New Roman" w:hAnsi="Times New Roman" w:cs="Times New Roman"/>
                  <w:color w:val="000000"/>
                  <w:sz w:val="24"/>
                  <w:szCs w:val="24"/>
                  <w:lang w:eastAsia="en-AU"/>
                </w:rPr>
                <w:delText>0.9265</w:delText>
              </w:r>
            </w:del>
          </w:p>
        </w:tc>
      </w:tr>
    </w:tbl>
    <w:p w14:paraId="3ADD6FF4" w14:textId="77777777" w:rsidR="0067260A" w:rsidRDefault="0067260A" w:rsidP="0067260A"/>
    <w:p w14:paraId="5C1CA786" w14:textId="77777777"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lastRenderedPageBreak/>
        <w:t xml:space="preserve">Table S21 Results of the meta-regression of the overall data set with phenotypic trait category as the moderator. </w:t>
      </w:r>
      <w:r w:rsidRPr="00B355FD">
        <w:rPr>
          <w:rFonts w:ascii="Times New Roman" w:hAnsi="Times New Roman" w:cs="Times New Roman"/>
          <w:sz w:val="24"/>
          <w:szCs w:val="24"/>
        </w:rPr>
        <w:t>Number of studies, species and effect sizes are totals from the overall data set.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w:t>
      </w:r>
    </w:p>
    <w:tbl>
      <w:tblPr>
        <w:tblW w:w="13697" w:type="dxa"/>
        <w:jc w:val="center"/>
        <w:tblLook w:val="04A0" w:firstRow="1" w:lastRow="0" w:firstColumn="1" w:lastColumn="0" w:noHBand="0" w:noVBand="1"/>
      </w:tblPr>
      <w:tblGrid>
        <w:gridCol w:w="3280"/>
        <w:gridCol w:w="1266"/>
        <w:gridCol w:w="1266"/>
        <w:gridCol w:w="1401"/>
        <w:gridCol w:w="1401"/>
        <w:gridCol w:w="1266"/>
        <w:gridCol w:w="1401"/>
        <w:gridCol w:w="1266"/>
        <w:gridCol w:w="1401"/>
      </w:tblGrid>
      <w:tr w:rsidR="0067260A" w:rsidRPr="000E78C3" w14:paraId="77A0A4A3" w14:textId="77777777" w:rsidTr="00150BF6">
        <w:trPr>
          <w:trHeight w:val="312"/>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253AF3F"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Overall Data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76EF7B"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0CE3B98"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42D0FE13"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6B00028"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902F5E5"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1A0133A"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50E8B6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A061D59"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7B4784" w:rsidRPr="000E78C3" w14:paraId="4B0B91FB" w14:textId="77777777" w:rsidTr="00150BF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8D90217" w14:textId="6BD1D0A6"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1847" w:author="Daniel Noble" w:date="2025-04-02T13:21:00Z" w16du:dateUtc="2025-04-02T02:21:00Z">
              <w:r w:rsidRPr="007B4784">
                <w:rPr>
                  <w:rFonts w:ascii="Times New Roman" w:hAnsi="Times New Roman" w:cs="Times New Roman"/>
                  <w:b/>
                  <w:bCs/>
                  <w:color w:val="000000"/>
                  <w:sz w:val="24"/>
                  <w:szCs w:val="24"/>
                  <w:rPrChange w:id="1848" w:author="Daniel Noble" w:date="2025-04-02T13:21:00Z" w16du:dateUtc="2025-04-02T02:21:00Z">
                    <w:rPr>
                      <w:rFonts w:ascii="Aptos Narrow" w:hAnsi="Aptos Narrow"/>
                      <w:color w:val="000000"/>
                    </w:rPr>
                  </w:rPrChange>
                </w:rPr>
                <w:t>Biochemical Assay</w:t>
              </w:r>
            </w:ins>
            <w:del w:id="1849" w:author="Daniel Noble" w:date="2025-04-02T13:21:00Z" w16du:dateUtc="2025-04-02T02:21:00Z">
              <w:r w:rsidRPr="007B4784" w:rsidDel="003E7F58">
                <w:rPr>
                  <w:rFonts w:ascii="Times New Roman" w:eastAsia="Times New Roman" w:hAnsi="Times New Roman" w:cs="Times New Roman"/>
                  <w:b/>
                  <w:bCs/>
                  <w:color w:val="000000"/>
                  <w:sz w:val="24"/>
                  <w:szCs w:val="24"/>
                  <w:lang w:eastAsia="en-AU"/>
                </w:rPr>
                <w:delText>Biochemical Assay</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8321660" w14:textId="52C5BB8C"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50" w:author="Daniel Noble" w:date="2025-04-02T13:21:00Z" w16du:dateUtc="2025-04-02T02:21:00Z">
              <w:r w:rsidRPr="007B4784">
                <w:rPr>
                  <w:rFonts w:ascii="Times New Roman" w:hAnsi="Times New Roman" w:cs="Times New Roman"/>
                  <w:color w:val="000000"/>
                  <w:sz w:val="24"/>
                  <w:szCs w:val="24"/>
                  <w:rPrChange w:id="1851" w:author="Daniel Noble" w:date="2025-04-02T13:21:00Z" w16du:dateUtc="2025-04-02T02:21:00Z">
                    <w:rPr>
                      <w:rFonts w:ascii="Aptos Narrow" w:hAnsi="Aptos Narrow"/>
                      <w:color w:val="000000"/>
                    </w:rPr>
                  </w:rPrChange>
                </w:rPr>
                <w:t>4</w:t>
              </w:r>
            </w:ins>
            <w:del w:id="1852"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49161E6" w14:textId="7BCD9DF3"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53" w:author="Daniel Noble" w:date="2025-04-02T13:21:00Z" w16du:dateUtc="2025-04-02T02:21:00Z">
              <w:r w:rsidRPr="007B4784">
                <w:rPr>
                  <w:rFonts w:ascii="Times New Roman" w:hAnsi="Times New Roman" w:cs="Times New Roman"/>
                  <w:color w:val="000000"/>
                  <w:sz w:val="24"/>
                  <w:szCs w:val="24"/>
                  <w:rPrChange w:id="1854" w:author="Daniel Noble" w:date="2025-04-02T13:21:00Z" w16du:dateUtc="2025-04-02T02:21:00Z">
                    <w:rPr>
                      <w:rFonts w:ascii="Aptos Narrow" w:hAnsi="Aptos Narrow"/>
                      <w:color w:val="000000"/>
                    </w:rPr>
                  </w:rPrChange>
                </w:rPr>
                <w:t>4</w:t>
              </w:r>
            </w:ins>
            <w:del w:id="1855"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865AC84" w14:textId="77C5F4CE"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56" w:author="Daniel Noble" w:date="2025-04-02T13:21:00Z" w16du:dateUtc="2025-04-02T02:21:00Z">
              <w:r w:rsidRPr="007B4784">
                <w:rPr>
                  <w:rFonts w:ascii="Times New Roman" w:hAnsi="Times New Roman" w:cs="Times New Roman"/>
                  <w:color w:val="000000"/>
                  <w:sz w:val="24"/>
                  <w:szCs w:val="24"/>
                  <w:rPrChange w:id="1857" w:author="Daniel Noble" w:date="2025-04-02T13:21:00Z" w16du:dateUtc="2025-04-02T02:21:00Z">
                    <w:rPr>
                      <w:rFonts w:ascii="Aptos Narrow" w:hAnsi="Aptos Narrow"/>
                      <w:color w:val="000000"/>
                    </w:rPr>
                  </w:rPrChange>
                </w:rPr>
                <w:t>32</w:t>
              </w:r>
            </w:ins>
            <w:del w:id="1858"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32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F981660" w14:textId="36F11C18"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59" w:author="Daniel Noble" w:date="2025-04-02T13:21:00Z" w16du:dateUtc="2025-04-02T02:21:00Z">
              <w:r w:rsidRPr="007B4784">
                <w:rPr>
                  <w:rFonts w:ascii="Times New Roman" w:hAnsi="Times New Roman" w:cs="Times New Roman"/>
                  <w:color w:val="000000"/>
                  <w:sz w:val="24"/>
                  <w:szCs w:val="24"/>
                  <w:rPrChange w:id="1860" w:author="Daniel Noble" w:date="2025-04-02T13:21:00Z" w16du:dateUtc="2025-04-02T02:21:00Z">
                    <w:rPr>
                      <w:rFonts w:ascii="Aptos Narrow" w:hAnsi="Aptos Narrow"/>
                      <w:color w:val="000000"/>
                    </w:rPr>
                  </w:rPrChange>
                </w:rPr>
                <w:t>0.001</w:t>
              </w:r>
            </w:ins>
            <w:del w:id="1861"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0.0037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89F3338" w14:textId="66B2BA28"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62" w:author="Daniel Noble" w:date="2025-04-02T13:21:00Z" w16du:dateUtc="2025-04-02T02:21:00Z">
              <w:r w:rsidRPr="007B4784">
                <w:rPr>
                  <w:rFonts w:ascii="Times New Roman" w:hAnsi="Times New Roman" w:cs="Times New Roman"/>
                  <w:color w:val="000000"/>
                  <w:sz w:val="24"/>
                  <w:szCs w:val="24"/>
                  <w:rPrChange w:id="1863" w:author="Daniel Noble" w:date="2025-04-02T13:21:00Z" w16du:dateUtc="2025-04-02T02:21:00Z">
                    <w:rPr>
                      <w:rFonts w:ascii="Aptos Narrow" w:hAnsi="Aptos Narrow"/>
                      <w:color w:val="000000"/>
                    </w:rPr>
                  </w:rPrChange>
                </w:rPr>
                <w:t>-0.032</w:t>
              </w:r>
            </w:ins>
            <w:del w:id="1864"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-0.1178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E7CDD17" w14:textId="1BD70B9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65" w:author="Daniel Noble" w:date="2025-04-02T13:21:00Z" w16du:dateUtc="2025-04-02T02:21:00Z">
              <w:r w:rsidRPr="007B4784">
                <w:rPr>
                  <w:rFonts w:ascii="Times New Roman" w:hAnsi="Times New Roman" w:cs="Times New Roman"/>
                  <w:color w:val="000000"/>
                  <w:sz w:val="24"/>
                  <w:szCs w:val="24"/>
                  <w:rPrChange w:id="1866" w:author="Daniel Noble" w:date="2025-04-02T13:21:00Z" w16du:dateUtc="2025-04-02T02:21:00Z">
                    <w:rPr>
                      <w:rFonts w:ascii="Aptos Narrow" w:hAnsi="Aptos Narrow"/>
                      <w:color w:val="000000"/>
                    </w:rPr>
                  </w:rPrChange>
                </w:rPr>
                <w:t>0.034</w:t>
              </w:r>
            </w:ins>
            <w:del w:id="1867"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0.1251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73A64A4" w14:textId="070210B7"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68" w:author="Daniel Noble" w:date="2025-04-02T13:21:00Z" w16du:dateUtc="2025-04-02T02:21:00Z">
              <w:r w:rsidRPr="007B4784">
                <w:rPr>
                  <w:rFonts w:ascii="Times New Roman" w:hAnsi="Times New Roman" w:cs="Times New Roman"/>
                  <w:color w:val="000000"/>
                  <w:sz w:val="24"/>
                  <w:szCs w:val="24"/>
                  <w:rPrChange w:id="1869" w:author="Daniel Noble" w:date="2025-04-02T13:21:00Z" w16du:dateUtc="2025-04-02T02:21:00Z">
                    <w:rPr>
                      <w:rFonts w:ascii="Aptos Narrow" w:hAnsi="Aptos Narrow"/>
                      <w:color w:val="000000"/>
                    </w:rPr>
                  </w:rPrChange>
                </w:rPr>
                <w:t>191</w:t>
              </w:r>
            </w:ins>
            <w:del w:id="1870"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35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633C4A4" w14:textId="613279AD"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71" w:author="Daniel Noble" w:date="2025-04-02T13:21:00Z" w16du:dateUtc="2025-04-02T02:21:00Z">
              <w:r w:rsidRPr="007B4784">
                <w:rPr>
                  <w:rFonts w:ascii="Times New Roman" w:hAnsi="Times New Roman" w:cs="Times New Roman"/>
                  <w:color w:val="000000"/>
                  <w:sz w:val="24"/>
                  <w:szCs w:val="24"/>
                  <w:rPrChange w:id="1872" w:author="Daniel Noble" w:date="2025-04-02T13:21:00Z" w16du:dateUtc="2025-04-02T02:21:00Z">
                    <w:rPr>
                      <w:rFonts w:ascii="Aptos Narrow" w:hAnsi="Aptos Narrow"/>
                      <w:color w:val="000000"/>
                    </w:rPr>
                  </w:rPrChange>
                </w:rPr>
                <w:t>0.939</w:t>
              </w:r>
            </w:ins>
            <w:del w:id="1873"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0.9513</w:delText>
              </w:r>
            </w:del>
          </w:p>
        </w:tc>
      </w:tr>
      <w:tr w:rsidR="007B4784" w:rsidRPr="000E78C3" w14:paraId="170FEFA4" w14:textId="77777777" w:rsidTr="00150BF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5EC3230" w14:textId="19D2A459"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1874" w:author="Daniel Noble" w:date="2025-04-02T13:21:00Z" w16du:dateUtc="2025-04-02T02:21:00Z">
              <w:r w:rsidRPr="007B4784">
                <w:rPr>
                  <w:rFonts w:ascii="Times New Roman" w:hAnsi="Times New Roman" w:cs="Times New Roman"/>
                  <w:b/>
                  <w:bCs/>
                  <w:color w:val="000000"/>
                  <w:sz w:val="24"/>
                  <w:szCs w:val="24"/>
                  <w:rPrChange w:id="1875" w:author="Daniel Noble" w:date="2025-04-02T13:21:00Z" w16du:dateUtc="2025-04-02T02:21:00Z">
                    <w:rPr>
                      <w:rFonts w:ascii="Aptos Narrow" w:hAnsi="Aptos Narrow"/>
                      <w:color w:val="000000"/>
                    </w:rPr>
                  </w:rPrChange>
                </w:rPr>
                <w:t>Life-History Traits</w:t>
              </w:r>
            </w:ins>
            <w:del w:id="1876" w:author="Daniel Noble" w:date="2025-04-02T13:21:00Z" w16du:dateUtc="2025-04-02T02:21:00Z">
              <w:r w:rsidRPr="007B4784" w:rsidDel="003E7F58">
                <w:rPr>
                  <w:rFonts w:ascii="Times New Roman" w:eastAsia="Times New Roman" w:hAnsi="Times New Roman" w:cs="Times New Roman"/>
                  <w:b/>
                  <w:bCs/>
                  <w:color w:val="000000"/>
                  <w:sz w:val="24"/>
                  <w:szCs w:val="24"/>
                  <w:lang w:eastAsia="en-AU"/>
                </w:rPr>
                <w:delText>Life-history Traits</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14E1369" w14:textId="7606648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77" w:author="Daniel Noble" w:date="2025-04-02T13:21:00Z" w16du:dateUtc="2025-04-02T02:21:00Z">
              <w:r w:rsidRPr="007B4784">
                <w:rPr>
                  <w:rFonts w:ascii="Times New Roman" w:hAnsi="Times New Roman" w:cs="Times New Roman"/>
                  <w:color w:val="000000"/>
                  <w:sz w:val="24"/>
                  <w:szCs w:val="24"/>
                  <w:rPrChange w:id="1878" w:author="Daniel Noble" w:date="2025-04-02T13:21:00Z" w16du:dateUtc="2025-04-02T02:21:00Z">
                    <w:rPr>
                      <w:rFonts w:ascii="Aptos Narrow" w:hAnsi="Aptos Narrow"/>
                      <w:color w:val="000000"/>
                    </w:rPr>
                  </w:rPrChange>
                </w:rPr>
                <w:t>28</w:t>
              </w:r>
            </w:ins>
            <w:del w:id="1879"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28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B4B70EB" w14:textId="5D2EC16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80" w:author="Daniel Noble" w:date="2025-04-02T13:21:00Z" w16du:dateUtc="2025-04-02T02:21:00Z">
              <w:r w:rsidRPr="007B4784">
                <w:rPr>
                  <w:rFonts w:ascii="Times New Roman" w:hAnsi="Times New Roman" w:cs="Times New Roman"/>
                  <w:color w:val="000000"/>
                  <w:sz w:val="24"/>
                  <w:szCs w:val="24"/>
                  <w:rPrChange w:id="1881" w:author="Daniel Noble" w:date="2025-04-02T13:21:00Z" w16du:dateUtc="2025-04-02T02:21:00Z">
                    <w:rPr>
                      <w:rFonts w:ascii="Aptos Narrow" w:hAnsi="Aptos Narrow"/>
                      <w:color w:val="000000"/>
                    </w:rPr>
                  </w:rPrChange>
                </w:rPr>
                <w:t>30</w:t>
              </w:r>
            </w:ins>
            <w:del w:id="1882"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30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837D60B" w14:textId="6C16F2C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83" w:author="Daniel Noble" w:date="2025-04-02T13:21:00Z" w16du:dateUtc="2025-04-02T02:21:00Z">
              <w:r w:rsidRPr="007B4784">
                <w:rPr>
                  <w:rFonts w:ascii="Times New Roman" w:hAnsi="Times New Roman" w:cs="Times New Roman"/>
                  <w:color w:val="000000"/>
                  <w:sz w:val="24"/>
                  <w:szCs w:val="24"/>
                  <w:rPrChange w:id="1884" w:author="Daniel Noble" w:date="2025-04-02T13:21:00Z" w16du:dateUtc="2025-04-02T02:21:00Z">
                    <w:rPr>
                      <w:rFonts w:ascii="Aptos Narrow" w:hAnsi="Aptos Narrow"/>
                      <w:color w:val="000000"/>
                    </w:rPr>
                  </w:rPrChange>
                </w:rPr>
                <w:t>68</w:t>
              </w:r>
            </w:ins>
            <w:del w:id="1885"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68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11B2257" w14:textId="222BD6CE"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86" w:author="Daniel Noble" w:date="2025-04-02T13:21:00Z" w16du:dateUtc="2025-04-02T02:21:00Z">
              <w:r w:rsidRPr="007B4784">
                <w:rPr>
                  <w:rFonts w:ascii="Times New Roman" w:hAnsi="Times New Roman" w:cs="Times New Roman"/>
                  <w:color w:val="000000"/>
                  <w:sz w:val="24"/>
                  <w:szCs w:val="24"/>
                  <w:rPrChange w:id="1887" w:author="Daniel Noble" w:date="2025-04-02T13:21:00Z" w16du:dateUtc="2025-04-02T02:21:00Z">
                    <w:rPr>
                      <w:rFonts w:ascii="Aptos Narrow" w:hAnsi="Aptos Narrow"/>
                      <w:color w:val="000000"/>
                    </w:rPr>
                  </w:rPrChange>
                </w:rPr>
                <w:t>0.013</w:t>
              </w:r>
            </w:ins>
            <w:del w:id="1888"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0.0105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9011BE1" w14:textId="4DB6F69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89" w:author="Daniel Noble" w:date="2025-04-02T13:21:00Z" w16du:dateUtc="2025-04-02T02:21:00Z">
              <w:r w:rsidRPr="007B4784">
                <w:rPr>
                  <w:rFonts w:ascii="Times New Roman" w:hAnsi="Times New Roman" w:cs="Times New Roman"/>
                  <w:color w:val="000000"/>
                  <w:sz w:val="24"/>
                  <w:szCs w:val="24"/>
                  <w:rPrChange w:id="1890" w:author="Daniel Noble" w:date="2025-04-02T13:21:00Z" w16du:dateUtc="2025-04-02T02:21:00Z">
                    <w:rPr>
                      <w:rFonts w:ascii="Aptos Narrow" w:hAnsi="Aptos Narrow"/>
                      <w:color w:val="000000"/>
                    </w:rPr>
                  </w:rPrChange>
                </w:rPr>
                <w:t>-0.004</w:t>
              </w:r>
            </w:ins>
            <w:del w:id="1891"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-0.0248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A974A07" w14:textId="58F109F0"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92" w:author="Daniel Noble" w:date="2025-04-02T13:21:00Z" w16du:dateUtc="2025-04-02T02:21:00Z">
              <w:r w:rsidRPr="007B4784">
                <w:rPr>
                  <w:rFonts w:ascii="Times New Roman" w:hAnsi="Times New Roman" w:cs="Times New Roman"/>
                  <w:color w:val="000000"/>
                  <w:sz w:val="24"/>
                  <w:szCs w:val="24"/>
                  <w:rPrChange w:id="1893" w:author="Daniel Noble" w:date="2025-04-02T13:21:00Z" w16du:dateUtc="2025-04-02T02:21:00Z">
                    <w:rPr>
                      <w:rFonts w:ascii="Aptos Narrow" w:hAnsi="Aptos Narrow"/>
                      <w:color w:val="000000"/>
                    </w:rPr>
                  </w:rPrChange>
                </w:rPr>
                <w:t>0.03</w:t>
              </w:r>
            </w:ins>
            <w:del w:id="1894"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0.0457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8FFB1DD" w14:textId="39DA660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95" w:author="Daniel Noble" w:date="2025-04-02T13:21:00Z" w16du:dateUtc="2025-04-02T02:21:00Z">
              <w:r w:rsidRPr="007B4784">
                <w:rPr>
                  <w:rFonts w:ascii="Times New Roman" w:hAnsi="Times New Roman" w:cs="Times New Roman"/>
                  <w:color w:val="000000"/>
                  <w:sz w:val="24"/>
                  <w:szCs w:val="24"/>
                  <w:rPrChange w:id="1896" w:author="Daniel Noble" w:date="2025-04-02T13:21:00Z" w16du:dateUtc="2025-04-02T02:21:00Z">
                    <w:rPr>
                      <w:rFonts w:ascii="Aptos Narrow" w:hAnsi="Aptos Narrow"/>
                      <w:color w:val="000000"/>
                    </w:rPr>
                  </w:rPrChange>
                </w:rPr>
                <w:t>191</w:t>
              </w:r>
            </w:ins>
            <w:del w:id="1897"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35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4576023" w14:textId="5AF35253"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898" w:author="Daniel Noble" w:date="2025-04-02T13:21:00Z" w16du:dateUtc="2025-04-02T02:21:00Z">
              <w:r w:rsidRPr="007B4784">
                <w:rPr>
                  <w:rFonts w:ascii="Times New Roman" w:hAnsi="Times New Roman" w:cs="Times New Roman"/>
                  <w:color w:val="000000"/>
                  <w:sz w:val="24"/>
                  <w:szCs w:val="24"/>
                  <w:rPrChange w:id="1899" w:author="Daniel Noble" w:date="2025-04-02T13:21:00Z" w16du:dateUtc="2025-04-02T02:21:00Z">
                    <w:rPr>
                      <w:rFonts w:ascii="Aptos Narrow" w:hAnsi="Aptos Narrow"/>
                      <w:color w:val="000000"/>
                    </w:rPr>
                  </w:rPrChange>
                </w:rPr>
                <w:t>0.138</w:t>
              </w:r>
            </w:ins>
            <w:del w:id="1900"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0.5503</w:delText>
              </w:r>
            </w:del>
          </w:p>
        </w:tc>
      </w:tr>
      <w:tr w:rsidR="007B4784" w:rsidRPr="000E78C3" w14:paraId="3BBE5280" w14:textId="77777777" w:rsidTr="00150BF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596920A5" w14:textId="724EA098"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1901" w:author="Daniel Noble" w:date="2025-04-02T13:21:00Z" w16du:dateUtc="2025-04-02T02:21:00Z">
              <w:r w:rsidRPr="007B4784">
                <w:rPr>
                  <w:rFonts w:ascii="Times New Roman" w:hAnsi="Times New Roman" w:cs="Times New Roman"/>
                  <w:b/>
                  <w:bCs/>
                  <w:color w:val="000000"/>
                  <w:sz w:val="24"/>
                  <w:szCs w:val="24"/>
                  <w:rPrChange w:id="1902" w:author="Daniel Noble" w:date="2025-04-02T13:21:00Z" w16du:dateUtc="2025-04-02T02:21:00Z">
                    <w:rPr>
                      <w:rFonts w:ascii="Aptos Narrow" w:hAnsi="Aptos Narrow"/>
                      <w:color w:val="000000"/>
                    </w:rPr>
                  </w:rPrChange>
                </w:rPr>
                <w:t>Morphology</w:t>
              </w:r>
            </w:ins>
            <w:del w:id="1903" w:author="Daniel Noble" w:date="2025-04-02T13:21:00Z" w16du:dateUtc="2025-04-02T02:21:00Z">
              <w:r w:rsidRPr="007B4784" w:rsidDel="003E7F58">
                <w:rPr>
                  <w:rFonts w:ascii="Times New Roman" w:eastAsia="Times New Roman" w:hAnsi="Times New Roman" w:cs="Times New Roman"/>
                  <w:b/>
                  <w:bCs/>
                  <w:color w:val="000000"/>
                  <w:sz w:val="24"/>
                  <w:szCs w:val="24"/>
                  <w:lang w:eastAsia="en-AU"/>
                </w:rPr>
                <w:delText>Morphological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1165161" w14:textId="6F79CEE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04" w:author="Daniel Noble" w:date="2025-04-02T13:21:00Z" w16du:dateUtc="2025-04-02T02:21:00Z">
              <w:r w:rsidRPr="007B4784">
                <w:rPr>
                  <w:rFonts w:ascii="Times New Roman" w:hAnsi="Times New Roman" w:cs="Times New Roman"/>
                  <w:color w:val="000000"/>
                  <w:sz w:val="24"/>
                  <w:szCs w:val="24"/>
                  <w:rPrChange w:id="1905" w:author="Daniel Noble" w:date="2025-04-02T13:21:00Z" w16du:dateUtc="2025-04-02T02:21:00Z">
                    <w:rPr>
                      <w:rFonts w:ascii="Aptos Narrow" w:hAnsi="Aptos Narrow"/>
                      <w:color w:val="000000"/>
                    </w:rPr>
                  </w:rPrChange>
                </w:rPr>
                <w:t>20</w:t>
              </w:r>
            </w:ins>
            <w:del w:id="1906"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20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03CBE3F" w14:textId="280AF3D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07" w:author="Daniel Noble" w:date="2025-04-02T13:21:00Z" w16du:dateUtc="2025-04-02T02:21:00Z">
              <w:r w:rsidRPr="007B4784">
                <w:rPr>
                  <w:rFonts w:ascii="Times New Roman" w:hAnsi="Times New Roman" w:cs="Times New Roman"/>
                  <w:color w:val="000000"/>
                  <w:sz w:val="24"/>
                  <w:szCs w:val="24"/>
                  <w:rPrChange w:id="1908" w:author="Daniel Noble" w:date="2025-04-02T13:21:00Z" w16du:dateUtc="2025-04-02T02:21:00Z">
                    <w:rPr>
                      <w:rFonts w:ascii="Aptos Narrow" w:hAnsi="Aptos Narrow"/>
                      <w:color w:val="000000"/>
                    </w:rPr>
                  </w:rPrChange>
                </w:rPr>
                <w:t>23</w:t>
              </w:r>
            </w:ins>
            <w:del w:id="1909"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23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55B3FB7" w14:textId="11CACA9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10" w:author="Daniel Noble" w:date="2025-04-02T13:21:00Z" w16du:dateUtc="2025-04-02T02:21:00Z">
              <w:r w:rsidRPr="007B4784">
                <w:rPr>
                  <w:rFonts w:ascii="Times New Roman" w:hAnsi="Times New Roman" w:cs="Times New Roman"/>
                  <w:color w:val="000000"/>
                  <w:sz w:val="24"/>
                  <w:szCs w:val="24"/>
                  <w:rPrChange w:id="1911" w:author="Daniel Noble" w:date="2025-04-02T13:21:00Z" w16du:dateUtc="2025-04-02T02:21:00Z">
                    <w:rPr>
                      <w:rFonts w:ascii="Aptos Narrow" w:hAnsi="Aptos Narrow"/>
                      <w:color w:val="000000"/>
                    </w:rPr>
                  </w:rPrChange>
                </w:rPr>
                <w:t>54</w:t>
              </w:r>
            </w:ins>
            <w:del w:id="1912"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54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8A83E99" w14:textId="4B68DC2E"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13" w:author="Daniel Noble" w:date="2025-04-02T13:21:00Z" w16du:dateUtc="2025-04-02T02:21:00Z">
              <w:r w:rsidRPr="007B4784">
                <w:rPr>
                  <w:rFonts w:ascii="Times New Roman" w:hAnsi="Times New Roman" w:cs="Times New Roman"/>
                  <w:color w:val="000000"/>
                  <w:sz w:val="24"/>
                  <w:szCs w:val="24"/>
                  <w:rPrChange w:id="1914" w:author="Daniel Noble" w:date="2025-04-02T13:21:00Z" w16du:dateUtc="2025-04-02T02:21:00Z">
                    <w:rPr>
                      <w:rFonts w:ascii="Aptos Narrow" w:hAnsi="Aptos Narrow"/>
                      <w:color w:val="000000"/>
                    </w:rPr>
                  </w:rPrChange>
                </w:rPr>
                <w:t>-0.001</w:t>
              </w:r>
            </w:ins>
            <w:del w:id="1915"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-0.0051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9765BCE" w14:textId="264DB1D9"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16" w:author="Daniel Noble" w:date="2025-04-02T13:21:00Z" w16du:dateUtc="2025-04-02T02:21:00Z">
              <w:r w:rsidRPr="007B4784">
                <w:rPr>
                  <w:rFonts w:ascii="Times New Roman" w:hAnsi="Times New Roman" w:cs="Times New Roman"/>
                  <w:color w:val="000000"/>
                  <w:sz w:val="24"/>
                  <w:szCs w:val="24"/>
                  <w:rPrChange w:id="1917" w:author="Daniel Noble" w:date="2025-04-02T13:21:00Z" w16du:dateUtc="2025-04-02T02:21:00Z">
                    <w:rPr>
                      <w:rFonts w:ascii="Aptos Narrow" w:hAnsi="Aptos Narrow"/>
                      <w:color w:val="000000"/>
                    </w:rPr>
                  </w:rPrChange>
                </w:rPr>
                <w:t>-0.017</w:t>
              </w:r>
            </w:ins>
            <w:del w:id="1918"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-0.0550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CACE113" w14:textId="338D9F4E"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19" w:author="Daniel Noble" w:date="2025-04-02T13:21:00Z" w16du:dateUtc="2025-04-02T02:21:00Z">
              <w:r w:rsidRPr="007B4784">
                <w:rPr>
                  <w:rFonts w:ascii="Times New Roman" w:hAnsi="Times New Roman" w:cs="Times New Roman"/>
                  <w:color w:val="000000"/>
                  <w:sz w:val="24"/>
                  <w:szCs w:val="24"/>
                  <w:rPrChange w:id="1920" w:author="Daniel Noble" w:date="2025-04-02T13:21:00Z" w16du:dateUtc="2025-04-02T02:21:00Z">
                    <w:rPr>
                      <w:rFonts w:ascii="Aptos Narrow" w:hAnsi="Aptos Narrow"/>
                      <w:color w:val="000000"/>
                    </w:rPr>
                  </w:rPrChange>
                </w:rPr>
                <w:t>0.015</w:t>
              </w:r>
            </w:ins>
            <w:del w:id="1921"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0.0447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F437DD5" w14:textId="3FA73930"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22" w:author="Daniel Noble" w:date="2025-04-02T13:21:00Z" w16du:dateUtc="2025-04-02T02:21:00Z">
              <w:r w:rsidRPr="007B4784">
                <w:rPr>
                  <w:rFonts w:ascii="Times New Roman" w:hAnsi="Times New Roman" w:cs="Times New Roman"/>
                  <w:color w:val="000000"/>
                  <w:sz w:val="24"/>
                  <w:szCs w:val="24"/>
                  <w:rPrChange w:id="1923" w:author="Daniel Noble" w:date="2025-04-02T13:21:00Z" w16du:dateUtc="2025-04-02T02:21:00Z">
                    <w:rPr>
                      <w:rFonts w:ascii="Aptos Narrow" w:hAnsi="Aptos Narrow"/>
                      <w:color w:val="000000"/>
                    </w:rPr>
                  </w:rPrChange>
                </w:rPr>
                <w:t>191</w:t>
              </w:r>
            </w:ins>
            <w:del w:id="1924"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35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B3F0561" w14:textId="5E06BC2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25" w:author="Daniel Noble" w:date="2025-04-02T13:21:00Z" w16du:dateUtc="2025-04-02T02:21:00Z">
              <w:r w:rsidRPr="007B4784">
                <w:rPr>
                  <w:rFonts w:ascii="Times New Roman" w:hAnsi="Times New Roman" w:cs="Times New Roman"/>
                  <w:color w:val="000000"/>
                  <w:sz w:val="24"/>
                  <w:szCs w:val="24"/>
                  <w:rPrChange w:id="1926" w:author="Daniel Noble" w:date="2025-04-02T13:21:00Z" w16du:dateUtc="2025-04-02T02:21:00Z">
                    <w:rPr>
                      <w:rFonts w:ascii="Aptos Narrow" w:hAnsi="Aptos Narrow"/>
                      <w:color w:val="000000"/>
                    </w:rPr>
                  </w:rPrChange>
                </w:rPr>
                <w:t>0.913</w:t>
              </w:r>
            </w:ins>
            <w:del w:id="1927"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0.8352</w:delText>
              </w:r>
            </w:del>
          </w:p>
        </w:tc>
      </w:tr>
      <w:tr w:rsidR="007B4784" w:rsidRPr="000E78C3" w14:paraId="70409815" w14:textId="77777777" w:rsidTr="00150BF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F6FC082" w14:textId="2B38C85C"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1928" w:author="Daniel Noble" w:date="2025-04-02T13:21:00Z" w16du:dateUtc="2025-04-02T02:21:00Z">
              <w:r w:rsidRPr="007B4784">
                <w:rPr>
                  <w:rFonts w:ascii="Times New Roman" w:hAnsi="Times New Roman" w:cs="Times New Roman"/>
                  <w:b/>
                  <w:bCs/>
                  <w:color w:val="000000"/>
                  <w:sz w:val="24"/>
                  <w:szCs w:val="24"/>
                  <w:rPrChange w:id="1929" w:author="Daniel Noble" w:date="2025-04-02T13:21:00Z" w16du:dateUtc="2025-04-02T02:21:00Z">
                    <w:rPr>
                      <w:rFonts w:ascii="Aptos Narrow" w:hAnsi="Aptos Narrow"/>
                      <w:color w:val="000000"/>
                    </w:rPr>
                  </w:rPrChange>
                </w:rPr>
                <w:t>Physiological</w:t>
              </w:r>
            </w:ins>
            <w:del w:id="1930" w:author="Daniel Noble" w:date="2025-04-02T13:21:00Z" w16du:dateUtc="2025-04-02T02:21:00Z">
              <w:r w:rsidRPr="007B4784" w:rsidDel="003E7F58">
                <w:rPr>
                  <w:rFonts w:ascii="Times New Roman" w:eastAsia="Times New Roman" w:hAnsi="Times New Roman" w:cs="Times New Roman"/>
                  <w:b/>
                  <w:bCs/>
                  <w:color w:val="000000"/>
                  <w:sz w:val="24"/>
                  <w:szCs w:val="24"/>
                  <w:lang w:eastAsia="en-AU"/>
                </w:rPr>
                <w:delText>Physiological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D39040E" w14:textId="7BA8F5B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31" w:author="Daniel Noble" w:date="2025-04-02T13:21:00Z" w16du:dateUtc="2025-04-02T02:21:00Z">
              <w:r w:rsidRPr="007B4784">
                <w:rPr>
                  <w:rFonts w:ascii="Times New Roman" w:hAnsi="Times New Roman" w:cs="Times New Roman"/>
                  <w:color w:val="000000"/>
                  <w:sz w:val="24"/>
                  <w:szCs w:val="24"/>
                  <w:rPrChange w:id="1932" w:author="Daniel Noble" w:date="2025-04-02T13:21:00Z" w16du:dateUtc="2025-04-02T02:21:00Z">
                    <w:rPr>
                      <w:rFonts w:ascii="Aptos Narrow" w:hAnsi="Aptos Narrow"/>
                      <w:color w:val="000000"/>
                    </w:rPr>
                  </w:rPrChange>
                </w:rPr>
                <w:t>14</w:t>
              </w:r>
            </w:ins>
            <w:del w:id="1933"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14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F5D7C35" w14:textId="0A83E43A"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34" w:author="Daniel Noble" w:date="2025-04-02T13:21:00Z" w16du:dateUtc="2025-04-02T02:21:00Z">
              <w:r w:rsidRPr="007B4784">
                <w:rPr>
                  <w:rFonts w:ascii="Times New Roman" w:hAnsi="Times New Roman" w:cs="Times New Roman"/>
                  <w:color w:val="000000"/>
                  <w:sz w:val="24"/>
                  <w:szCs w:val="24"/>
                  <w:rPrChange w:id="1935" w:author="Daniel Noble" w:date="2025-04-02T13:21:00Z" w16du:dateUtc="2025-04-02T02:21:00Z">
                    <w:rPr>
                      <w:rFonts w:ascii="Aptos Narrow" w:hAnsi="Aptos Narrow"/>
                      <w:color w:val="000000"/>
                    </w:rPr>
                  </w:rPrChange>
                </w:rPr>
                <w:t>12</w:t>
              </w:r>
            </w:ins>
            <w:del w:id="1936"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12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072BF0A" w14:textId="5AE08D3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37" w:author="Daniel Noble" w:date="2025-04-02T13:21:00Z" w16du:dateUtc="2025-04-02T02:21:00Z">
              <w:r w:rsidRPr="007B4784">
                <w:rPr>
                  <w:rFonts w:ascii="Times New Roman" w:hAnsi="Times New Roman" w:cs="Times New Roman"/>
                  <w:color w:val="000000"/>
                  <w:sz w:val="24"/>
                  <w:szCs w:val="24"/>
                  <w:rPrChange w:id="1938" w:author="Daniel Noble" w:date="2025-04-02T13:21:00Z" w16du:dateUtc="2025-04-02T02:21:00Z">
                    <w:rPr>
                      <w:rFonts w:ascii="Aptos Narrow" w:hAnsi="Aptos Narrow"/>
                      <w:color w:val="000000"/>
                    </w:rPr>
                  </w:rPrChange>
                </w:rPr>
                <w:t>41</w:t>
              </w:r>
            </w:ins>
            <w:del w:id="1939"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41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D17CEE8" w14:textId="4CF9C43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40" w:author="Daniel Noble" w:date="2025-04-02T13:21:00Z" w16du:dateUtc="2025-04-02T02:21:00Z">
              <w:r w:rsidRPr="007B4784">
                <w:rPr>
                  <w:rFonts w:ascii="Times New Roman" w:hAnsi="Times New Roman" w:cs="Times New Roman"/>
                  <w:color w:val="000000"/>
                  <w:sz w:val="24"/>
                  <w:szCs w:val="24"/>
                  <w:rPrChange w:id="1941" w:author="Daniel Noble" w:date="2025-04-02T13:21:00Z" w16du:dateUtc="2025-04-02T02:21:00Z">
                    <w:rPr>
                      <w:rFonts w:ascii="Aptos Narrow" w:hAnsi="Aptos Narrow"/>
                      <w:color w:val="000000"/>
                    </w:rPr>
                  </w:rPrChange>
                </w:rPr>
                <w:t>-0.002</w:t>
              </w:r>
            </w:ins>
            <w:del w:id="1942"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-0.0066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5695FD2" w14:textId="229BE528"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43" w:author="Daniel Noble" w:date="2025-04-02T13:21:00Z" w16du:dateUtc="2025-04-02T02:21:00Z">
              <w:r w:rsidRPr="007B4784">
                <w:rPr>
                  <w:rFonts w:ascii="Times New Roman" w:hAnsi="Times New Roman" w:cs="Times New Roman"/>
                  <w:color w:val="000000"/>
                  <w:sz w:val="24"/>
                  <w:szCs w:val="24"/>
                  <w:rPrChange w:id="1944" w:author="Daniel Noble" w:date="2025-04-02T13:21:00Z" w16du:dateUtc="2025-04-02T02:21:00Z">
                    <w:rPr>
                      <w:rFonts w:ascii="Aptos Narrow" w:hAnsi="Aptos Narrow"/>
                      <w:color w:val="000000"/>
                    </w:rPr>
                  </w:rPrChange>
                </w:rPr>
                <w:t>-0.024</w:t>
              </w:r>
            </w:ins>
            <w:del w:id="1945"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-0.1040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68D9DFB" w14:textId="59117A7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46" w:author="Daniel Noble" w:date="2025-04-02T13:21:00Z" w16du:dateUtc="2025-04-02T02:21:00Z">
              <w:r w:rsidRPr="007B4784">
                <w:rPr>
                  <w:rFonts w:ascii="Times New Roman" w:hAnsi="Times New Roman" w:cs="Times New Roman"/>
                  <w:color w:val="000000"/>
                  <w:sz w:val="24"/>
                  <w:szCs w:val="24"/>
                  <w:rPrChange w:id="1947" w:author="Daniel Noble" w:date="2025-04-02T13:21:00Z" w16du:dateUtc="2025-04-02T02:21:00Z">
                    <w:rPr>
                      <w:rFonts w:ascii="Aptos Narrow" w:hAnsi="Aptos Narrow"/>
                      <w:color w:val="000000"/>
                    </w:rPr>
                  </w:rPrChange>
                </w:rPr>
                <w:t>0.019</w:t>
              </w:r>
            </w:ins>
            <w:del w:id="1948"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0.0908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1F283D7" w14:textId="10AC64D1"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49" w:author="Daniel Noble" w:date="2025-04-02T13:21:00Z" w16du:dateUtc="2025-04-02T02:21:00Z">
              <w:r w:rsidRPr="007B4784">
                <w:rPr>
                  <w:rFonts w:ascii="Times New Roman" w:hAnsi="Times New Roman" w:cs="Times New Roman"/>
                  <w:color w:val="000000"/>
                  <w:sz w:val="24"/>
                  <w:szCs w:val="24"/>
                  <w:rPrChange w:id="1950" w:author="Daniel Noble" w:date="2025-04-02T13:21:00Z" w16du:dateUtc="2025-04-02T02:21:00Z">
                    <w:rPr>
                      <w:rFonts w:ascii="Aptos Narrow" w:hAnsi="Aptos Narrow"/>
                      <w:color w:val="000000"/>
                    </w:rPr>
                  </w:rPrChange>
                </w:rPr>
                <w:t>191</w:t>
              </w:r>
            </w:ins>
            <w:del w:id="1951"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35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FB8D141" w14:textId="7F1FF264"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52" w:author="Daniel Noble" w:date="2025-04-02T13:21:00Z" w16du:dateUtc="2025-04-02T02:21:00Z">
              <w:r w:rsidRPr="007B4784">
                <w:rPr>
                  <w:rFonts w:ascii="Times New Roman" w:hAnsi="Times New Roman" w:cs="Times New Roman"/>
                  <w:color w:val="000000"/>
                  <w:sz w:val="24"/>
                  <w:szCs w:val="24"/>
                  <w:rPrChange w:id="1953" w:author="Daniel Noble" w:date="2025-04-02T13:21:00Z" w16du:dateUtc="2025-04-02T02:21:00Z">
                    <w:rPr>
                      <w:rFonts w:ascii="Aptos Narrow" w:hAnsi="Aptos Narrow"/>
                      <w:color w:val="000000"/>
                    </w:rPr>
                  </w:rPrChange>
                </w:rPr>
                <w:t>0.834</w:t>
              </w:r>
            </w:ins>
            <w:del w:id="1954" w:author="Daniel Noble" w:date="2025-04-02T13:21:00Z" w16du:dateUtc="2025-04-02T02:21:00Z">
              <w:r w:rsidRPr="007B4784" w:rsidDel="003E7F58">
                <w:rPr>
                  <w:rFonts w:ascii="Times New Roman" w:eastAsia="Times New Roman" w:hAnsi="Times New Roman" w:cs="Times New Roman"/>
                  <w:color w:val="000000"/>
                  <w:sz w:val="24"/>
                  <w:szCs w:val="24"/>
                  <w:lang w:eastAsia="en-AU"/>
                </w:rPr>
                <w:delText>0.8917</w:delText>
              </w:r>
            </w:del>
          </w:p>
        </w:tc>
      </w:tr>
    </w:tbl>
    <w:p w14:paraId="79174600" w14:textId="77777777" w:rsidR="0067260A" w:rsidRDefault="0067260A" w:rsidP="0067260A"/>
    <w:p w14:paraId="0CE56F41" w14:textId="77777777"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t xml:space="preserve">Table S22 Results of the meta-regression of the overall data set with specific phenotypic traits as the moderator. </w:t>
      </w:r>
      <w:r w:rsidRPr="00B355FD">
        <w:rPr>
          <w:rFonts w:ascii="Times New Roman" w:hAnsi="Times New Roman" w:cs="Times New Roman"/>
          <w:sz w:val="24"/>
          <w:szCs w:val="24"/>
        </w:rPr>
        <w:t>Number of studies, species and effect sizes are totals from the overall data set.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w:t>
      </w:r>
    </w:p>
    <w:tbl>
      <w:tblPr>
        <w:tblW w:w="13697" w:type="dxa"/>
        <w:jc w:val="center"/>
        <w:tblLook w:val="04A0" w:firstRow="1" w:lastRow="0" w:firstColumn="1" w:lastColumn="0" w:noHBand="0" w:noVBand="1"/>
      </w:tblPr>
      <w:tblGrid>
        <w:gridCol w:w="3280"/>
        <w:gridCol w:w="1266"/>
        <w:gridCol w:w="1266"/>
        <w:gridCol w:w="1401"/>
        <w:gridCol w:w="1401"/>
        <w:gridCol w:w="1266"/>
        <w:gridCol w:w="1401"/>
        <w:gridCol w:w="1266"/>
        <w:gridCol w:w="1401"/>
        <w:tblGridChange w:id="1955">
          <w:tblGrid>
            <w:gridCol w:w="3280"/>
            <w:gridCol w:w="40"/>
            <w:gridCol w:w="1226"/>
            <w:gridCol w:w="54"/>
            <w:gridCol w:w="1212"/>
            <w:gridCol w:w="68"/>
            <w:gridCol w:w="1333"/>
            <w:gridCol w:w="84"/>
            <w:gridCol w:w="1280"/>
            <w:gridCol w:w="37"/>
            <w:gridCol w:w="1243"/>
            <w:gridCol w:w="23"/>
            <w:gridCol w:w="1257"/>
            <w:gridCol w:w="144"/>
            <w:gridCol w:w="1136"/>
            <w:gridCol w:w="130"/>
            <w:gridCol w:w="1150"/>
            <w:gridCol w:w="251"/>
          </w:tblGrid>
        </w:tblGridChange>
      </w:tblGrid>
      <w:tr w:rsidR="0067260A" w:rsidRPr="000E78C3" w14:paraId="51E384BA" w14:textId="77777777" w:rsidTr="00150BF6">
        <w:trPr>
          <w:trHeight w:val="312"/>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8E9D0D3"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Overall Data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CFD220B"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60FCF59"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17924A86"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241AB3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C51D065"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B478C0"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B893138"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321885"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7B4784" w:rsidRPr="000E78C3" w14:paraId="7335DFFC" w14:textId="77777777" w:rsidTr="0042579D">
        <w:tblPrEx>
          <w:tblW w:w="13697" w:type="dxa"/>
          <w:jc w:val="center"/>
          <w:tblPrExChange w:id="1956" w:author="Daniel Noble" w:date="2025-04-02T13:21:00Z" w16du:dateUtc="2025-04-02T02:21:00Z">
            <w:tblPrEx>
              <w:tblW w:w="13697" w:type="dxa"/>
              <w:jc w:val="center"/>
            </w:tblPrEx>
          </w:tblPrExChange>
        </w:tblPrEx>
        <w:trPr>
          <w:trHeight w:val="288"/>
          <w:jc w:val="center"/>
          <w:trPrChange w:id="1957" w:author="Daniel Noble" w:date="2025-04-02T13:21:00Z" w16du:dateUtc="2025-04-02T02:21:00Z">
            <w:trPr>
              <w:gridAfter w:val="0"/>
              <w:trHeight w:val="288"/>
              <w:jc w:val="center"/>
            </w:trPr>
          </w:trPrChange>
        </w:trPr>
        <w:tc>
          <w:tcPr>
            <w:tcW w:w="3320" w:type="dxa"/>
            <w:tcBorders>
              <w:top w:val="nil"/>
              <w:left w:val="single" w:sz="4" w:space="0" w:color="auto"/>
              <w:bottom w:val="single" w:sz="4" w:space="0" w:color="auto"/>
              <w:right w:val="single" w:sz="4" w:space="0" w:color="auto"/>
            </w:tcBorders>
            <w:shd w:val="clear" w:color="000000" w:fill="D9E1F2"/>
            <w:noWrap/>
            <w:hideMark/>
            <w:tcPrChange w:id="1958" w:author="Daniel Noble" w:date="2025-04-02T13:21:00Z" w16du:dateUtc="2025-04-02T02:21:00Z">
              <w:tcPr>
                <w:tcW w:w="3320" w:type="dxa"/>
                <w:gridSpan w:val="2"/>
                <w:tcBorders>
                  <w:top w:val="nil"/>
                  <w:left w:val="single" w:sz="4" w:space="0" w:color="auto"/>
                  <w:bottom w:val="single" w:sz="4" w:space="0" w:color="auto"/>
                  <w:right w:val="single" w:sz="4" w:space="0" w:color="auto"/>
                </w:tcBorders>
                <w:shd w:val="clear" w:color="000000" w:fill="D9E1F2"/>
                <w:noWrap/>
                <w:vAlign w:val="bottom"/>
                <w:hideMark/>
              </w:tcPr>
            </w:tcPrChange>
          </w:tcPr>
          <w:p w14:paraId="2067A851" w14:textId="6AE0BD9B"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1959" w:author="Daniel Noble" w:date="2025-04-02T13:21:00Z" w16du:dateUtc="2025-04-02T02:21:00Z">
              <w:r w:rsidRPr="007B4784">
                <w:rPr>
                  <w:rFonts w:ascii="Times New Roman" w:hAnsi="Times New Roman" w:cs="Times New Roman"/>
                  <w:b/>
                  <w:bCs/>
                  <w:color w:val="000000"/>
                  <w:kern w:val="0"/>
                  <w:sz w:val="24"/>
                  <w:szCs w:val="24"/>
                  <w:lang w:val="en-GB"/>
                  <w:rPrChange w:id="1960" w:author="Daniel Noble" w:date="2025-04-02T13:21:00Z" w16du:dateUtc="2025-04-02T02:21:00Z">
                    <w:rPr>
                      <w:rFonts w:ascii="Aptos Narrow" w:hAnsi="Aptos Narrow" w:cs="Aptos Narrow"/>
                      <w:color w:val="000000"/>
                      <w:kern w:val="0"/>
                      <w:sz w:val="24"/>
                      <w:szCs w:val="24"/>
                      <w:lang w:val="en-GB"/>
                    </w:rPr>
                  </w:rPrChange>
                </w:rPr>
                <w:t>Development Time</w:t>
              </w:r>
            </w:ins>
            <w:del w:id="1961" w:author="Daniel Noble" w:date="2025-04-02T13:21:00Z" w16du:dateUtc="2025-04-02T02:21:00Z">
              <w:r w:rsidRPr="007B4784" w:rsidDel="0042579D">
                <w:rPr>
                  <w:rFonts w:ascii="Times New Roman" w:eastAsia="Times New Roman" w:hAnsi="Times New Roman" w:cs="Times New Roman"/>
                  <w:b/>
                  <w:bCs/>
                  <w:color w:val="000000"/>
                  <w:sz w:val="24"/>
                  <w:szCs w:val="24"/>
                  <w:lang w:eastAsia="en-AU"/>
                </w:rPr>
                <w:delText>Development Time</w:delText>
              </w:r>
            </w:del>
          </w:p>
        </w:tc>
        <w:tc>
          <w:tcPr>
            <w:tcW w:w="1280" w:type="dxa"/>
            <w:tcBorders>
              <w:top w:val="nil"/>
              <w:left w:val="nil"/>
              <w:bottom w:val="single" w:sz="4" w:space="0" w:color="auto"/>
              <w:right w:val="single" w:sz="4" w:space="0" w:color="auto"/>
            </w:tcBorders>
            <w:shd w:val="clear" w:color="auto" w:fill="auto"/>
            <w:noWrap/>
            <w:hideMark/>
            <w:tcPrChange w:id="1962"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43B0EF9C" w14:textId="2D17560D"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63" w:author="Daniel Noble" w:date="2025-04-02T13:21:00Z" w16du:dateUtc="2025-04-02T02:21:00Z">
              <w:r w:rsidRPr="007B4784">
                <w:rPr>
                  <w:rFonts w:ascii="Times New Roman" w:hAnsi="Times New Roman" w:cs="Times New Roman"/>
                  <w:color w:val="000000"/>
                  <w:kern w:val="0"/>
                  <w:sz w:val="24"/>
                  <w:szCs w:val="24"/>
                  <w:lang w:val="en-GB"/>
                  <w:rPrChange w:id="1964" w:author="Daniel Noble" w:date="2025-04-02T13:21:00Z" w16du:dateUtc="2025-04-02T02:21:00Z">
                    <w:rPr>
                      <w:rFonts w:ascii="Aptos Narrow" w:hAnsi="Aptos Narrow" w:cs="Aptos Narrow"/>
                      <w:color w:val="000000"/>
                      <w:kern w:val="0"/>
                      <w:sz w:val="24"/>
                      <w:szCs w:val="24"/>
                      <w:lang w:val="en-GB"/>
                    </w:rPr>
                  </w:rPrChange>
                </w:rPr>
                <w:t>26</w:t>
              </w:r>
            </w:ins>
            <w:del w:id="1965"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26</w:delText>
              </w:r>
            </w:del>
          </w:p>
        </w:tc>
        <w:tc>
          <w:tcPr>
            <w:tcW w:w="1280" w:type="dxa"/>
            <w:tcBorders>
              <w:top w:val="nil"/>
              <w:left w:val="nil"/>
              <w:bottom w:val="single" w:sz="4" w:space="0" w:color="auto"/>
              <w:right w:val="single" w:sz="4" w:space="0" w:color="auto"/>
            </w:tcBorders>
            <w:shd w:val="clear" w:color="auto" w:fill="auto"/>
            <w:noWrap/>
            <w:hideMark/>
            <w:tcPrChange w:id="1966"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75E518BF" w14:textId="6A9B8A83"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67" w:author="Daniel Noble" w:date="2025-04-02T13:21:00Z" w16du:dateUtc="2025-04-02T02:21:00Z">
              <w:r w:rsidRPr="007B4784">
                <w:rPr>
                  <w:rFonts w:ascii="Times New Roman" w:hAnsi="Times New Roman" w:cs="Times New Roman"/>
                  <w:color w:val="000000"/>
                  <w:kern w:val="0"/>
                  <w:sz w:val="24"/>
                  <w:szCs w:val="24"/>
                  <w:lang w:val="en-GB"/>
                  <w:rPrChange w:id="1968" w:author="Daniel Noble" w:date="2025-04-02T13:21:00Z" w16du:dateUtc="2025-04-02T02:21:00Z">
                    <w:rPr>
                      <w:rFonts w:ascii="Aptos Narrow" w:hAnsi="Aptos Narrow" w:cs="Aptos Narrow"/>
                      <w:color w:val="000000"/>
                      <w:kern w:val="0"/>
                      <w:sz w:val="24"/>
                      <w:szCs w:val="24"/>
                      <w:lang w:val="en-GB"/>
                    </w:rPr>
                  </w:rPrChange>
                </w:rPr>
                <w:t>27</w:t>
              </w:r>
            </w:ins>
            <w:del w:id="1969"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27</w:delText>
              </w:r>
            </w:del>
          </w:p>
        </w:tc>
        <w:tc>
          <w:tcPr>
            <w:tcW w:w="1417" w:type="dxa"/>
            <w:tcBorders>
              <w:top w:val="nil"/>
              <w:left w:val="nil"/>
              <w:bottom w:val="single" w:sz="4" w:space="0" w:color="auto"/>
              <w:right w:val="single" w:sz="4" w:space="0" w:color="auto"/>
            </w:tcBorders>
            <w:shd w:val="clear" w:color="auto" w:fill="auto"/>
            <w:noWrap/>
            <w:hideMark/>
            <w:tcPrChange w:id="1970" w:author="Daniel Noble" w:date="2025-04-02T13:21:00Z" w16du:dateUtc="2025-04-02T02:21:00Z">
              <w:tcPr>
                <w:tcW w:w="1417" w:type="dxa"/>
                <w:gridSpan w:val="2"/>
                <w:tcBorders>
                  <w:top w:val="nil"/>
                  <w:left w:val="nil"/>
                  <w:bottom w:val="single" w:sz="4" w:space="0" w:color="auto"/>
                  <w:right w:val="single" w:sz="4" w:space="0" w:color="auto"/>
                </w:tcBorders>
                <w:shd w:val="clear" w:color="auto" w:fill="auto"/>
                <w:noWrap/>
                <w:vAlign w:val="bottom"/>
                <w:hideMark/>
              </w:tcPr>
            </w:tcPrChange>
          </w:tcPr>
          <w:p w14:paraId="70F358DC" w14:textId="4B0A2A2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1971" w:author="Daniel Noble" w:date="2025-04-02T13:21:00Z" w16du:dateUtc="2025-04-02T02:21:00Z">
              <w:r w:rsidRPr="007B4784">
                <w:rPr>
                  <w:rFonts w:ascii="Times New Roman" w:hAnsi="Times New Roman" w:cs="Times New Roman"/>
                  <w:color w:val="000000"/>
                  <w:kern w:val="0"/>
                  <w:sz w:val="24"/>
                  <w:szCs w:val="24"/>
                  <w:lang w:val="en-GB"/>
                  <w:rPrChange w:id="1972" w:author="Daniel Noble" w:date="2025-04-02T13:21:00Z" w16du:dateUtc="2025-04-02T02:21:00Z">
                    <w:rPr>
                      <w:rFonts w:ascii="Aptos Narrow" w:hAnsi="Aptos Narrow" w:cs="Aptos Narrow"/>
                      <w:color w:val="000000"/>
                      <w:kern w:val="0"/>
                      <w:sz w:val="24"/>
                      <w:szCs w:val="24"/>
                      <w:lang w:val="en-GB"/>
                    </w:rPr>
                  </w:rPrChange>
                </w:rPr>
                <w:t>46</w:t>
              </w:r>
            </w:ins>
            <w:del w:id="1973"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46</w:delText>
              </w:r>
            </w:del>
          </w:p>
        </w:tc>
        <w:tc>
          <w:tcPr>
            <w:tcW w:w="1280" w:type="dxa"/>
            <w:tcBorders>
              <w:top w:val="nil"/>
              <w:left w:val="nil"/>
              <w:bottom w:val="single" w:sz="4" w:space="0" w:color="auto"/>
              <w:right w:val="single" w:sz="4" w:space="0" w:color="auto"/>
            </w:tcBorders>
            <w:shd w:val="clear" w:color="auto" w:fill="auto"/>
            <w:noWrap/>
            <w:hideMark/>
            <w:tcPrChange w:id="1974" w:author="Daniel Noble" w:date="2025-04-02T13:21:00Z" w16du:dateUtc="2025-04-02T02:21:00Z">
              <w:tcPr>
                <w:tcW w:w="1280" w:type="dxa"/>
                <w:tcBorders>
                  <w:top w:val="nil"/>
                  <w:left w:val="nil"/>
                  <w:bottom w:val="single" w:sz="4" w:space="0" w:color="auto"/>
                  <w:right w:val="single" w:sz="4" w:space="0" w:color="auto"/>
                </w:tcBorders>
                <w:shd w:val="clear" w:color="auto" w:fill="auto"/>
                <w:noWrap/>
                <w:vAlign w:val="bottom"/>
                <w:hideMark/>
              </w:tcPr>
            </w:tcPrChange>
          </w:tcPr>
          <w:p w14:paraId="42A4EB54" w14:textId="6DF5047F"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1975" w:author="Daniel Noble" w:date="2025-04-02T13:26:00Z" w16du:dateUtc="2025-04-02T02:26:00Z">
                  <w:rPr>
                    <w:rFonts w:ascii="Times New Roman" w:eastAsia="Times New Roman" w:hAnsi="Times New Roman" w:cs="Times New Roman"/>
                    <w:color w:val="000000"/>
                    <w:sz w:val="24"/>
                    <w:szCs w:val="24"/>
                    <w:lang w:eastAsia="en-AU"/>
                  </w:rPr>
                </w:rPrChange>
              </w:rPr>
            </w:pPr>
            <w:ins w:id="1976" w:author="Daniel Noble" w:date="2025-04-02T13:21:00Z" w16du:dateUtc="2025-04-02T02:21:00Z">
              <w:r w:rsidRPr="005664F2">
                <w:rPr>
                  <w:rFonts w:ascii="Times New Roman" w:hAnsi="Times New Roman" w:cs="Times New Roman"/>
                  <w:b/>
                  <w:bCs/>
                  <w:color w:val="000000"/>
                  <w:kern w:val="0"/>
                  <w:sz w:val="24"/>
                  <w:szCs w:val="24"/>
                  <w:lang w:val="en-GB"/>
                  <w:rPrChange w:id="1977" w:author="Daniel Noble" w:date="2025-04-02T13:26:00Z" w16du:dateUtc="2025-04-02T02:26:00Z">
                    <w:rPr>
                      <w:rFonts w:ascii="Aptos Narrow" w:hAnsi="Aptos Narrow" w:cs="Aptos Narrow"/>
                      <w:color w:val="000000"/>
                      <w:kern w:val="0"/>
                      <w:sz w:val="24"/>
                      <w:szCs w:val="24"/>
                      <w:lang w:val="en-GB"/>
                    </w:rPr>
                  </w:rPrChange>
                </w:rPr>
                <w:t>0.01</w:t>
              </w:r>
            </w:ins>
            <w:del w:id="1978"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1979" w:author="Daniel Noble" w:date="2025-04-02T13:26:00Z" w16du:dateUtc="2025-04-02T02:26:00Z">
                    <w:rPr>
                      <w:rFonts w:ascii="Times New Roman" w:eastAsia="Times New Roman" w:hAnsi="Times New Roman" w:cs="Times New Roman"/>
                      <w:color w:val="000000"/>
                      <w:sz w:val="24"/>
                      <w:szCs w:val="24"/>
                      <w:lang w:eastAsia="en-AU"/>
                    </w:rPr>
                  </w:rPrChange>
                </w:rPr>
                <w:delText>0.0105</w:delText>
              </w:r>
            </w:del>
          </w:p>
        </w:tc>
        <w:tc>
          <w:tcPr>
            <w:tcW w:w="1280" w:type="dxa"/>
            <w:tcBorders>
              <w:top w:val="nil"/>
              <w:left w:val="nil"/>
              <w:bottom w:val="single" w:sz="4" w:space="0" w:color="auto"/>
              <w:right w:val="single" w:sz="4" w:space="0" w:color="auto"/>
            </w:tcBorders>
            <w:shd w:val="clear" w:color="auto" w:fill="auto"/>
            <w:noWrap/>
            <w:hideMark/>
            <w:tcPrChange w:id="1980"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4BE4D5A6" w14:textId="6C9163BB"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1981" w:author="Daniel Noble" w:date="2025-04-02T13:26:00Z" w16du:dateUtc="2025-04-02T02:26:00Z">
                  <w:rPr>
                    <w:rFonts w:ascii="Times New Roman" w:eastAsia="Times New Roman" w:hAnsi="Times New Roman" w:cs="Times New Roman"/>
                    <w:color w:val="000000"/>
                    <w:sz w:val="24"/>
                    <w:szCs w:val="24"/>
                    <w:lang w:eastAsia="en-AU"/>
                  </w:rPr>
                </w:rPrChange>
              </w:rPr>
            </w:pPr>
            <w:ins w:id="1982" w:author="Daniel Noble" w:date="2025-04-02T13:21:00Z" w16du:dateUtc="2025-04-02T02:21:00Z">
              <w:r w:rsidRPr="005664F2">
                <w:rPr>
                  <w:rFonts w:ascii="Times New Roman" w:hAnsi="Times New Roman" w:cs="Times New Roman"/>
                  <w:b/>
                  <w:bCs/>
                  <w:color w:val="000000"/>
                  <w:kern w:val="0"/>
                  <w:sz w:val="24"/>
                  <w:szCs w:val="24"/>
                  <w:lang w:val="en-GB"/>
                  <w:rPrChange w:id="1983" w:author="Daniel Noble" w:date="2025-04-02T13:26:00Z" w16du:dateUtc="2025-04-02T02:26:00Z">
                    <w:rPr>
                      <w:rFonts w:ascii="Aptos Narrow" w:hAnsi="Aptos Narrow" w:cs="Aptos Narrow"/>
                      <w:color w:val="000000"/>
                      <w:kern w:val="0"/>
                      <w:sz w:val="24"/>
                      <w:szCs w:val="24"/>
                      <w:lang w:val="en-GB"/>
                    </w:rPr>
                  </w:rPrChange>
                </w:rPr>
                <w:t>0.004</w:t>
              </w:r>
            </w:ins>
            <w:del w:id="1984"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1985" w:author="Daniel Noble" w:date="2025-04-02T13:26:00Z" w16du:dateUtc="2025-04-02T02:26:00Z">
                    <w:rPr>
                      <w:rFonts w:ascii="Times New Roman" w:eastAsia="Times New Roman" w:hAnsi="Times New Roman" w:cs="Times New Roman"/>
                      <w:color w:val="000000"/>
                      <w:sz w:val="24"/>
                      <w:szCs w:val="24"/>
                      <w:lang w:eastAsia="en-AU"/>
                    </w:rPr>
                  </w:rPrChange>
                </w:rPr>
                <w:delText>-0.0281</w:delText>
              </w:r>
            </w:del>
          </w:p>
        </w:tc>
        <w:tc>
          <w:tcPr>
            <w:tcW w:w="1280" w:type="dxa"/>
            <w:tcBorders>
              <w:top w:val="nil"/>
              <w:left w:val="nil"/>
              <w:bottom w:val="single" w:sz="4" w:space="0" w:color="auto"/>
              <w:right w:val="single" w:sz="4" w:space="0" w:color="auto"/>
            </w:tcBorders>
            <w:shd w:val="clear" w:color="auto" w:fill="auto"/>
            <w:noWrap/>
            <w:hideMark/>
            <w:tcPrChange w:id="1986"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24E51CDE" w14:textId="7C4CB0CF"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1987" w:author="Daniel Noble" w:date="2025-04-02T13:26:00Z" w16du:dateUtc="2025-04-02T02:26:00Z">
                  <w:rPr>
                    <w:rFonts w:ascii="Times New Roman" w:eastAsia="Times New Roman" w:hAnsi="Times New Roman" w:cs="Times New Roman"/>
                    <w:color w:val="000000"/>
                    <w:sz w:val="24"/>
                    <w:szCs w:val="24"/>
                    <w:lang w:eastAsia="en-AU"/>
                  </w:rPr>
                </w:rPrChange>
              </w:rPr>
            </w:pPr>
            <w:ins w:id="1988" w:author="Daniel Noble" w:date="2025-04-02T13:21:00Z" w16du:dateUtc="2025-04-02T02:21:00Z">
              <w:r w:rsidRPr="005664F2">
                <w:rPr>
                  <w:rFonts w:ascii="Times New Roman" w:hAnsi="Times New Roman" w:cs="Times New Roman"/>
                  <w:b/>
                  <w:bCs/>
                  <w:color w:val="000000"/>
                  <w:kern w:val="0"/>
                  <w:sz w:val="24"/>
                  <w:szCs w:val="24"/>
                  <w:lang w:val="en-GB"/>
                  <w:rPrChange w:id="1989" w:author="Daniel Noble" w:date="2025-04-02T13:26:00Z" w16du:dateUtc="2025-04-02T02:26:00Z">
                    <w:rPr>
                      <w:rFonts w:ascii="Aptos Narrow" w:hAnsi="Aptos Narrow" w:cs="Aptos Narrow"/>
                      <w:color w:val="000000"/>
                      <w:kern w:val="0"/>
                      <w:sz w:val="24"/>
                      <w:szCs w:val="24"/>
                      <w:lang w:val="en-GB"/>
                    </w:rPr>
                  </w:rPrChange>
                </w:rPr>
                <w:t>0.016</w:t>
              </w:r>
            </w:ins>
            <w:del w:id="1990"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1991" w:author="Daniel Noble" w:date="2025-04-02T13:26:00Z" w16du:dateUtc="2025-04-02T02:26:00Z">
                    <w:rPr>
                      <w:rFonts w:ascii="Times New Roman" w:eastAsia="Times New Roman" w:hAnsi="Times New Roman" w:cs="Times New Roman"/>
                      <w:color w:val="000000"/>
                      <w:sz w:val="24"/>
                      <w:szCs w:val="24"/>
                      <w:lang w:eastAsia="en-AU"/>
                    </w:rPr>
                  </w:rPrChange>
                </w:rPr>
                <w:delText>0.0490</w:delText>
              </w:r>
            </w:del>
          </w:p>
        </w:tc>
        <w:tc>
          <w:tcPr>
            <w:tcW w:w="1280" w:type="dxa"/>
            <w:tcBorders>
              <w:top w:val="nil"/>
              <w:left w:val="nil"/>
              <w:bottom w:val="single" w:sz="4" w:space="0" w:color="auto"/>
              <w:right w:val="single" w:sz="4" w:space="0" w:color="auto"/>
            </w:tcBorders>
            <w:shd w:val="clear" w:color="auto" w:fill="auto"/>
            <w:noWrap/>
            <w:hideMark/>
            <w:tcPrChange w:id="1992"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04914925" w14:textId="09D5D865"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1993" w:author="Daniel Noble" w:date="2025-04-02T13:26:00Z" w16du:dateUtc="2025-04-02T02:26:00Z">
                  <w:rPr>
                    <w:rFonts w:ascii="Times New Roman" w:eastAsia="Times New Roman" w:hAnsi="Times New Roman" w:cs="Times New Roman"/>
                    <w:color w:val="000000"/>
                    <w:sz w:val="24"/>
                    <w:szCs w:val="24"/>
                    <w:lang w:eastAsia="en-AU"/>
                  </w:rPr>
                </w:rPrChange>
              </w:rPr>
            </w:pPr>
            <w:ins w:id="1994" w:author="Daniel Noble" w:date="2025-04-02T13:21:00Z" w16du:dateUtc="2025-04-02T02:21:00Z">
              <w:r w:rsidRPr="005664F2">
                <w:rPr>
                  <w:rFonts w:ascii="Times New Roman" w:hAnsi="Times New Roman" w:cs="Times New Roman"/>
                  <w:b/>
                  <w:bCs/>
                  <w:color w:val="000000"/>
                  <w:kern w:val="0"/>
                  <w:sz w:val="24"/>
                  <w:szCs w:val="24"/>
                  <w:lang w:val="en-GB"/>
                  <w:rPrChange w:id="1995" w:author="Daniel Noble" w:date="2025-04-02T13:26:00Z" w16du:dateUtc="2025-04-02T02:26:00Z">
                    <w:rPr>
                      <w:rFonts w:ascii="Aptos Narrow" w:hAnsi="Aptos Narrow" w:cs="Aptos Narrow"/>
                      <w:color w:val="000000"/>
                      <w:kern w:val="0"/>
                      <w:sz w:val="24"/>
                      <w:szCs w:val="24"/>
                      <w:lang w:val="en-GB"/>
                    </w:rPr>
                  </w:rPrChange>
                </w:rPr>
                <w:t>93</w:t>
              </w:r>
            </w:ins>
            <w:del w:id="1996"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1997" w:author="Daniel Noble" w:date="2025-04-02T13:26:00Z" w16du:dateUtc="2025-04-02T02:26:00Z">
                    <w:rPr>
                      <w:rFonts w:ascii="Times New Roman" w:eastAsia="Times New Roman" w:hAnsi="Times New Roman" w:cs="Times New Roman"/>
                      <w:color w:val="000000"/>
                      <w:sz w:val="24"/>
                      <w:szCs w:val="24"/>
                      <w:lang w:eastAsia="en-AU"/>
                    </w:rPr>
                  </w:rPrChange>
                </w:rPr>
                <w:delText>93</w:delText>
              </w:r>
            </w:del>
          </w:p>
        </w:tc>
        <w:tc>
          <w:tcPr>
            <w:tcW w:w="1280" w:type="dxa"/>
            <w:tcBorders>
              <w:top w:val="nil"/>
              <w:left w:val="nil"/>
              <w:bottom w:val="single" w:sz="4" w:space="0" w:color="auto"/>
              <w:right w:val="single" w:sz="4" w:space="0" w:color="auto"/>
            </w:tcBorders>
            <w:shd w:val="clear" w:color="auto" w:fill="auto"/>
            <w:noWrap/>
            <w:hideMark/>
            <w:tcPrChange w:id="1998"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54AFB169" w14:textId="56EDFDD1"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1999" w:author="Daniel Noble" w:date="2025-04-02T13:26:00Z" w16du:dateUtc="2025-04-02T02:26:00Z">
                  <w:rPr>
                    <w:rFonts w:ascii="Times New Roman" w:eastAsia="Times New Roman" w:hAnsi="Times New Roman" w:cs="Times New Roman"/>
                    <w:color w:val="000000"/>
                    <w:sz w:val="24"/>
                    <w:szCs w:val="24"/>
                    <w:lang w:eastAsia="en-AU"/>
                  </w:rPr>
                </w:rPrChange>
              </w:rPr>
            </w:pPr>
            <w:ins w:id="2000" w:author="Daniel Noble" w:date="2025-04-02T13:21:00Z" w16du:dateUtc="2025-04-02T02:21:00Z">
              <w:r w:rsidRPr="005664F2">
                <w:rPr>
                  <w:rFonts w:ascii="Times New Roman" w:hAnsi="Times New Roman" w:cs="Times New Roman"/>
                  <w:b/>
                  <w:bCs/>
                  <w:color w:val="000000"/>
                  <w:kern w:val="0"/>
                  <w:sz w:val="24"/>
                  <w:szCs w:val="24"/>
                  <w:lang w:val="en-GB"/>
                  <w:rPrChange w:id="2001" w:author="Daniel Noble" w:date="2025-04-02T13:26:00Z" w16du:dateUtc="2025-04-02T02:26:00Z">
                    <w:rPr>
                      <w:rFonts w:ascii="Aptos Narrow" w:hAnsi="Aptos Narrow" w:cs="Aptos Narrow"/>
                      <w:color w:val="000000"/>
                      <w:kern w:val="0"/>
                      <w:sz w:val="24"/>
                      <w:szCs w:val="24"/>
                      <w:lang w:val="en-GB"/>
                    </w:rPr>
                  </w:rPrChange>
                </w:rPr>
                <w:t>0.002</w:t>
              </w:r>
            </w:ins>
            <w:del w:id="2002"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2003" w:author="Daniel Noble" w:date="2025-04-02T13:26:00Z" w16du:dateUtc="2025-04-02T02:26:00Z">
                    <w:rPr>
                      <w:rFonts w:ascii="Times New Roman" w:eastAsia="Times New Roman" w:hAnsi="Times New Roman" w:cs="Times New Roman"/>
                      <w:color w:val="000000"/>
                      <w:sz w:val="24"/>
                      <w:szCs w:val="24"/>
                      <w:lang w:eastAsia="en-AU"/>
                    </w:rPr>
                  </w:rPrChange>
                </w:rPr>
                <w:delText>0.5917</w:delText>
              </w:r>
            </w:del>
          </w:p>
        </w:tc>
      </w:tr>
      <w:tr w:rsidR="007B4784" w:rsidRPr="000E78C3" w14:paraId="71AB71BD" w14:textId="77777777" w:rsidTr="0042579D">
        <w:tblPrEx>
          <w:tblW w:w="13697" w:type="dxa"/>
          <w:jc w:val="center"/>
          <w:tblPrExChange w:id="2004" w:author="Daniel Noble" w:date="2025-04-02T13:21:00Z" w16du:dateUtc="2025-04-02T02:21:00Z">
            <w:tblPrEx>
              <w:tblW w:w="13697" w:type="dxa"/>
              <w:jc w:val="center"/>
            </w:tblPrEx>
          </w:tblPrExChange>
        </w:tblPrEx>
        <w:trPr>
          <w:trHeight w:val="288"/>
          <w:jc w:val="center"/>
          <w:trPrChange w:id="2005" w:author="Daniel Noble" w:date="2025-04-02T13:21:00Z" w16du:dateUtc="2025-04-02T02:21:00Z">
            <w:trPr>
              <w:gridAfter w:val="0"/>
              <w:trHeight w:val="288"/>
              <w:jc w:val="center"/>
            </w:trPr>
          </w:trPrChange>
        </w:trPr>
        <w:tc>
          <w:tcPr>
            <w:tcW w:w="3320" w:type="dxa"/>
            <w:tcBorders>
              <w:top w:val="nil"/>
              <w:left w:val="single" w:sz="4" w:space="0" w:color="auto"/>
              <w:bottom w:val="single" w:sz="4" w:space="0" w:color="auto"/>
              <w:right w:val="single" w:sz="4" w:space="0" w:color="auto"/>
            </w:tcBorders>
            <w:shd w:val="clear" w:color="000000" w:fill="D9E1F2"/>
            <w:noWrap/>
            <w:hideMark/>
            <w:tcPrChange w:id="2006" w:author="Daniel Noble" w:date="2025-04-02T13:21:00Z" w16du:dateUtc="2025-04-02T02:21:00Z">
              <w:tcPr>
                <w:tcW w:w="3320" w:type="dxa"/>
                <w:gridSpan w:val="2"/>
                <w:tcBorders>
                  <w:top w:val="nil"/>
                  <w:left w:val="single" w:sz="4" w:space="0" w:color="auto"/>
                  <w:bottom w:val="single" w:sz="4" w:space="0" w:color="auto"/>
                  <w:right w:val="single" w:sz="4" w:space="0" w:color="auto"/>
                </w:tcBorders>
                <w:shd w:val="clear" w:color="000000" w:fill="D9E1F2"/>
                <w:noWrap/>
                <w:vAlign w:val="bottom"/>
                <w:hideMark/>
              </w:tcPr>
            </w:tcPrChange>
          </w:tcPr>
          <w:p w14:paraId="74DEB464" w14:textId="448C4337"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2007" w:author="Daniel Noble" w:date="2025-04-02T13:21:00Z" w16du:dateUtc="2025-04-02T02:21:00Z">
              <w:r w:rsidRPr="007B4784">
                <w:rPr>
                  <w:rFonts w:ascii="Times New Roman" w:hAnsi="Times New Roman" w:cs="Times New Roman"/>
                  <w:b/>
                  <w:bCs/>
                  <w:color w:val="000000"/>
                  <w:kern w:val="0"/>
                  <w:sz w:val="24"/>
                  <w:szCs w:val="24"/>
                  <w:lang w:val="en-GB"/>
                  <w:rPrChange w:id="2008" w:author="Daniel Noble" w:date="2025-04-02T13:21:00Z" w16du:dateUtc="2025-04-02T02:21:00Z">
                    <w:rPr>
                      <w:rFonts w:ascii="Aptos Narrow" w:hAnsi="Aptos Narrow" w:cs="Aptos Narrow"/>
                      <w:color w:val="000000"/>
                      <w:kern w:val="0"/>
                      <w:sz w:val="24"/>
                      <w:szCs w:val="24"/>
                      <w:lang w:val="en-GB"/>
                    </w:rPr>
                  </w:rPrChange>
                </w:rPr>
                <w:t>Length</w:t>
              </w:r>
            </w:ins>
            <w:del w:id="2009" w:author="Daniel Noble" w:date="2025-04-02T13:21:00Z" w16du:dateUtc="2025-04-02T02:21:00Z">
              <w:r w:rsidRPr="007B4784" w:rsidDel="0042579D">
                <w:rPr>
                  <w:rFonts w:ascii="Times New Roman" w:eastAsia="Times New Roman" w:hAnsi="Times New Roman" w:cs="Times New Roman"/>
                  <w:b/>
                  <w:bCs/>
                  <w:color w:val="000000"/>
                  <w:sz w:val="24"/>
                  <w:szCs w:val="24"/>
                  <w:lang w:eastAsia="en-AU"/>
                </w:rPr>
                <w:delText>Length</w:delText>
              </w:r>
            </w:del>
          </w:p>
        </w:tc>
        <w:tc>
          <w:tcPr>
            <w:tcW w:w="1280" w:type="dxa"/>
            <w:tcBorders>
              <w:top w:val="nil"/>
              <w:left w:val="nil"/>
              <w:bottom w:val="single" w:sz="4" w:space="0" w:color="auto"/>
              <w:right w:val="single" w:sz="4" w:space="0" w:color="auto"/>
            </w:tcBorders>
            <w:shd w:val="clear" w:color="auto" w:fill="auto"/>
            <w:noWrap/>
            <w:hideMark/>
            <w:tcPrChange w:id="2010"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1EBB4542" w14:textId="6E56284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11" w:author="Daniel Noble" w:date="2025-04-02T13:21:00Z" w16du:dateUtc="2025-04-02T02:21:00Z">
              <w:r w:rsidRPr="007B4784">
                <w:rPr>
                  <w:rFonts w:ascii="Times New Roman" w:hAnsi="Times New Roman" w:cs="Times New Roman"/>
                  <w:color w:val="000000"/>
                  <w:kern w:val="0"/>
                  <w:sz w:val="24"/>
                  <w:szCs w:val="24"/>
                  <w:lang w:val="en-GB"/>
                  <w:rPrChange w:id="2012" w:author="Daniel Noble" w:date="2025-04-02T13:21:00Z" w16du:dateUtc="2025-04-02T02:21:00Z">
                    <w:rPr>
                      <w:rFonts w:ascii="Aptos Narrow" w:hAnsi="Aptos Narrow" w:cs="Aptos Narrow"/>
                      <w:color w:val="000000"/>
                      <w:kern w:val="0"/>
                      <w:sz w:val="24"/>
                      <w:szCs w:val="24"/>
                      <w:lang w:val="en-GB"/>
                    </w:rPr>
                  </w:rPrChange>
                </w:rPr>
                <w:t>9</w:t>
              </w:r>
            </w:ins>
            <w:del w:id="2013"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9</w:delText>
              </w:r>
            </w:del>
          </w:p>
        </w:tc>
        <w:tc>
          <w:tcPr>
            <w:tcW w:w="1280" w:type="dxa"/>
            <w:tcBorders>
              <w:top w:val="nil"/>
              <w:left w:val="nil"/>
              <w:bottom w:val="single" w:sz="4" w:space="0" w:color="auto"/>
              <w:right w:val="single" w:sz="4" w:space="0" w:color="auto"/>
            </w:tcBorders>
            <w:shd w:val="clear" w:color="auto" w:fill="auto"/>
            <w:noWrap/>
            <w:hideMark/>
            <w:tcPrChange w:id="2014"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115CC23B" w14:textId="1C3F76F8"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15" w:author="Daniel Noble" w:date="2025-04-02T13:21:00Z" w16du:dateUtc="2025-04-02T02:21:00Z">
              <w:r w:rsidRPr="007B4784">
                <w:rPr>
                  <w:rFonts w:ascii="Times New Roman" w:hAnsi="Times New Roman" w:cs="Times New Roman"/>
                  <w:color w:val="000000"/>
                  <w:kern w:val="0"/>
                  <w:sz w:val="24"/>
                  <w:szCs w:val="24"/>
                  <w:lang w:val="en-GB"/>
                  <w:rPrChange w:id="2016" w:author="Daniel Noble" w:date="2025-04-02T13:21:00Z" w16du:dateUtc="2025-04-02T02:21:00Z">
                    <w:rPr>
                      <w:rFonts w:ascii="Aptos Narrow" w:hAnsi="Aptos Narrow" w:cs="Aptos Narrow"/>
                      <w:color w:val="000000"/>
                      <w:kern w:val="0"/>
                      <w:sz w:val="24"/>
                      <w:szCs w:val="24"/>
                      <w:lang w:val="en-GB"/>
                    </w:rPr>
                  </w:rPrChange>
                </w:rPr>
                <w:t>10</w:t>
              </w:r>
            </w:ins>
            <w:del w:id="2017"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10</w:delText>
              </w:r>
            </w:del>
          </w:p>
        </w:tc>
        <w:tc>
          <w:tcPr>
            <w:tcW w:w="1417" w:type="dxa"/>
            <w:tcBorders>
              <w:top w:val="nil"/>
              <w:left w:val="nil"/>
              <w:bottom w:val="single" w:sz="4" w:space="0" w:color="auto"/>
              <w:right w:val="single" w:sz="4" w:space="0" w:color="auto"/>
            </w:tcBorders>
            <w:shd w:val="clear" w:color="auto" w:fill="auto"/>
            <w:noWrap/>
            <w:hideMark/>
            <w:tcPrChange w:id="2018" w:author="Daniel Noble" w:date="2025-04-02T13:21:00Z" w16du:dateUtc="2025-04-02T02:21:00Z">
              <w:tcPr>
                <w:tcW w:w="1417" w:type="dxa"/>
                <w:gridSpan w:val="2"/>
                <w:tcBorders>
                  <w:top w:val="nil"/>
                  <w:left w:val="nil"/>
                  <w:bottom w:val="single" w:sz="4" w:space="0" w:color="auto"/>
                  <w:right w:val="single" w:sz="4" w:space="0" w:color="auto"/>
                </w:tcBorders>
                <w:shd w:val="clear" w:color="auto" w:fill="auto"/>
                <w:noWrap/>
                <w:vAlign w:val="bottom"/>
                <w:hideMark/>
              </w:tcPr>
            </w:tcPrChange>
          </w:tcPr>
          <w:p w14:paraId="2E940F53" w14:textId="749DE61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19" w:author="Daniel Noble" w:date="2025-04-02T13:21:00Z" w16du:dateUtc="2025-04-02T02:21:00Z">
              <w:r w:rsidRPr="007B4784">
                <w:rPr>
                  <w:rFonts w:ascii="Times New Roman" w:hAnsi="Times New Roman" w:cs="Times New Roman"/>
                  <w:color w:val="000000"/>
                  <w:kern w:val="0"/>
                  <w:sz w:val="24"/>
                  <w:szCs w:val="24"/>
                  <w:lang w:val="en-GB"/>
                  <w:rPrChange w:id="2020" w:author="Daniel Noble" w:date="2025-04-02T13:21:00Z" w16du:dateUtc="2025-04-02T02:21:00Z">
                    <w:rPr>
                      <w:rFonts w:ascii="Aptos Narrow" w:hAnsi="Aptos Narrow" w:cs="Aptos Narrow"/>
                      <w:color w:val="000000"/>
                      <w:kern w:val="0"/>
                      <w:sz w:val="24"/>
                      <w:szCs w:val="24"/>
                      <w:lang w:val="en-GB"/>
                    </w:rPr>
                  </w:rPrChange>
                </w:rPr>
                <w:t>14</w:t>
              </w:r>
            </w:ins>
            <w:del w:id="2021"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14</w:delText>
              </w:r>
            </w:del>
          </w:p>
        </w:tc>
        <w:tc>
          <w:tcPr>
            <w:tcW w:w="1280" w:type="dxa"/>
            <w:tcBorders>
              <w:top w:val="nil"/>
              <w:left w:val="nil"/>
              <w:bottom w:val="single" w:sz="4" w:space="0" w:color="auto"/>
              <w:right w:val="single" w:sz="4" w:space="0" w:color="auto"/>
            </w:tcBorders>
            <w:shd w:val="clear" w:color="auto" w:fill="auto"/>
            <w:noWrap/>
            <w:hideMark/>
            <w:tcPrChange w:id="2022" w:author="Daniel Noble" w:date="2025-04-02T13:21:00Z" w16du:dateUtc="2025-04-02T02:21:00Z">
              <w:tcPr>
                <w:tcW w:w="1280" w:type="dxa"/>
                <w:tcBorders>
                  <w:top w:val="nil"/>
                  <w:left w:val="nil"/>
                  <w:bottom w:val="single" w:sz="4" w:space="0" w:color="auto"/>
                  <w:right w:val="single" w:sz="4" w:space="0" w:color="auto"/>
                </w:tcBorders>
                <w:shd w:val="clear" w:color="auto" w:fill="auto"/>
                <w:noWrap/>
                <w:vAlign w:val="bottom"/>
                <w:hideMark/>
              </w:tcPr>
            </w:tcPrChange>
          </w:tcPr>
          <w:p w14:paraId="011CBE58" w14:textId="32BD4EA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23" w:author="Daniel Noble" w:date="2025-04-02T13:21:00Z" w16du:dateUtc="2025-04-02T02:21:00Z">
              <w:r w:rsidRPr="007B4784">
                <w:rPr>
                  <w:rFonts w:ascii="Times New Roman" w:hAnsi="Times New Roman" w:cs="Times New Roman"/>
                  <w:color w:val="000000"/>
                  <w:kern w:val="0"/>
                  <w:sz w:val="24"/>
                  <w:szCs w:val="24"/>
                  <w:lang w:val="en-GB"/>
                  <w:rPrChange w:id="2024" w:author="Daniel Noble" w:date="2025-04-02T13:21:00Z" w16du:dateUtc="2025-04-02T02:21:00Z">
                    <w:rPr>
                      <w:rFonts w:ascii="Aptos Narrow" w:hAnsi="Aptos Narrow" w:cs="Aptos Narrow"/>
                      <w:color w:val="000000"/>
                      <w:kern w:val="0"/>
                      <w:sz w:val="24"/>
                      <w:szCs w:val="24"/>
                      <w:lang w:val="en-GB"/>
                    </w:rPr>
                  </w:rPrChange>
                </w:rPr>
                <w:t>0.004</w:t>
              </w:r>
            </w:ins>
            <w:del w:id="2025"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0.0009</w:delText>
              </w:r>
            </w:del>
          </w:p>
        </w:tc>
        <w:tc>
          <w:tcPr>
            <w:tcW w:w="1280" w:type="dxa"/>
            <w:tcBorders>
              <w:top w:val="nil"/>
              <w:left w:val="nil"/>
              <w:bottom w:val="single" w:sz="4" w:space="0" w:color="auto"/>
              <w:right w:val="single" w:sz="4" w:space="0" w:color="auto"/>
            </w:tcBorders>
            <w:shd w:val="clear" w:color="auto" w:fill="auto"/>
            <w:noWrap/>
            <w:hideMark/>
            <w:tcPrChange w:id="2026"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46BEEB9E" w14:textId="453D5A3E"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27" w:author="Daniel Noble" w:date="2025-04-02T13:21:00Z" w16du:dateUtc="2025-04-02T02:21:00Z">
              <w:r w:rsidRPr="007B4784">
                <w:rPr>
                  <w:rFonts w:ascii="Times New Roman" w:hAnsi="Times New Roman" w:cs="Times New Roman"/>
                  <w:color w:val="000000"/>
                  <w:kern w:val="0"/>
                  <w:sz w:val="24"/>
                  <w:szCs w:val="24"/>
                  <w:lang w:val="en-GB"/>
                  <w:rPrChange w:id="2028" w:author="Daniel Noble" w:date="2025-04-02T13:21:00Z" w16du:dateUtc="2025-04-02T02:21:00Z">
                    <w:rPr>
                      <w:rFonts w:ascii="Aptos Narrow" w:hAnsi="Aptos Narrow" w:cs="Aptos Narrow"/>
                      <w:color w:val="000000"/>
                      <w:kern w:val="0"/>
                      <w:sz w:val="24"/>
                      <w:szCs w:val="24"/>
                      <w:lang w:val="en-GB"/>
                    </w:rPr>
                  </w:rPrChange>
                </w:rPr>
                <w:t>-0.006</w:t>
              </w:r>
            </w:ins>
            <w:del w:id="2029"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-0.0868</w:delText>
              </w:r>
            </w:del>
          </w:p>
        </w:tc>
        <w:tc>
          <w:tcPr>
            <w:tcW w:w="1280" w:type="dxa"/>
            <w:tcBorders>
              <w:top w:val="nil"/>
              <w:left w:val="nil"/>
              <w:bottom w:val="single" w:sz="4" w:space="0" w:color="auto"/>
              <w:right w:val="single" w:sz="4" w:space="0" w:color="auto"/>
            </w:tcBorders>
            <w:shd w:val="clear" w:color="auto" w:fill="auto"/>
            <w:noWrap/>
            <w:hideMark/>
            <w:tcPrChange w:id="2030"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2561E857" w14:textId="076C7E5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31" w:author="Daniel Noble" w:date="2025-04-02T13:21:00Z" w16du:dateUtc="2025-04-02T02:21:00Z">
              <w:r w:rsidRPr="007B4784">
                <w:rPr>
                  <w:rFonts w:ascii="Times New Roman" w:hAnsi="Times New Roman" w:cs="Times New Roman"/>
                  <w:color w:val="000000"/>
                  <w:kern w:val="0"/>
                  <w:sz w:val="24"/>
                  <w:szCs w:val="24"/>
                  <w:lang w:val="en-GB"/>
                  <w:rPrChange w:id="2032" w:author="Daniel Noble" w:date="2025-04-02T13:21:00Z" w16du:dateUtc="2025-04-02T02:21:00Z">
                    <w:rPr>
                      <w:rFonts w:ascii="Aptos Narrow" w:hAnsi="Aptos Narrow" w:cs="Aptos Narrow"/>
                      <w:color w:val="000000"/>
                      <w:kern w:val="0"/>
                      <w:sz w:val="24"/>
                      <w:szCs w:val="24"/>
                      <w:lang w:val="en-GB"/>
                    </w:rPr>
                  </w:rPrChange>
                </w:rPr>
                <w:t>0.015</w:t>
              </w:r>
            </w:ins>
            <w:del w:id="2033"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0.0886</w:delText>
              </w:r>
            </w:del>
          </w:p>
        </w:tc>
        <w:tc>
          <w:tcPr>
            <w:tcW w:w="1280" w:type="dxa"/>
            <w:tcBorders>
              <w:top w:val="nil"/>
              <w:left w:val="nil"/>
              <w:bottom w:val="single" w:sz="4" w:space="0" w:color="auto"/>
              <w:right w:val="single" w:sz="4" w:space="0" w:color="auto"/>
            </w:tcBorders>
            <w:shd w:val="clear" w:color="auto" w:fill="auto"/>
            <w:noWrap/>
            <w:hideMark/>
            <w:tcPrChange w:id="2034"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381B0BAD" w14:textId="60B932F4"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35" w:author="Daniel Noble" w:date="2025-04-02T13:21:00Z" w16du:dateUtc="2025-04-02T02:21:00Z">
              <w:r w:rsidRPr="007B4784">
                <w:rPr>
                  <w:rFonts w:ascii="Times New Roman" w:hAnsi="Times New Roman" w:cs="Times New Roman"/>
                  <w:color w:val="000000"/>
                  <w:kern w:val="0"/>
                  <w:sz w:val="24"/>
                  <w:szCs w:val="24"/>
                  <w:lang w:val="en-GB"/>
                  <w:rPrChange w:id="2036" w:author="Daniel Noble" w:date="2025-04-02T13:21:00Z" w16du:dateUtc="2025-04-02T02:21:00Z">
                    <w:rPr>
                      <w:rFonts w:ascii="Aptos Narrow" w:hAnsi="Aptos Narrow" w:cs="Aptos Narrow"/>
                      <w:color w:val="000000"/>
                      <w:kern w:val="0"/>
                      <w:sz w:val="24"/>
                      <w:szCs w:val="24"/>
                      <w:lang w:val="en-GB"/>
                    </w:rPr>
                  </w:rPrChange>
                </w:rPr>
                <w:t>93</w:t>
              </w:r>
            </w:ins>
            <w:del w:id="2037"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93</w:delText>
              </w:r>
            </w:del>
          </w:p>
        </w:tc>
        <w:tc>
          <w:tcPr>
            <w:tcW w:w="1280" w:type="dxa"/>
            <w:tcBorders>
              <w:top w:val="nil"/>
              <w:left w:val="nil"/>
              <w:bottom w:val="single" w:sz="4" w:space="0" w:color="auto"/>
              <w:right w:val="single" w:sz="4" w:space="0" w:color="auto"/>
            </w:tcBorders>
            <w:shd w:val="clear" w:color="auto" w:fill="auto"/>
            <w:noWrap/>
            <w:hideMark/>
            <w:tcPrChange w:id="2038"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009BBCED" w14:textId="4E6B3E7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39" w:author="Daniel Noble" w:date="2025-04-02T13:21:00Z" w16du:dateUtc="2025-04-02T02:21:00Z">
              <w:r w:rsidRPr="007B4784">
                <w:rPr>
                  <w:rFonts w:ascii="Times New Roman" w:hAnsi="Times New Roman" w:cs="Times New Roman"/>
                  <w:color w:val="000000"/>
                  <w:kern w:val="0"/>
                  <w:sz w:val="24"/>
                  <w:szCs w:val="24"/>
                  <w:lang w:val="en-GB"/>
                  <w:rPrChange w:id="2040" w:author="Daniel Noble" w:date="2025-04-02T13:21:00Z" w16du:dateUtc="2025-04-02T02:21:00Z">
                    <w:rPr>
                      <w:rFonts w:ascii="Aptos Narrow" w:hAnsi="Aptos Narrow" w:cs="Aptos Narrow"/>
                      <w:color w:val="000000"/>
                      <w:kern w:val="0"/>
                      <w:sz w:val="24"/>
                      <w:szCs w:val="24"/>
                      <w:lang w:val="en-GB"/>
                    </w:rPr>
                  </w:rPrChange>
                </w:rPr>
                <w:t>0.425</w:t>
              </w:r>
            </w:ins>
            <w:del w:id="2041"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0.9832</w:delText>
              </w:r>
            </w:del>
          </w:p>
        </w:tc>
      </w:tr>
      <w:tr w:rsidR="007B4784" w:rsidRPr="000E78C3" w14:paraId="379A98BD" w14:textId="77777777" w:rsidTr="0042579D">
        <w:tblPrEx>
          <w:tblW w:w="13697" w:type="dxa"/>
          <w:jc w:val="center"/>
          <w:tblPrExChange w:id="2042" w:author="Daniel Noble" w:date="2025-04-02T13:21:00Z" w16du:dateUtc="2025-04-02T02:21:00Z">
            <w:tblPrEx>
              <w:tblW w:w="13697" w:type="dxa"/>
              <w:jc w:val="center"/>
            </w:tblPrEx>
          </w:tblPrExChange>
        </w:tblPrEx>
        <w:trPr>
          <w:trHeight w:val="288"/>
          <w:jc w:val="center"/>
          <w:trPrChange w:id="2043" w:author="Daniel Noble" w:date="2025-04-02T13:21:00Z" w16du:dateUtc="2025-04-02T02:21:00Z">
            <w:trPr>
              <w:gridAfter w:val="0"/>
              <w:trHeight w:val="288"/>
              <w:jc w:val="center"/>
            </w:trPr>
          </w:trPrChange>
        </w:trPr>
        <w:tc>
          <w:tcPr>
            <w:tcW w:w="3320" w:type="dxa"/>
            <w:tcBorders>
              <w:top w:val="nil"/>
              <w:left w:val="single" w:sz="4" w:space="0" w:color="auto"/>
              <w:bottom w:val="single" w:sz="4" w:space="0" w:color="auto"/>
              <w:right w:val="single" w:sz="4" w:space="0" w:color="auto"/>
            </w:tcBorders>
            <w:shd w:val="clear" w:color="000000" w:fill="D9E1F2"/>
            <w:noWrap/>
            <w:hideMark/>
            <w:tcPrChange w:id="2044" w:author="Daniel Noble" w:date="2025-04-02T13:21:00Z" w16du:dateUtc="2025-04-02T02:21:00Z">
              <w:tcPr>
                <w:tcW w:w="3320" w:type="dxa"/>
                <w:gridSpan w:val="2"/>
                <w:tcBorders>
                  <w:top w:val="nil"/>
                  <w:left w:val="single" w:sz="4" w:space="0" w:color="auto"/>
                  <w:bottom w:val="single" w:sz="4" w:space="0" w:color="auto"/>
                  <w:right w:val="single" w:sz="4" w:space="0" w:color="auto"/>
                </w:tcBorders>
                <w:shd w:val="clear" w:color="000000" w:fill="D9E1F2"/>
                <w:noWrap/>
                <w:vAlign w:val="bottom"/>
                <w:hideMark/>
              </w:tcPr>
            </w:tcPrChange>
          </w:tcPr>
          <w:p w14:paraId="59374EDB" w14:textId="015D056B"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2045" w:author="Daniel Noble" w:date="2025-04-02T13:21:00Z" w16du:dateUtc="2025-04-02T02:21:00Z">
              <w:r w:rsidRPr="007B4784">
                <w:rPr>
                  <w:rFonts w:ascii="Times New Roman" w:hAnsi="Times New Roman" w:cs="Times New Roman"/>
                  <w:b/>
                  <w:bCs/>
                  <w:color w:val="000000"/>
                  <w:kern w:val="0"/>
                  <w:sz w:val="24"/>
                  <w:szCs w:val="24"/>
                  <w:lang w:val="en-GB"/>
                  <w:rPrChange w:id="2046" w:author="Daniel Noble" w:date="2025-04-02T13:21:00Z" w16du:dateUtc="2025-04-02T02:21:00Z">
                    <w:rPr>
                      <w:rFonts w:ascii="Aptos Narrow" w:hAnsi="Aptos Narrow" w:cs="Aptos Narrow"/>
                      <w:color w:val="000000"/>
                      <w:kern w:val="0"/>
                      <w:sz w:val="24"/>
                      <w:szCs w:val="24"/>
                      <w:lang w:val="en-GB"/>
                    </w:rPr>
                  </w:rPrChange>
                </w:rPr>
                <w:t>Mass</w:t>
              </w:r>
            </w:ins>
            <w:del w:id="2047" w:author="Daniel Noble" w:date="2025-04-02T13:21:00Z" w16du:dateUtc="2025-04-02T02:21:00Z">
              <w:r w:rsidRPr="007B4784" w:rsidDel="0042579D">
                <w:rPr>
                  <w:rFonts w:ascii="Times New Roman" w:eastAsia="Times New Roman" w:hAnsi="Times New Roman" w:cs="Times New Roman"/>
                  <w:b/>
                  <w:bCs/>
                  <w:color w:val="000000"/>
                  <w:sz w:val="24"/>
                  <w:szCs w:val="24"/>
                  <w:lang w:eastAsia="en-AU"/>
                </w:rPr>
                <w:delText>Mass</w:delText>
              </w:r>
            </w:del>
          </w:p>
        </w:tc>
        <w:tc>
          <w:tcPr>
            <w:tcW w:w="1280" w:type="dxa"/>
            <w:tcBorders>
              <w:top w:val="nil"/>
              <w:left w:val="nil"/>
              <w:bottom w:val="single" w:sz="4" w:space="0" w:color="auto"/>
              <w:right w:val="single" w:sz="4" w:space="0" w:color="auto"/>
            </w:tcBorders>
            <w:shd w:val="clear" w:color="auto" w:fill="auto"/>
            <w:noWrap/>
            <w:hideMark/>
            <w:tcPrChange w:id="2048"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39D8FBDB" w14:textId="30A8697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49" w:author="Daniel Noble" w:date="2025-04-02T13:21:00Z" w16du:dateUtc="2025-04-02T02:21:00Z">
              <w:r w:rsidRPr="007B4784">
                <w:rPr>
                  <w:rFonts w:ascii="Times New Roman" w:hAnsi="Times New Roman" w:cs="Times New Roman"/>
                  <w:color w:val="000000"/>
                  <w:kern w:val="0"/>
                  <w:sz w:val="24"/>
                  <w:szCs w:val="24"/>
                  <w:lang w:val="en-GB"/>
                  <w:rPrChange w:id="2050" w:author="Daniel Noble" w:date="2025-04-02T13:21:00Z" w16du:dateUtc="2025-04-02T02:21:00Z">
                    <w:rPr>
                      <w:rFonts w:ascii="Aptos Narrow" w:hAnsi="Aptos Narrow" w:cs="Aptos Narrow"/>
                      <w:color w:val="000000"/>
                      <w:kern w:val="0"/>
                      <w:sz w:val="24"/>
                      <w:szCs w:val="24"/>
                      <w:lang w:val="en-GB"/>
                    </w:rPr>
                  </w:rPrChange>
                </w:rPr>
                <w:t>12</w:t>
              </w:r>
            </w:ins>
            <w:del w:id="2051"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hideMark/>
            <w:tcPrChange w:id="2052"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5442C14C" w14:textId="5CC77A97"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53" w:author="Daniel Noble" w:date="2025-04-02T13:21:00Z" w16du:dateUtc="2025-04-02T02:21:00Z">
              <w:r w:rsidRPr="007B4784">
                <w:rPr>
                  <w:rFonts w:ascii="Times New Roman" w:hAnsi="Times New Roman" w:cs="Times New Roman"/>
                  <w:color w:val="000000"/>
                  <w:kern w:val="0"/>
                  <w:sz w:val="24"/>
                  <w:szCs w:val="24"/>
                  <w:lang w:val="en-GB"/>
                  <w:rPrChange w:id="2054" w:author="Daniel Noble" w:date="2025-04-02T13:21:00Z" w16du:dateUtc="2025-04-02T02:21:00Z">
                    <w:rPr>
                      <w:rFonts w:ascii="Aptos Narrow" w:hAnsi="Aptos Narrow" w:cs="Aptos Narrow"/>
                      <w:color w:val="000000"/>
                      <w:kern w:val="0"/>
                      <w:sz w:val="24"/>
                      <w:szCs w:val="24"/>
                      <w:lang w:val="en-GB"/>
                    </w:rPr>
                  </w:rPrChange>
                </w:rPr>
                <w:t>14</w:t>
              </w:r>
            </w:ins>
            <w:del w:id="2055"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14</w:delText>
              </w:r>
            </w:del>
          </w:p>
        </w:tc>
        <w:tc>
          <w:tcPr>
            <w:tcW w:w="1417" w:type="dxa"/>
            <w:tcBorders>
              <w:top w:val="nil"/>
              <w:left w:val="nil"/>
              <w:bottom w:val="single" w:sz="4" w:space="0" w:color="auto"/>
              <w:right w:val="single" w:sz="4" w:space="0" w:color="auto"/>
            </w:tcBorders>
            <w:shd w:val="clear" w:color="auto" w:fill="auto"/>
            <w:noWrap/>
            <w:hideMark/>
            <w:tcPrChange w:id="2056" w:author="Daniel Noble" w:date="2025-04-02T13:21:00Z" w16du:dateUtc="2025-04-02T02:21:00Z">
              <w:tcPr>
                <w:tcW w:w="1417" w:type="dxa"/>
                <w:gridSpan w:val="2"/>
                <w:tcBorders>
                  <w:top w:val="nil"/>
                  <w:left w:val="nil"/>
                  <w:bottom w:val="single" w:sz="4" w:space="0" w:color="auto"/>
                  <w:right w:val="single" w:sz="4" w:space="0" w:color="auto"/>
                </w:tcBorders>
                <w:shd w:val="clear" w:color="auto" w:fill="auto"/>
                <w:noWrap/>
                <w:vAlign w:val="bottom"/>
                <w:hideMark/>
              </w:tcPr>
            </w:tcPrChange>
          </w:tcPr>
          <w:p w14:paraId="1FFE580E" w14:textId="613BDECA"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57" w:author="Daniel Noble" w:date="2025-04-02T13:21:00Z" w16du:dateUtc="2025-04-02T02:21:00Z">
              <w:r w:rsidRPr="007B4784">
                <w:rPr>
                  <w:rFonts w:ascii="Times New Roman" w:hAnsi="Times New Roman" w:cs="Times New Roman"/>
                  <w:color w:val="000000"/>
                  <w:kern w:val="0"/>
                  <w:sz w:val="24"/>
                  <w:szCs w:val="24"/>
                  <w:lang w:val="en-GB"/>
                  <w:rPrChange w:id="2058" w:author="Daniel Noble" w:date="2025-04-02T13:21:00Z" w16du:dateUtc="2025-04-02T02:21:00Z">
                    <w:rPr>
                      <w:rFonts w:ascii="Aptos Narrow" w:hAnsi="Aptos Narrow" w:cs="Aptos Narrow"/>
                      <w:color w:val="000000"/>
                      <w:kern w:val="0"/>
                      <w:sz w:val="24"/>
                      <w:szCs w:val="24"/>
                      <w:lang w:val="en-GB"/>
                    </w:rPr>
                  </w:rPrChange>
                </w:rPr>
                <w:t>25</w:t>
              </w:r>
            </w:ins>
            <w:del w:id="2059"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25</w:delText>
              </w:r>
            </w:del>
          </w:p>
        </w:tc>
        <w:tc>
          <w:tcPr>
            <w:tcW w:w="1280" w:type="dxa"/>
            <w:tcBorders>
              <w:top w:val="nil"/>
              <w:left w:val="nil"/>
              <w:bottom w:val="single" w:sz="4" w:space="0" w:color="auto"/>
              <w:right w:val="single" w:sz="4" w:space="0" w:color="auto"/>
            </w:tcBorders>
            <w:shd w:val="clear" w:color="auto" w:fill="auto"/>
            <w:noWrap/>
            <w:hideMark/>
            <w:tcPrChange w:id="2060" w:author="Daniel Noble" w:date="2025-04-02T13:21:00Z" w16du:dateUtc="2025-04-02T02:21:00Z">
              <w:tcPr>
                <w:tcW w:w="1280" w:type="dxa"/>
                <w:tcBorders>
                  <w:top w:val="nil"/>
                  <w:left w:val="nil"/>
                  <w:bottom w:val="single" w:sz="4" w:space="0" w:color="auto"/>
                  <w:right w:val="single" w:sz="4" w:space="0" w:color="auto"/>
                </w:tcBorders>
                <w:shd w:val="clear" w:color="auto" w:fill="auto"/>
                <w:noWrap/>
                <w:vAlign w:val="bottom"/>
                <w:hideMark/>
              </w:tcPr>
            </w:tcPrChange>
          </w:tcPr>
          <w:p w14:paraId="7B84C396" w14:textId="0DE1E624"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2061" w:author="Daniel Noble" w:date="2025-04-02T13:26:00Z" w16du:dateUtc="2025-04-02T02:26:00Z">
                  <w:rPr>
                    <w:rFonts w:ascii="Times New Roman" w:eastAsia="Times New Roman" w:hAnsi="Times New Roman" w:cs="Times New Roman"/>
                    <w:color w:val="000000"/>
                    <w:sz w:val="24"/>
                    <w:szCs w:val="24"/>
                    <w:lang w:eastAsia="en-AU"/>
                  </w:rPr>
                </w:rPrChange>
              </w:rPr>
            </w:pPr>
            <w:ins w:id="2062" w:author="Daniel Noble" w:date="2025-04-02T13:21:00Z" w16du:dateUtc="2025-04-02T02:21:00Z">
              <w:r w:rsidRPr="005664F2">
                <w:rPr>
                  <w:rFonts w:ascii="Times New Roman" w:hAnsi="Times New Roman" w:cs="Times New Roman"/>
                  <w:b/>
                  <w:bCs/>
                  <w:color w:val="000000"/>
                  <w:kern w:val="0"/>
                  <w:sz w:val="24"/>
                  <w:szCs w:val="24"/>
                  <w:lang w:val="en-GB"/>
                  <w:rPrChange w:id="2063" w:author="Daniel Noble" w:date="2025-04-02T13:26:00Z" w16du:dateUtc="2025-04-02T02:26:00Z">
                    <w:rPr>
                      <w:rFonts w:ascii="Aptos Narrow" w:hAnsi="Aptos Narrow" w:cs="Aptos Narrow"/>
                      <w:color w:val="000000"/>
                      <w:kern w:val="0"/>
                      <w:sz w:val="24"/>
                      <w:szCs w:val="24"/>
                      <w:lang w:val="en-GB"/>
                    </w:rPr>
                  </w:rPrChange>
                </w:rPr>
                <w:t>-0.016</w:t>
              </w:r>
            </w:ins>
            <w:del w:id="2064"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2065" w:author="Daniel Noble" w:date="2025-04-02T13:26:00Z" w16du:dateUtc="2025-04-02T02:26:00Z">
                    <w:rPr>
                      <w:rFonts w:ascii="Times New Roman" w:eastAsia="Times New Roman" w:hAnsi="Times New Roman" w:cs="Times New Roman"/>
                      <w:color w:val="000000"/>
                      <w:sz w:val="24"/>
                      <w:szCs w:val="24"/>
                      <w:lang w:eastAsia="en-AU"/>
                    </w:rPr>
                  </w:rPrChange>
                </w:rPr>
                <w:delText>-0.0115</w:delText>
              </w:r>
            </w:del>
          </w:p>
        </w:tc>
        <w:tc>
          <w:tcPr>
            <w:tcW w:w="1280" w:type="dxa"/>
            <w:tcBorders>
              <w:top w:val="nil"/>
              <w:left w:val="nil"/>
              <w:bottom w:val="single" w:sz="4" w:space="0" w:color="auto"/>
              <w:right w:val="single" w:sz="4" w:space="0" w:color="auto"/>
            </w:tcBorders>
            <w:shd w:val="clear" w:color="auto" w:fill="auto"/>
            <w:noWrap/>
            <w:hideMark/>
            <w:tcPrChange w:id="2066"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2F503BAB" w14:textId="67482911"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2067" w:author="Daniel Noble" w:date="2025-04-02T13:26:00Z" w16du:dateUtc="2025-04-02T02:26:00Z">
                  <w:rPr>
                    <w:rFonts w:ascii="Times New Roman" w:eastAsia="Times New Roman" w:hAnsi="Times New Roman" w:cs="Times New Roman"/>
                    <w:color w:val="000000"/>
                    <w:sz w:val="24"/>
                    <w:szCs w:val="24"/>
                    <w:lang w:eastAsia="en-AU"/>
                  </w:rPr>
                </w:rPrChange>
              </w:rPr>
            </w:pPr>
            <w:ins w:id="2068" w:author="Daniel Noble" w:date="2025-04-02T13:21:00Z" w16du:dateUtc="2025-04-02T02:21:00Z">
              <w:r w:rsidRPr="005664F2">
                <w:rPr>
                  <w:rFonts w:ascii="Times New Roman" w:hAnsi="Times New Roman" w:cs="Times New Roman"/>
                  <w:b/>
                  <w:bCs/>
                  <w:color w:val="000000"/>
                  <w:kern w:val="0"/>
                  <w:sz w:val="24"/>
                  <w:szCs w:val="24"/>
                  <w:lang w:val="en-GB"/>
                  <w:rPrChange w:id="2069" w:author="Daniel Noble" w:date="2025-04-02T13:26:00Z" w16du:dateUtc="2025-04-02T02:26:00Z">
                    <w:rPr>
                      <w:rFonts w:ascii="Aptos Narrow" w:hAnsi="Aptos Narrow" w:cs="Aptos Narrow"/>
                      <w:color w:val="000000"/>
                      <w:kern w:val="0"/>
                      <w:sz w:val="24"/>
                      <w:szCs w:val="24"/>
                      <w:lang w:val="en-GB"/>
                    </w:rPr>
                  </w:rPrChange>
                </w:rPr>
                <w:t>-0.025</w:t>
              </w:r>
            </w:ins>
            <w:del w:id="2070"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2071" w:author="Daniel Noble" w:date="2025-04-02T13:26:00Z" w16du:dateUtc="2025-04-02T02:26:00Z">
                    <w:rPr>
                      <w:rFonts w:ascii="Times New Roman" w:eastAsia="Times New Roman" w:hAnsi="Times New Roman" w:cs="Times New Roman"/>
                      <w:color w:val="000000"/>
                      <w:sz w:val="24"/>
                      <w:szCs w:val="24"/>
                      <w:lang w:eastAsia="en-AU"/>
                    </w:rPr>
                  </w:rPrChange>
                </w:rPr>
                <w:delText>-0.0801</w:delText>
              </w:r>
            </w:del>
          </w:p>
        </w:tc>
        <w:tc>
          <w:tcPr>
            <w:tcW w:w="1280" w:type="dxa"/>
            <w:tcBorders>
              <w:top w:val="nil"/>
              <w:left w:val="nil"/>
              <w:bottom w:val="single" w:sz="4" w:space="0" w:color="auto"/>
              <w:right w:val="single" w:sz="4" w:space="0" w:color="auto"/>
            </w:tcBorders>
            <w:shd w:val="clear" w:color="auto" w:fill="auto"/>
            <w:noWrap/>
            <w:hideMark/>
            <w:tcPrChange w:id="2072"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340DD16F" w14:textId="308B0989"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2073" w:author="Daniel Noble" w:date="2025-04-02T13:26:00Z" w16du:dateUtc="2025-04-02T02:26:00Z">
                  <w:rPr>
                    <w:rFonts w:ascii="Times New Roman" w:eastAsia="Times New Roman" w:hAnsi="Times New Roman" w:cs="Times New Roman"/>
                    <w:color w:val="000000"/>
                    <w:sz w:val="24"/>
                    <w:szCs w:val="24"/>
                    <w:lang w:eastAsia="en-AU"/>
                  </w:rPr>
                </w:rPrChange>
              </w:rPr>
            </w:pPr>
            <w:ins w:id="2074" w:author="Daniel Noble" w:date="2025-04-02T13:21:00Z" w16du:dateUtc="2025-04-02T02:21:00Z">
              <w:r w:rsidRPr="005664F2">
                <w:rPr>
                  <w:rFonts w:ascii="Times New Roman" w:hAnsi="Times New Roman" w:cs="Times New Roman"/>
                  <w:b/>
                  <w:bCs/>
                  <w:color w:val="000000"/>
                  <w:kern w:val="0"/>
                  <w:sz w:val="24"/>
                  <w:szCs w:val="24"/>
                  <w:lang w:val="en-GB"/>
                  <w:rPrChange w:id="2075" w:author="Daniel Noble" w:date="2025-04-02T13:26:00Z" w16du:dateUtc="2025-04-02T02:26:00Z">
                    <w:rPr>
                      <w:rFonts w:ascii="Aptos Narrow" w:hAnsi="Aptos Narrow" w:cs="Aptos Narrow"/>
                      <w:color w:val="000000"/>
                      <w:kern w:val="0"/>
                      <w:sz w:val="24"/>
                      <w:szCs w:val="24"/>
                      <w:lang w:val="en-GB"/>
                    </w:rPr>
                  </w:rPrChange>
                </w:rPr>
                <w:t>-0.007</w:t>
              </w:r>
            </w:ins>
            <w:del w:id="2076"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2077" w:author="Daniel Noble" w:date="2025-04-02T13:26:00Z" w16du:dateUtc="2025-04-02T02:26:00Z">
                    <w:rPr>
                      <w:rFonts w:ascii="Times New Roman" w:eastAsia="Times New Roman" w:hAnsi="Times New Roman" w:cs="Times New Roman"/>
                      <w:color w:val="000000"/>
                      <w:sz w:val="24"/>
                      <w:szCs w:val="24"/>
                      <w:lang w:eastAsia="en-AU"/>
                    </w:rPr>
                  </w:rPrChange>
                </w:rPr>
                <w:delText>0.0571</w:delText>
              </w:r>
            </w:del>
          </w:p>
        </w:tc>
        <w:tc>
          <w:tcPr>
            <w:tcW w:w="1280" w:type="dxa"/>
            <w:tcBorders>
              <w:top w:val="nil"/>
              <w:left w:val="nil"/>
              <w:bottom w:val="single" w:sz="4" w:space="0" w:color="auto"/>
              <w:right w:val="single" w:sz="4" w:space="0" w:color="auto"/>
            </w:tcBorders>
            <w:shd w:val="clear" w:color="auto" w:fill="auto"/>
            <w:noWrap/>
            <w:hideMark/>
            <w:tcPrChange w:id="2078"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11285FA7" w14:textId="6400C5C6"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2079" w:author="Daniel Noble" w:date="2025-04-02T13:26:00Z" w16du:dateUtc="2025-04-02T02:26:00Z">
                  <w:rPr>
                    <w:rFonts w:ascii="Times New Roman" w:eastAsia="Times New Roman" w:hAnsi="Times New Roman" w:cs="Times New Roman"/>
                    <w:color w:val="000000"/>
                    <w:sz w:val="24"/>
                    <w:szCs w:val="24"/>
                    <w:lang w:eastAsia="en-AU"/>
                  </w:rPr>
                </w:rPrChange>
              </w:rPr>
            </w:pPr>
            <w:ins w:id="2080" w:author="Daniel Noble" w:date="2025-04-02T13:21:00Z" w16du:dateUtc="2025-04-02T02:21:00Z">
              <w:r w:rsidRPr="005664F2">
                <w:rPr>
                  <w:rFonts w:ascii="Times New Roman" w:hAnsi="Times New Roman" w:cs="Times New Roman"/>
                  <w:b/>
                  <w:bCs/>
                  <w:color w:val="000000"/>
                  <w:kern w:val="0"/>
                  <w:sz w:val="24"/>
                  <w:szCs w:val="24"/>
                  <w:lang w:val="en-GB"/>
                  <w:rPrChange w:id="2081" w:author="Daniel Noble" w:date="2025-04-02T13:26:00Z" w16du:dateUtc="2025-04-02T02:26:00Z">
                    <w:rPr>
                      <w:rFonts w:ascii="Aptos Narrow" w:hAnsi="Aptos Narrow" w:cs="Aptos Narrow"/>
                      <w:color w:val="000000"/>
                      <w:kern w:val="0"/>
                      <w:sz w:val="24"/>
                      <w:szCs w:val="24"/>
                      <w:lang w:val="en-GB"/>
                    </w:rPr>
                  </w:rPrChange>
                </w:rPr>
                <w:t>93</w:t>
              </w:r>
            </w:ins>
            <w:del w:id="2082"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2083" w:author="Daniel Noble" w:date="2025-04-02T13:26:00Z" w16du:dateUtc="2025-04-02T02:26:00Z">
                    <w:rPr>
                      <w:rFonts w:ascii="Times New Roman" w:eastAsia="Times New Roman" w:hAnsi="Times New Roman" w:cs="Times New Roman"/>
                      <w:color w:val="000000"/>
                      <w:sz w:val="24"/>
                      <w:szCs w:val="24"/>
                      <w:lang w:eastAsia="en-AU"/>
                    </w:rPr>
                  </w:rPrChange>
                </w:rPr>
                <w:delText>93</w:delText>
              </w:r>
            </w:del>
          </w:p>
        </w:tc>
        <w:tc>
          <w:tcPr>
            <w:tcW w:w="1280" w:type="dxa"/>
            <w:tcBorders>
              <w:top w:val="nil"/>
              <w:left w:val="nil"/>
              <w:bottom w:val="single" w:sz="4" w:space="0" w:color="auto"/>
              <w:right w:val="single" w:sz="4" w:space="0" w:color="auto"/>
            </w:tcBorders>
            <w:shd w:val="clear" w:color="auto" w:fill="auto"/>
            <w:noWrap/>
            <w:hideMark/>
            <w:tcPrChange w:id="2084"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54EA325A" w14:textId="5D463421" w:rsidR="007B4784" w:rsidRPr="005664F2" w:rsidRDefault="007B4784" w:rsidP="007B4784">
            <w:pPr>
              <w:spacing w:after="0" w:line="276" w:lineRule="auto"/>
              <w:jc w:val="center"/>
              <w:rPr>
                <w:rFonts w:ascii="Times New Roman" w:eastAsia="Times New Roman" w:hAnsi="Times New Roman" w:cs="Times New Roman"/>
                <w:b/>
                <w:bCs/>
                <w:color w:val="000000"/>
                <w:sz w:val="24"/>
                <w:szCs w:val="24"/>
                <w:lang w:eastAsia="en-AU"/>
                <w:rPrChange w:id="2085" w:author="Daniel Noble" w:date="2025-04-02T13:26:00Z" w16du:dateUtc="2025-04-02T02:26:00Z">
                  <w:rPr>
                    <w:rFonts w:ascii="Times New Roman" w:eastAsia="Times New Roman" w:hAnsi="Times New Roman" w:cs="Times New Roman"/>
                    <w:color w:val="000000"/>
                    <w:sz w:val="24"/>
                    <w:szCs w:val="24"/>
                    <w:lang w:eastAsia="en-AU"/>
                  </w:rPr>
                </w:rPrChange>
              </w:rPr>
            </w:pPr>
            <w:ins w:id="2086" w:author="Daniel Noble" w:date="2025-04-02T13:21:00Z" w16du:dateUtc="2025-04-02T02:21:00Z">
              <w:r w:rsidRPr="005664F2">
                <w:rPr>
                  <w:rFonts w:ascii="Times New Roman" w:hAnsi="Times New Roman" w:cs="Times New Roman"/>
                  <w:b/>
                  <w:bCs/>
                  <w:color w:val="000000"/>
                  <w:kern w:val="0"/>
                  <w:sz w:val="24"/>
                  <w:szCs w:val="24"/>
                  <w:lang w:val="en-GB"/>
                  <w:rPrChange w:id="2087" w:author="Daniel Noble" w:date="2025-04-02T13:26:00Z" w16du:dateUtc="2025-04-02T02:26:00Z">
                    <w:rPr>
                      <w:rFonts w:ascii="Aptos Narrow" w:hAnsi="Aptos Narrow" w:cs="Aptos Narrow"/>
                      <w:color w:val="000000"/>
                      <w:kern w:val="0"/>
                      <w:sz w:val="24"/>
                      <w:szCs w:val="24"/>
                      <w:lang w:val="en-GB"/>
                    </w:rPr>
                  </w:rPrChange>
                </w:rPr>
                <w:t>0.001</w:t>
              </w:r>
            </w:ins>
            <w:del w:id="2088" w:author="Daniel Noble" w:date="2025-04-02T13:21:00Z" w16du:dateUtc="2025-04-02T02:21:00Z">
              <w:r w:rsidRPr="005664F2" w:rsidDel="0042579D">
                <w:rPr>
                  <w:rFonts w:ascii="Times New Roman" w:eastAsia="Times New Roman" w:hAnsi="Times New Roman" w:cs="Times New Roman"/>
                  <w:b/>
                  <w:bCs/>
                  <w:color w:val="000000"/>
                  <w:sz w:val="24"/>
                  <w:szCs w:val="24"/>
                  <w:lang w:eastAsia="en-AU"/>
                  <w:rPrChange w:id="2089" w:author="Daniel Noble" w:date="2025-04-02T13:26:00Z" w16du:dateUtc="2025-04-02T02:26:00Z">
                    <w:rPr>
                      <w:rFonts w:ascii="Times New Roman" w:eastAsia="Times New Roman" w:hAnsi="Times New Roman" w:cs="Times New Roman"/>
                      <w:color w:val="000000"/>
                      <w:sz w:val="24"/>
                      <w:szCs w:val="24"/>
                      <w:lang w:eastAsia="en-AU"/>
                    </w:rPr>
                  </w:rPrChange>
                </w:rPr>
                <w:delText>0.7394</w:delText>
              </w:r>
            </w:del>
          </w:p>
        </w:tc>
      </w:tr>
      <w:tr w:rsidR="007B4784" w:rsidRPr="000E78C3" w14:paraId="0925667B" w14:textId="77777777" w:rsidTr="0042579D">
        <w:tblPrEx>
          <w:tblW w:w="13697" w:type="dxa"/>
          <w:jc w:val="center"/>
          <w:tblPrExChange w:id="2090" w:author="Daniel Noble" w:date="2025-04-02T13:21:00Z" w16du:dateUtc="2025-04-02T02:21:00Z">
            <w:tblPrEx>
              <w:tblW w:w="13697" w:type="dxa"/>
              <w:jc w:val="center"/>
            </w:tblPrEx>
          </w:tblPrExChange>
        </w:tblPrEx>
        <w:trPr>
          <w:trHeight w:val="288"/>
          <w:jc w:val="center"/>
          <w:trPrChange w:id="2091" w:author="Daniel Noble" w:date="2025-04-02T13:21:00Z" w16du:dateUtc="2025-04-02T02:21:00Z">
            <w:trPr>
              <w:gridAfter w:val="0"/>
              <w:trHeight w:val="288"/>
              <w:jc w:val="center"/>
            </w:trPr>
          </w:trPrChange>
        </w:trPr>
        <w:tc>
          <w:tcPr>
            <w:tcW w:w="3320" w:type="dxa"/>
            <w:tcBorders>
              <w:top w:val="nil"/>
              <w:left w:val="single" w:sz="4" w:space="0" w:color="auto"/>
              <w:bottom w:val="single" w:sz="4" w:space="0" w:color="auto"/>
              <w:right w:val="single" w:sz="4" w:space="0" w:color="auto"/>
            </w:tcBorders>
            <w:shd w:val="clear" w:color="000000" w:fill="D9E1F2"/>
            <w:noWrap/>
            <w:hideMark/>
            <w:tcPrChange w:id="2092" w:author="Daniel Noble" w:date="2025-04-02T13:21:00Z" w16du:dateUtc="2025-04-02T02:21:00Z">
              <w:tcPr>
                <w:tcW w:w="3320" w:type="dxa"/>
                <w:gridSpan w:val="2"/>
                <w:tcBorders>
                  <w:top w:val="nil"/>
                  <w:left w:val="single" w:sz="4" w:space="0" w:color="auto"/>
                  <w:bottom w:val="single" w:sz="4" w:space="0" w:color="auto"/>
                  <w:right w:val="single" w:sz="4" w:space="0" w:color="auto"/>
                </w:tcBorders>
                <w:shd w:val="clear" w:color="000000" w:fill="D9E1F2"/>
                <w:noWrap/>
                <w:vAlign w:val="bottom"/>
                <w:hideMark/>
              </w:tcPr>
            </w:tcPrChange>
          </w:tcPr>
          <w:p w14:paraId="40E24FAB" w14:textId="7416C95A" w:rsidR="007B4784" w:rsidRPr="007B4784" w:rsidRDefault="007B4784" w:rsidP="007B4784">
            <w:pPr>
              <w:spacing w:after="0" w:line="276" w:lineRule="auto"/>
              <w:rPr>
                <w:rFonts w:ascii="Times New Roman" w:eastAsia="Times New Roman" w:hAnsi="Times New Roman" w:cs="Times New Roman"/>
                <w:b/>
                <w:bCs/>
                <w:color w:val="000000"/>
                <w:sz w:val="24"/>
                <w:szCs w:val="24"/>
                <w:lang w:eastAsia="en-AU"/>
              </w:rPr>
            </w:pPr>
            <w:ins w:id="2093" w:author="Daniel Noble" w:date="2025-04-02T13:21:00Z" w16du:dateUtc="2025-04-02T02:21:00Z">
              <w:r w:rsidRPr="007B4784">
                <w:rPr>
                  <w:rFonts w:ascii="Times New Roman" w:hAnsi="Times New Roman" w:cs="Times New Roman"/>
                  <w:b/>
                  <w:bCs/>
                  <w:color w:val="000000"/>
                  <w:kern w:val="0"/>
                  <w:sz w:val="24"/>
                  <w:szCs w:val="24"/>
                  <w:lang w:val="en-GB"/>
                  <w:rPrChange w:id="2094" w:author="Daniel Noble" w:date="2025-04-02T13:21:00Z" w16du:dateUtc="2025-04-02T02:21:00Z">
                    <w:rPr>
                      <w:rFonts w:ascii="Aptos Narrow" w:hAnsi="Aptos Narrow" w:cs="Aptos Narrow"/>
                      <w:color w:val="000000"/>
                      <w:kern w:val="0"/>
                      <w:sz w:val="24"/>
                      <w:szCs w:val="24"/>
                      <w:lang w:val="en-GB"/>
                    </w:rPr>
                  </w:rPrChange>
                </w:rPr>
                <w:t>Metabolic Rate</w:t>
              </w:r>
            </w:ins>
            <w:del w:id="2095" w:author="Daniel Noble" w:date="2025-04-02T13:21:00Z" w16du:dateUtc="2025-04-02T02:21:00Z">
              <w:r w:rsidRPr="007B4784" w:rsidDel="0042579D">
                <w:rPr>
                  <w:rFonts w:ascii="Times New Roman" w:eastAsia="Times New Roman" w:hAnsi="Times New Roman" w:cs="Times New Roman"/>
                  <w:b/>
                  <w:bCs/>
                  <w:color w:val="000000"/>
                  <w:sz w:val="24"/>
                  <w:szCs w:val="24"/>
                  <w:lang w:eastAsia="en-AU"/>
                </w:rPr>
                <w:delText>Metabolic Rate</w:delText>
              </w:r>
            </w:del>
          </w:p>
        </w:tc>
        <w:tc>
          <w:tcPr>
            <w:tcW w:w="1280" w:type="dxa"/>
            <w:tcBorders>
              <w:top w:val="nil"/>
              <w:left w:val="nil"/>
              <w:bottom w:val="single" w:sz="4" w:space="0" w:color="auto"/>
              <w:right w:val="single" w:sz="4" w:space="0" w:color="auto"/>
            </w:tcBorders>
            <w:shd w:val="clear" w:color="auto" w:fill="auto"/>
            <w:noWrap/>
            <w:hideMark/>
            <w:tcPrChange w:id="2096"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45173820" w14:textId="52429D8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097" w:author="Daniel Noble" w:date="2025-04-02T13:21:00Z" w16du:dateUtc="2025-04-02T02:21:00Z">
              <w:r w:rsidRPr="007B4784">
                <w:rPr>
                  <w:rFonts w:ascii="Times New Roman" w:hAnsi="Times New Roman" w:cs="Times New Roman"/>
                  <w:color w:val="000000"/>
                  <w:kern w:val="0"/>
                  <w:sz w:val="24"/>
                  <w:szCs w:val="24"/>
                  <w:lang w:val="en-GB"/>
                  <w:rPrChange w:id="2098" w:author="Daniel Noble" w:date="2025-04-02T13:21:00Z" w16du:dateUtc="2025-04-02T02:21:00Z">
                    <w:rPr>
                      <w:rFonts w:ascii="Aptos Narrow" w:hAnsi="Aptos Narrow" w:cs="Aptos Narrow"/>
                      <w:color w:val="000000"/>
                      <w:kern w:val="0"/>
                      <w:sz w:val="24"/>
                      <w:szCs w:val="24"/>
                      <w:lang w:val="en-GB"/>
                    </w:rPr>
                  </w:rPrChange>
                </w:rPr>
                <w:t>6</w:t>
              </w:r>
            </w:ins>
            <w:del w:id="2099"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6</w:delText>
              </w:r>
            </w:del>
          </w:p>
        </w:tc>
        <w:tc>
          <w:tcPr>
            <w:tcW w:w="1280" w:type="dxa"/>
            <w:tcBorders>
              <w:top w:val="nil"/>
              <w:left w:val="nil"/>
              <w:bottom w:val="single" w:sz="4" w:space="0" w:color="auto"/>
              <w:right w:val="single" w:sz="4" w:space="0" w:color="auto"/>
            </w:tcBorders>
            <w:shd w:val="clear" w:color="auto" w:fill="auto"/>
            <w:noWrap/>
            <w:hideMark/>
            <w:tcPrChange w:id="2100"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26D0F7C5" w14:textId="28DC2CC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01" w:author="Daniel Noble" w:date="2025-04-02T13:21:00Z" w16du:dateUtc="2025-04-02T02:21:00Z">
              <w:r w:rsidRPr="007B4784">
                <w:rPr>
                  <w:rFonts w:ascii="Times New Roman" w:hAnsi="Times New Roman" w:cs="Times New Roman"/>
                  <w:color w:val="000000"/>
                  <w:kern w:val="0"/>
                  <w:sz w:val="24"/>
                  <w:szCs w:val="24"/>
                  <w:lang w:val="en-GB"/>
                  <w:rPrChange w:id="2102" w:author="Daniel Noble" w:date="2025-04-02T13:21:00Z" w16du:dateUtc="2025-04-02T02:21:00Z">
                    <w:rPr>
                      <w:rFonts w:ascii="Aptos Narrow" w:hAnsi="Aptos Narrow" w:cs="Aptos Narrow"/>
                      <w:color w:val="000000"/>
                      <w:kern w:val="0"/>
                      <w:sz w:val="24"/>
                      <w:szCs w:val="24"/>
                      <w:lang w:val="en-GB"/>
                    </w:rPr>
                  </w:rPrChange>
                </w:rPr>
                <w:t>5</w:t>
              </w:r>
            </w:ins>
            <w:del w:id="2103"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5</w:delText>
              </w:r>
            </w:del>
          </w:p>
        </w:tc>
        <w:tc>
          <w:tcPr>
            <w:tcW w:w="1417" w:type="dxa"/>
            <w:tcBorders>
              <w:top w:val="nil"/>
              <w:left w:val="nil"/>
              <w:bottom w:val="single" w:sz="4" w:space="0" w:color="auto"/>
              <w:right w:val="single" w:sz="4" w:space="0" w:color="auto"/>
            </w:tcBorders>
            <w:shd w:val="clear" w:color="auto" w:fill="auto"/>
            <w:noWrap/>
            <w:hideMark/>
            <w:tcPrChange w:id="2104" w:author="Daniel Noble" w:date="2025-04-02T13:21:00Z" w16du:dateUtc="2025-04-02T02:21:00Z">
              <w:tcPr>
                <w:tcW w:w="1417" w:type="dxa"/>
                <w:gridSpan w:val="2"/>
                <w:tcBorders>
                  <w:top w:val="nil"/>
                  <w:left w:val="nil"/>
                  <w:bottom w:val="single" w:sz="4" w:space="0" w:color="auto"/>
                  <w:right w:val="single" w:sz="4" w:space="0" w:color="auto"/>
                </w:tcBorders>
                <w:shd w:val="clear" w:color="auto" w:fill="auto"/>
                <w:noWrap/>
                <w:vAlign w:val="bottom"/>
                <w:hideMark/>
              </w:tcPr>
            </w:tcPrChange>
          </w:tcPr>
          <w:p w14:paraId="39BE19BB" w14:textId="3B42BBF1"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05" w:author="Daniel Noble" w:date="2025-04-02T13:21:00Z" w16du:dateUtc="2025-04-02T02:21:00Z">
              <w:r w:rsidRPr="007B4784">
                <w:rPr>
                  <w:rFonts w:ascii="Times New Roman" w:hAnsi="Times New Roman" w:cs="Times New Roman"/>
                  <w:color w:val="000000"/>
                  <w:kern w:val="0"/>
                  <w:sz w:val="24"/>
                  <w:szCs w:val="24"/>
                  <w:lang w:val="en-GB"/>
                  <w:rPrChange w:id="2106" w:author="Daniel Noble" w:date="2025-04-02T13:21:00Z" w16du:dateUtc="2025-04-02T02:21:00Z">
                    <w:rPr>
                      <w:rFonts w:ascii="Aptos Narrow" w:hAnsi="Aptos Narrow" w:cs="Aptos Narrow"/>
                      <w:color w:val="000000"/>
                      <w:kern w:val="0"/>
                      <w:sz w:val="24"/>
                      <w:szCs w:val="24"/>
                      <w:lang w:val="en-GB"/>
                    </w:rPr>
                  </w:rPrChange>
                </w:rPr>
                <w:t>12</w:t>
              </w:r>
            </w:ins>
            <w:del w:id="2107"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hideMark/>
            <w:tcPrChange w:id="2108" w:author="Daniel Noble" w:date="2025-04-02T13:21:00Z" w16du:dateUtc="2025-04-02T02:21:00Z">
              <w:tcPr>
                <w:tcW w:w="1280" w:type="dxa"/>
                <w:tcBorders>
                  <w:top w:val="nil"/>
                  <w:left w:val="nil"/>
                  <w:bottom w:val="single" w:sz="4" w:space="0" w:color="auto"/>
                  <w:right w:val="single" w:sz="4" w:space="0" w:color="auto"/>
                </w:tcBorders>
                <w:shd w:val="clear" w:color="auto" w:fill="auto"/>
                <w:noWrap/>
                <w:vAlign w:val="bottom"/>
                <w:hideMark/>
              </w:tcPr>
            </w:tcPrChange>
          </w:tcPr>
          <w:p w14:paraId="4CEDFA9E" w14:textId="10D27E34"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09" w:author="Daniel Noble" w:date="2025-04-02T13:21:00Z" w16du:dateUtc="2025-04-02T02:21:00Z">
              <w:r w:rsidRPr="007B4784">
                <w:rPr>
                  <w:rFonts w:ascii="Times New Roman" w:hAnsi="Times New Roman" w:cs="Times New Roman"/>
                  <w:color w:val="000000"/>
                  <w:kern w:val="0"/>
                  <w:sz w:val="24"/>
                  <w:szCs w:val="24"/>
                  <w:lang w:val="en-GB"/>
                  <w:rPrChange w:id="2110" w:author="Daniel Noble" w:date="2025-04-02T13:21:00Z" w16du:dateUtc="2025-04-02T02:21:00Z">
                    <w:rPr>
                      <w:rFonts w:ascii="Aptos Narrow" w:hAnsi="Aptos Narrow" w:cs="Aptos Narrow"/>
                      <w:color w:val="000000"/>
                      <w:kern w:val="0"/>
                      <w:sz w:val="24"/>
                      <w:szCs w:val="24"/>
                      <w:lang w:val="en-GB"/>
                    </w:rPr>
                  </w:rPrChange>
                </w:rPr>
                <w:t>-0.005</w:t>
              </w:r>
            </w:ins>
            <w:del w:id="2111"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-0.0056</w:delText>
              </w:r>
            </w:del>
          </w:p>
        </w:tc>
        <w:tc>
          <w:tcPr>
            <w:tcW w:w="1280" w:type="dxa"/>
            <w:tcBorders>
              <w:top w:val="nil"/>
              <w:left w:val="nil"/>
              <w:bottom w:val="single" w:sz="4" w:space="0" w:color="auto"/>
              <w:right w:val="single" w:sz="4" w:space="0" w:color="auto"/>
            </w:tcBorders>
            <w:shd w:val="clear" w:color="auto" w:fill="auto"/>
            <w:noWrap/>
            <w:hideMark/>
            <w:tcPrChange w:id="2112"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60B45783" w14:textId="197A881C"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13" w:author="Daniel Noble" w:date="2025-04-02T13:21:00Z" w16du:dateUtc="2025-04-02T02:21:00Z">
              <w:r w:rsidRPr="007B4784">
                <w:rPr>
                  <w:rFonts w:ascii="Times New Roman" w:hAnsi="Times New Roman" w:cs="Times New Roman"/>
                  <w:color w:val="000000"/>
                  <w:kern w:val="0"/>
                  <w:sz w:val="24"/>
                  <w:szCs w:val="24"/>
                  <w:lang w:val="en-GB"/>
                  <w:rPrChange w:id="2114" w:author="Daniel Noble" w:date="2025-04-02T13:21:00Z" w16du:dateUtc="2025-04-02T02:21:00Z">
                    <w:rPr>
                      <w:rFonts w:ascii="Aptos Narrow" w:hAnsi="Aptos Narrow" w:cs="Aptos Narrow"/>
                      <w:color w:val="000000"/>
                      <w:kern w:val="0"/>
                      <w:sz w:val="24"/>
                      <w:szCs w:val="24"/>
                      <w:lang w:val="en-GB"/>
                    </w:rPr>
                  </w:rPrChange>
                </w:rPr>
                <w:t>-0.029</w:t>
              </w:r>
            </w:ins>
            <w:del w:id="2115"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-0.2132</w:delText>
              </w:r>
            </w:del>
          </w:p>
        </w:tc>
        <w:tc>
          <w:tcPr>
            <w:tcW w:w="1280" w:type="dxa"/>
            <w:tcBorders>
              <w:top w:val="nil"/>
              <w:left w:val="nil"/>
              <w:bottom w:val="single" w:sz="4" w:space="0" w:color="auto"/>
              <w:right w:val="single" w:sz="4" w:space="0" w:color="auto"/>
            </w:tcBorders>
            <w:shd w:val="clear" w:color="auto" w:fill="auto"/>
            <w:noWrap/>
            <w:hideMark/>
            <w:tcPrChange w:id="2116"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018E2DD0" w14:textId="63031E0B"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17" w:author="Daniel Noble" w:date="2025-04-02T13:21:00Z" w16du:dateUtc="2025-04-02T02:21:00Z">
              <w:r w:rsidRPr="007B4784">
                <w:rPr>
                  <w:rFonts w:ascii="Times New Roman" w:hAnsi="Times New Roman" w:cs="Times New Roman"/>
                  <w:color w:val="000000"/>
                  <w:kern w:val="0"/>
                  <w:sz w:val="24"/>
                  <w:szCs w:val="24"/>
                  <w:lang w:val="en-GB"/>
                  <w:rPrChange w:id="2118" w:author="Daniel Noble" w:date="2025-04-02T13:21:00Z" w16du:dateUtc="2025-04-02T02:21:00Z">
                    <w:rPr>
                      <w:rFonts w:ascii="Aptos Narrow" w:hAnsi="Aptos Narrow" w:cs="Aptos Narrow"/>
                      <w:color w:val="000000"/>
                      <w:kern w:val="0"/>
                      <w:sz w:val="24"/>
                      <w:szCs w:val="24"/>
                      <w:lang w:val="en-GB"/>
                    </w:rPr>
                  </w:rPrChange>
                </w:rPr>
                <w:t>0.019</w:t>
              </w:r>
            </w:ins>
            <w:del w:id="2119"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0.2020</w:delText>
              </w:r>
            </w:del>
          </w:p>
        </w:tc>
        <w:tc>
          <w:tcPr>
            <w:tcW w:w="1280" w:type="dxa"/>
            <w:tcBorders>
              <w:top w:val="nil"/>
              <w:left w:val="nil"/>
              <w:bottom w:val="single" w:sz="4" w:space="0" w:color="auto"/>
              <w:right w:val="single" w:sz="4" w:space="0" w:color="auto"/>
            </w:tcBorders>
            <w:shd w:val="clear" w:color="auto" w:fill="auto"/>
            <w:noWrap/>
            <w:hideMark/>
            <w:tcPrChange w:id="2120"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46802348" w14:textId="044DC41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21" w:author="Daniel Noble" w:date="2025-04-02T13:21:00Z" w16du:dateUtc="2025-04-02T02:21:00Z">
              <w:r w:rsidRPr="007B4784">
                <w:rPr>
                  <w:rFonts w:ascii="Times New Roman" w:hAnsi="Times New Roman" w:cs="Times New Roman"/>
                  <w:color w:val="000000"/>
                  <w:kern w:val="0"/>
                  <w:sz w:val="24"/>
                  <w:szCs w:val="24"/>
                  <w:lang w:val="en-GB"/>
                  <w:rPrChange w:id="2122" w:author="Daniel Noble" w:date="2025-04-02T13:21:00Z" w16du:dateUtc="2025-04-02T02:21:00Z">
                    <w:rPr>
                      <w:rFonts w:ascii="Aptos Narrow" w:hAnsi="Aptos Narrow" w:cs="Aptos Narrow"/>
                      <w:color w:val="000000"/>
                      <w:kern w:val="0"/>
                      <w:sz w:val="24"/>
                      <w:szCs w:val="24"/>
                      <w:lang w:val="en-GB"/>
                    </w:rPr>
                  </w:rPrChange>
                </w:rPr>
                <w:t>93</w:t>
              </w:r>
            </w:ins>
            <w:del w:id="2123"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93</w:delText>
              </w:r>
            </w:del>
          </w:p>
        </w:tc>
        <w:tc>
          <w:tcPr>
            <w:tcW w:w="1280" w:type="dxa"/>
            <w:tcBorders>
              <w:top w:val="nil"/>
              <w:left w:val="nil"/>
              <w:bottom w:val="single" w:sz="4" w:space="0" w:color="auto"/>
              <w:right w:val="single" w:sz="4" w:space="0" w:color="auto"/>
            </w:tcBorders>
            <w:shd w:val="clear" w:color="auto" w:fill="auto"/>
            <w:noWrap/>
            <w:hideMark/>
            <w:tcPrChange w:id="2124" w:author="Daniel Noble" w:date="2025-04-02T13:21:00Z" w16du:dateUtc="2025-04-02T02:21: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3CD66D21" w14:textId="0CE3E25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25" w:author="Daniel Noble" w:date="2025-04-02T13:21:00Z" w16du:dateUtc="2025-04-02T02:21:00Z">
              <w:r w:rsidRPr="007B4784">
                <w:rPr>
                  <w:rFonts w:ascii="Times New Roman" w:hAnsi="Times New Roman" w:cs="Times New Roman"/>
                  <w:color w:val="000000"/>
                  <w:kern w:val="0"/>
                  <w:sz w:val="24"/>
                  <w:szCs w:val="24"/>
                  <w:lang w:val="en-GB"/>
                  <w:rPrChange w:id="2126" w:author="Daniel Noble" w:date="2025-04-02T13:21:00Z" w16du:dateUtc="2025-04-02T02:21:00Z">
                    <w:rPr>
                      <w:rFonts w:ascii="Aptos Narrow" w:hAnsi="Aptos Narrow" w:cs="Aptos Narrow"/>
                      <w:color w:val="000000"/>
                      <w:kern w:val="0"/>
                      <w:sz w:val="24"/>
                      <w:szCs w:val="24"/>
                      <w:lang w:val="en-GB"/>
                    </w:rPr>
                  </w:rPrChange>
                </w:rPr>
                <w:t>0.662</w:t>
              </w:r>
            </w:ins>
            <w:del w:id="2127" w:author="Daniel Noble" w:date="2025-04-02T13:21:00Z" w16du:dateUtc="2025-04-02T02:21:00Z">
              <w:r w:rsidRPr="007B4784" w:rsidDel="0042579D">
                <w:rPr>
                  <w:rFonts w:ascii="Times New Roman" w:eastAsia="Times New Roman" w:hAnsi="Times New Roman" w:cs="Times New Roman"/>
                  <w:color w:val="000000"/>
                  <w:sz w:val="24"/>
                  <w:szCs w:val="24"/>
                  <w:lang w:eastAsia="en-AU"/>
                </w:rPr>
                <w:delText>0.9575</w:delText>
              </w:r>
            </w:del>
          </w:p>
        </w:tc>
      </w:tr>
    </w:tbl>
    <w:p w14:paraId="7AD927D7" w14:textId="77777777" w:rsidR="0067260A" w:rsidRDefault="0067260A" w:rsidP="0067260A"/>
    <w:p w14:paraId="77DA54EB" w14:textId="77777777" w:rsidR="0067260A" w:rsidRDefault="0067260A" w:rsidP="0067260A">
      <w:pPr>
        <w:spacing w:line="480" w:lineRule="auto"/>
        <w:rPr>
          <w:rFonts w:ascii="Times New Roman" w:hAnsi="Times New Roman" w:cs="Times New Roman"/>
          <w:b/>
          <w:bCs/>
          <w:sz w:val="24"/>
          <w:szCs w:val="24"/>
        </w:rPr>
      </w:pPr>
    </w:p>
    <w:p w14:paraId="0DF8B848" w14:textId="77777777" w:rsidR="0067260A" w:rsidRDefault="0067260A" w:rsidP="0067260A">
      <w:pPr>
        <w:spacing w:line="480" w:lineRule="auto"/>
        <w:rPr>
          <w:rFonts w:ascii="Times New Roman" w:hAnsi="Times New Roman" w:cs="Times New Roman"/>
          <w:b/>
          <w:bCs/>
          <w:sz w:val="24"/>
          <w:szCs w:val="24"/>
        </w:rPr>
      </w:pPr>
    </w:p>
    <w:p w14:paraId="19C24DD8" w14:textId="77777777" w:rsidR="0067260A" w:rsidRDefault="0067260A" w:rsidP="0067260A">
      <w:pPr>
        <w:spacing w:line="480" w:lineRule="auto"/>
        <w:rPr>
          <w:rFonts w:ascii="Times New Roman" w:hAnsi="Times New Roman" w:cs="Times New Roman"/>
          <w:b/>
          <w:bCs/>
          <w:sz w:val="24"/>
          <w:szCs w:val="24"/>
        </w:rPr>
      </w:pPr>
    </w:p>
    <w:p w14:paraId="4E3106F9" w14:textId="73B2B522" w:rsidR="0067260A" w:rsidRPr="00B355FD" w:rsidRDefault="0067260A" w:rsidP="0067260A">
      <w:pPr>
        <w:spacing w:line="480" w:lineRule="auto"/>
        <w:rPr>
          <w:rFonts w:ascii="Times New Roman" w:hAnsi="Times New Roman" w:cs="Times New Roman"/>
          <w:sz w:val="24"/>
          <w:szCs w:val="24"/>
        </w:rPr>
      </w:pPr>
      <w:commentRangeStart w:id="2128"/>
      <w:r w:rsidRPr="00B355FD">
        <w:rPr>
          <w:rFonts w:ascii="Times New Roman" w:hAnsi="Times New Roman" w:cs="Times New Roman"/>
          <w:b/>
          <w:bCs/>
          <w:sz w:val="24"/>
          <w:szCs w:val="24"/>
        </w:rPr>
        <w:lastRenderedPageBreak/>
        <w:t>Table S23 Re</w:t>
      </w:r>
      <w:commentRangeEnd w:id="2128"/>
      <w:r w:rsidR="00CF3862">
        <w:rPr>
          <w:rStyle w:val="CommentReference"/>
        </w:rPr>
        <w:commentReference w:id="2128"/>
      </w:r>
      <w:r w:rsidRPr="00B355FD">
        <w:rPr>
          <w:rFonts w:ascii="Times New Roman" w:hAnsi="Times New Roman" w:cs="Times New Roman"/>
          <w:b/>
          <w:bCs/>
          <w:sz w:val="24"/>
          <w:szCs w:val="24"/>
        </w:rPr>
        <w:t xml:space="preserve">sults of the meta-regression of the overall data set with taxonomic </w:t>
      </w:r>
      <w:del w:id="2129" w:author="Daniel Noble" w:date="2025-02-21T14:47:00Z" w16du:dateUtc="2025-02-21T03:47:00Z">
        <w:r w:rsidRPr="00B355FD" w:rsidDel="004075FC">
          <w:rPr>
            <w:rFonts w:ascii="Times New Roman" w:hAnsi="Times New Roman" w:cs="Times New Roman"/>
            <w:b/>
            <w:bCs/>
            <w:sz w:val="24"/>
            <w:szCs w:val="24"/>
          </w:rPr>
          <w:delText xml:space="preserve">class </w:delText>
        </w:r>
      </w:del>
      <w:ins w:id="2130" w:author="Daniel Noble" w:date="2025-02-21T14:47:00Z" w16du:dateUtc="2025-02-21T03:47:00Z">
        <w:r w:rsidR="004075FC">
          <w:rPr>
            <w:rFonts w:ascii="Times New Roman" w:hAnsi="Times New Roman" w:cs="Times New Roman"/>
            <w:b/>
            <w:bCs/>
            <w:sz w:val="24"/>
            <w:szCs w:val="24"/>
          </w:rPr>
          <w:t>group (invertebrates vs vertebrates)</w:t>
        </w:r>
        <w:r w:rsidR="004075FC" w:rsidRPr="00B355FD">
          <w:rPr>
            <w:rFonts w:ascii="Times New Roman" w:hAnsi="Times New Roman" w:cs="Times New Roman"/>
            <w:b/>
            <w:bCs/>
            <w:sz w:val="24"/>
            <w:szCs w:val="24"/>
          </w:rPr>
          <w:t xml:space="preserve"> </w:t>
        </w:r>
      </w:ins>
      <w:r w:rsidRPr="00B355FD">
        <w:rPr>
          <w:rFonts w:ascii="Times New Roman" w:hAnsi="Times New Roman" w:cs="Times New Roman"/>
          <w:b/>
          <w:bCs/>
          <w:sz w:val="24"/>
          <w:szCs w:val="24"/>
        </w:rPr>
        <w:t xml:space="preserve">as the moderator. </w:t>
      </w:r>
      <w:r w:rsidRPr="00B355FD">
        <w:rPr>
          <w:rFonts w:ascii="Times New Roman" w:hAnsi="Times New Roman" w:cs="Times New Roman"/>
          <w:sz w:val="24"/>
          <w:szCs w:val="24"/>
        </w:rPr>
        <w:t>Number of studies, species and effect sizes are totals from the overall data set.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 xml:space="preserve">. </w:t>
      </w:r>
    </w:p>
    <w:tbl>
      <w:tblPr>
        <w:tblW w:w="13948" w:type="dxa"/>
        <w:jc w:val="center"/>
        <w:tblLook w:val="04A0" w:firstRow="1" w:lastRow="0" w:firstColumn="1" w:lastColumn="0" w:noHBand="0" w:noVBand="1"/>
      </w:tblPr>
      <w:tblGrid>
        <w:gridCol w:w="3191"/>
        <w:gridCol w:w="1235"/>
        <w:gridCol w:w="1236"/>
        <w:gridCol w:w="1367"/>
        <w:gridCol w:w="1596"/>
        <w:gridCol w:w="1236"/>
        <w:gridCol w:w="1480"/>
        <w:gridCol w:w="1236"/>
        <w:gridCol w:w="1371"/>
      </w:tblGrid>
      <w:tr w:rsidR="00BB3AC9" w:rsidRPr="000E78C3" w14:paraId="5747D0EC" w14:textId="77777777" w:rsidTr="007B4784">
        <w:trPr>
          <w:trHeight w:val="312"/>
          <w:jc w:val="center"/>
        </w:trPr>
        <w:tc>
          <w:tcPr>
            <w:tcW w:w="3193"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9E55E71"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Overall Data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36" w:type="dxa"/>
            <w:tcBorders>
              <w:top w:val="single" w:sz="4" w:space="0" w:color="auto"/>
              <w:left w:val="nil"/>
              <w:bottom w:val="single" w:sz="4" w:space="0" w:color="auto"/>
              <w:right w:val="single" w:sz="4" w:space="0" w:color="auto"/>
            </w:tcBorders>
            <w:shd w:val="clear" w:color="000000" w:fill="8EA9DB"/>
            <w:noWrap/>
            <w:vAlign w:val="bottom"/>
            <w:hideMark/>
          </w:tcPr>
          <w:p w14:paraId="7F64E2AC"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36" w:type="dxa"/>
            <w:tcBorders>
              <w:top w:val="single" w:sz="4" w:space="0" w:color="auto"/>
              <w:left w:val="nil"/>
              <w:bottom w:val="single" w:sz="4" w:space="0" w:color="auto"/>
              <w:right w:val="single" w:sz="4" w:space="0" w:color="auto"/>
            </w:tcBorders>
            <w:shd w:val="clear" w:color="000000" w:fill="8EA9DB"/>
            <w:noWrap/>
            <w:vAlign w:val="bottom"/>
            <w:hideMark/>
          </w:tcPr>
          <w:p w14:paraId="5C58E79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367" w:type="dxa"/>
            <w:tcBorders>
              <w:top w:val="single" w:sz="4" w:space="0" w:color="auto"/>
              <w:left w:val="nil"/>
              <w:bottom w:val="single" w:sz="4" w:space="0" w:color="auto"/>
              <w:right w:val="single" w:sz="4" w:space="0" w:color="auto"/>
            </w:tcBorders>
            <w:shd w:val="clear" w:color="000000" w:fill="8EA9DB"/>
            <w:noWrap/>
            <w:vAlign w:val="bottom"/>
            <w:hideMark/>
          </w:tcPr>
          <w:p w14:paraId="59B905C9"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597" w:type="dxa"/>
            <w:tcBorders>
              <w:top w:val="single" w:sz="4" w:space="0" w:color="auto"/>
              <w:left w:val="nil"/>
              <w:bottom w:val="single" w:sz="4" w:space="0" w:color="auto"/>
              <w:right w:val="single" w:sz="4" w:space="0" w:color="auto"/>
            </w:tcBorders>
            <w:shd w:val="clear" w:color="000000" w:fill="8EA9DB"/>
            <w:noWrap/>
            <w:vAlign w:val="bottom"/>
            <w:hideMark/>
          </w:tcPr>
          <w:p w14:paraId="2A1FD4E0"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36" w:type="dxa"/>
            <w:tcBorders>
              <w:top w:val="single" w:sz="4" w:space="0" w:color="auto"/>
              <w:left w:val="nil"/>
              <w:bottom w:val="single" w:sz="4" w:space="0" w:color="auto"/>
              <w:right w:val="single" w:sz="4" w:space="0" w:color="auto"/>
            </w:tcBorders>
            <w:shd w:val="clear" w:color="000000" w:fill="8EA9DB"/>
            <w:noWrap/>
            <w:vAlign w:val="bottom"/>
            <w:hideMark/>
          </w:tcPr>
          <w:p w14:paraId="22365B96"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481" w:type="dxa"/>
            <w:tcBorders>
              <w:top w:val="single" w:sz="4" w:space="0" w:color="auto"/>
              <w:left w:val="nil"/>
              <w:bottom w:val="single" w:sz="4" w:space="0" w:color="auto"/>
              <w:right w:val="single" w:sz="4" w:space="0" w:color="auto"/>
            </w:tcBorders>
            <w:shd w:val="clear" w:color="000000" w:fill="8EA9DB"/>
            <w:noWrap/>
            <w:vAlign w:val="bottom"/>
            <w:hideMark/>
          </w:tcPr>
          <w:p w14:paraId="1A64448A"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36" w:type="dxa"/>
            <w:tcBorders>
              <w:top w:val="single" w:sz="4" w:space="0" w:color="auto"/>
              <w:left w:val="nil"/>
              <w:bottom w:val="single" w:sz="4" w:space="0" w:color="auto"/>
              <w:right w:val="single" w:sz="4" w:space="0" w:color="auto"/>
            </w:tcBorders>
            <w:shd w:val="clear" w:color="000000" w:fill="8EA9DB"/>
            <w:noWrap/>
            <w:vAlign w:val="bottom"/>
            <w:hideMark/>
          </w:tcPr>
          <w:p w14:paraId="13A61AB5"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366" w:type="dxa"/>
            <w:tcBorders>
              <w:top w:val="single" w:sz="4" w:space="0" w:color="auto"/>
              <w:left w:val="nil"/>
              <w:bottom w:val="single" w:sz="4" w:space="0" w:color="auto"/>
              <w:right w:val="single" w:sz="4" w:space="0" w:color="auto"/>
            </w:tcBorders>
            <w:shd w:val="clear" w:color="000000" w:fill="8EA9DB"/>
            <w:noWrap/>
            <w:vAlign w:val="bottom"/>
            <w:hideMark/>
          </w:tcPr>
          <w:p w14:paraId="665B4A8C"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7B4784" w:rsidRPr="000E78C3" w14:paraId="0E048055" w14:textId="77777777" w:rsidTr="007B4784">
        <w:trPr>
          <w:trHeight w:val="288"/>
          <w:jc w:val="center"/>
        </w:trPr>
        <w:tc>
          <w:tcPr>
            <w:tcW w:w="3193" w:type="dxa"/>
            <w:tcBorders>
              <w:top w:val="nil"/>
              <w:left w:val="single" w:sz="4" w:space="0" w:color="auto"/>
              <w:bottom w:val="single" w:sz="4" w:space="0" w:color="auto"/>
              <w:right w:val="single" w:sz="4" w:space="0" w:color="auto"/>
            </w:tcBorders>
            <w:shd w:val="clear" w:color="000000" w:fill="D9E1F2"/>
            <w:noWrap/>
            <w:vAlign w:val="bottom"/>
            <w:hideMark/>
          </w:tcPr>
          <w:p w14:paraId="7926D56F" w14:textId="4EB5BB21" w:rsidR="007B4784" w:rsidRPr="00B355FD" w:rsidRDefault="007B4784" w:rsidP="007B4784">
            <w:pPr>
              <w:spacing w:after="0" w:line="276" w:lineRule="auto"/>
              <w:rPr>
                <w:rFonts w:ascii="Times New Roman" w:eastAsia="Times New Roman" w:hAnsi="Times New Roman" w:cs="Times New Roman"/>
                <w:b/>
                <w:bCs/>
                <w:color w:val="000000"/>
                <w:sz w:val="24"/>
                <w:szCs w:val="24"/>
                <w:lang w:eastAsia="en-AU"/>
              </w:rPr>
            </w:pPr>
            <w:del w:id="2131" w:author="Daniel Noble" w:date="2025-02-21T14:42:00Z" w16du:dateUtc="2025-02-21T03:42:00Z">
              <w:r w:rsidDel="00BB3AC9">
                <w:rPr>
                  <w:rFonts w:ascii="Times New Roman" w:eastAsia="Times New Roman" w:hAnsi="Times New Roman" w:cs="Times New Roman"/>
                  <w:b/>
                  <w:bCs/>
                  <w:color w:val="000000"/>
                  <w:sz w:val="24"/>
                  <w:szCs w:val="24"/>
                  <w:lang w:eastAsia="en-AU"/>
                </w:rPr>
                <w:delText>Inver</w:delText>
              </w:r>
            </w:del>
            <w:ins w:id="2132" w:author="Daniel Noble" w:date="2025-02-21T14:42:00Z" w16du:dateUtc="2025-02-21T03:42:00Z">
              <w:r>
                <w:rPr>
                  <w:rFonts w:ascii="Times New Roman" w:eastAsia="Times New Roman" w:hAnsi="Times New Roman" w:cs="Times New Roman"/>
                  <w:b/>
                  <w:bCs/>
                  <w:color w:val="000000"/>
                  <w:sz w:val="24"/>
                  <w:szCs w:val="24"/>
                  <w:lang w:eastAsia="en-AU"/>
                </w:rPr>
                <w:t>Invertebrates</w:t>
              </w:r>
            </w:ins>
          </w:p>
        </w:tc>
        <w:tc>
          <w:tcPr>
            <w:tcW w:w="1236" w:type="dxa"/>
            <w:tcBorders>
              <w:top w:val="nil"/>
              <w:left w:val="nil"/>
              <w:bottom w:val="single" w:sz="4" w:space="0" w:color="auto"/>
              <w:right w:val="single" w:sz="4" w:space="0" w:color="auto"/>
            </w:tcBorders>
            <w:shd w:val="clear" w:color="auto" w:fill="auto"/>
            <w:noWrap/>
            <w:vAlign w:val="bottom"/>
            <w:hideMark/>
          </w:tcPr>
          <w:p w14:paraId="61D6EC26" w14:textId="20D731FE" w:rsidR="007B4784" w:rsidRPr="00B355FD" w:rsidRDefault="007B4784" w:rsidP="007B4784">
            <w:pPr>
              <w:spacing w:after="0" w:line="276" w:lineRule="auto"/>
              <w:jc w:val="center"/>
              <w:rPr>
                <w:rFonts w:ascii="Times New Roman" w:eastAsia="Times New Roman" w:hAnsi="Times New Roman" w:cs="Times New Roman"/>
                <w:color w:val="000000"/>
                <w:sz w:val="24"/>
                <w:szCs w:val="24"/>
                <w:lang w:eastAsia="en-AU"/>
              </w:rPr>
            </w:pPr>
            <w:del w:id="2133" w:author="Daniel Noble" w:date="2025-02-21T14:44:00Z" w16du:dateUtc="2025-02-21T03:44:00Z">
              <w:r w:rsidRPr="00B355FD" w:rsidDel="00BB3AC9">
                <w:rPr>
                  <w:rFonts w:ascii="Times New Roman" w:eastAsia="Times New Roman" w:hAnsi="Times New Roman" w:cs="Times New Roman"/>
                  <w:color w:val="000000"/>
                  <w:sz w:val="24"/>
                  <w:szCs w:val="24"/>
                  <w:lang w:eastAsia="en-AU"/>
                </w:rPr>
                <w:delText>2</w:delText>
              </w:r>
            </w:del>
            <w:ins w:id="2134" w:author="Daniel Noble" w:date="2025-02-21T14:44:00Z" w16du:dateUtc="2025-02-21T03:44:00Z">
              <w:r>
                <w:rPr>
                  <w:rFonts w:ascii="Times New Roman" w:eastAsia="Times New Roman" w:hAnsi="Times New Roman" w:cs="Times New Roman"/>
                  <w:color w:val="000000"/>
                  <w:sz w:val="24"/>
                  <w:szCs w:val="24"/>
                  <w:lang w:eastAsia="en-AU"/>
                </w:rPr>
                <w:t>37</w:t>
              </w:r>
            </w:ins>
          </w:p>
        </w:tc>
        <w:tc>
          <w:tcPr>
            <w:tcW w:w="1236" w:type="dxa"/>
            <w:tcBorders>
              <w:top w:val="nil"/>
              <w:left w:val="nil"/>
              <w:bottom w:val="single" w:sz="4" w:space="0" w:color="auto"/>
              <w:right w:val="single" w:sz="4" w:space="0" w:color="auto"/>
            </w:tcBorders>
            <w:shd w:val="clear" w:color="auto" w:fill="auto"/>
            <w:noWrap/>
            <w:vAlign w:val="bottom"/>
            <w:hideMark/>
          </w:tcPr>
          <w:p w14:paraId="0D2E4C25" w14:textId="099AE68C" w:rsidR="007B4784" w:rsidRPr="00B355FD" w:rsidRDefault="007B4784" w:rsidP="007B4784">
            <w:pPr>
              <w:spacing w:after="0" w:line="276" w:lineRule="auto"/>
              <w:jc w:val="center"/>
              <w:rPr>
                <w:rFonts w:ascii="Times New Roman" w:eastAsia="Times New Roman" w:hAnsi="Times New Roman" w:cs="Times New Roman"/>
                <w:color w:val="000000"/>
                <w:sz w:val="24"/>
                <w:szCs w:val="24"/>
                <w:lang w:eastAsia="en-AU"/>
              </w:rPr>
            </w:pPr>
            <w:r w:rsidRPr="00B355FD">
              <w:rPr>
                <w:rFonts w:ascii="Times New Roman" w:eastAsia="Times New Roman" w:hAnsi="Times New Roman" w:cs="Times New Roman"/>
                <w:color w:val="000000"/>
                <w:sz w:val="24"/>
                <w:szCs w:val="24"/>
                <w:lang w:eastAsia="en-AU"/>
              </w:rPr>
              <w:t>3</w:t>
            </w:r>
            <w:ins w:id="2135" w:author="Daniel Noble" w:date="2025-02-21T14:45:00Z" w16du:dateUtc="2025-02-21T03:45:00Z">
              <w:r>
                <w:rPr>
                  <w:rFonts w:ascii="Times New Roman" w:eastAsia="Times New Roman" w:hAnsi="Times New Roman" w:cs="Times New Roman"/>
                  <w:color w:val="000000"/>
                  <w:sz w:val="24"/>
                  <w:szCs w:val="24"/>
                  <w:lang w:eastAsia="en-AU"/>
                </w:rPr>
                <w:t>2</w:t>
              </w:r>
            </w:ins>
          </w:p>
        </w:tc>
        <w:tc>
          <w:tcPr>
            <w:tcW w:w="1367" w:type="dxa"/>
            <w:tcBorders>
              <w:top w:val="nil"/>
              <w:left w:val="nil"/>
              <w:bottom w:val="single" w:sz="4" w:space="0" w:color="auto"/>
              <w:right w:val="single" w:sz="4" w:space="0" w:color="auto"/>
            </w:tcBorders>
            <w:shd w:val="clear" w:color="auto" w:fill="auto"/>
            <w:noWrap/>
            <w:vAlign w:val="bottom"/>
            <w:hideMark/>
          </w:tcPr>
          <w:p w14:paraId="442BCEDB" w14:textId="471913C5" w:rsidR="007B4784" w:rsidRPr="00B355FD" w:rsidRDefault="007B4784" w:rsidP="007B4784">
            <w:pPr>
              <w:spacing w:after="0" w:line="276" w:lineRule="auto"/>
              <w:jc w:val="center"/>
              <w:rPr>
                <w:rFonts w:ascii="Times New Roman" w:eastAsia="Times New Roman" w:hAnsi="Times New Roman" w:cs="Times New Roman"/>
                <w:color w:val="000000"/>
                <w:sz w:val="24"/>
                <w:szCs w:val="24"/>
                <w:lang w:eastAsia="en-AU"/>
              </w:rPr>
            </w:pPr>
            <w:del w:id="2136" w:author="Daniel Noble" w:date="2025-02-21T14:45:00Z" w16du:dateUtc="2025-02-21T03:45:00Z">
              <w:r w:rsidRPr="00B355FD" w:rsidDel="00BB3AC9">
                <w:rPr>
                  <w:rFonts w:ascii="Times New Roman" w:eastAsia="Times New Roman" w:hAnsi="Times New Roman" w:cs="Times New Roman"/>
                  <w:color w:val="000000"/>
                  <w:sz w:val="24"/>
                  <w:szCs w:val="24"/>
                  <w:lang w:eastAsia="en-AU"/>
                </w:rPr>
                <w:delText>11</w:delText>
              </w:r>
            </w:del>
            <w:ins w:id="2137" w:author="Daniel Noble" w:date="2025-02-21T14:45:00Z" w16du:dateUtc="2025-02-21T03:45:00Z">
              <w:r>
                <w:rPr>
                  <w:rFonts w:ascii="Times New Roman" w:eastAsia="Times New Roman" w:hAnsi="Times New Roman" w:cs="Times New Roman"/>
                  <w:color w:val="000000"/>
                  <w:sz w:val="24"/>
                  <w:szCs w:val="24"/>
                  <w:lang w:eastAsia="en-AU"/>
                </w:rPr>
                <w:t>162</w:t>
              </w:r>
            </w:ins>
          </w:p>
        </w:tc>
        <w:tc>
          <w:tcPr>
            <w:tcW w:w="1597" w:type="dxa"/>
            <w:tcBorders>
              <w:top w:val="nil"/>
              <w:left w:val="nil"/>
              <w:bottom w:val="single" w:sz="4" w:space="0" w:color="auto"/>
              <w:right w:val="single" w:sz="4" w:space="0" w:color="auto"/>
            </w:tcBorders>
            <w:shd w:val="clear" w:color="auto" w:fill="auto"/>
            <w:noWrap/>
            <w:vAlign w:val="bottom"/>
            <w:hideMark/>
          </w:tcPr>
          <w:p w14:paraId="5FAB6FDD" w14:textId="49965557"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38" w:author="Daniel Noble" w:date="2025-04-02T13:22:00Z" w16du:dateUtc="2025-04-02T02:22:00Z">
              <w:r w:rsidRPr="007B4784">
                <w:rPr>
                  <w:rFonts w:ascii="Times New Roman" w:hAnsi="Times New Roman" w:cs="Times New Roman"/>
                  <w:color w:val="000000"/>
                  <w:rPrChange w:id="2139" w:author="Daniel Noble" w:date="2025-04-02T13:22:00Z" w16du:dateUtc="2025-04-02T02:22:00Z">
                    <w:rPr>
                      <w:rFonts w:ascii="Aptos Narrow" w:hAnsi="Aptos Narrow"/>
                      <w:color w:val="000000"/>
                    </w:rPr>
                  </w:rPrChange>
                </w:rPr>
                <w:t>0.002</w:t>
              </w:r>
            </w:ins>
            <w:del w:id="2140" w:author="Daniel Noble" w:date="2025-02-21T14:45:00Z" w16du:dateUtc="2025-02-21T03:45:00Z">
              <w:r w:rsidRPr="007B4784" w:rsidDel="00BB3AC9">
                <w:rPr>
                  <w:rFonts w:ascii="Times New Roman" w:eastAsia="Times New Roman" w:hAnsi="Times New Roman" w:cs="Times New Roman"/>
                  <w:color w:val="000000"/>
                  <w:sz w:val="24"/>
                  <w:szCs w:val="24"/>
                  <w:lang w:eastAsia="en-AU"/>
                </w:rPr>
                <w:delText>0.0029</w:delText>
              </w:r>
            </w:del>
          </w:p>
        </w:tc>
        <w:tc>
          <w:tcPr>
            <w:tcW w:w="1236" w:type="dxa"/>
            <w:tcBorders>
              <w:top w:val="nil"/>
              <w:left w:val="nil"/>
              <w:bottom w:val="single" w:sz="4" w:space="0" w:color="auto"/>
              <w:right w:val="single" w:sz="4" w:space="0" w:color="auto"/>
            </w:tcBorders>
            <w:shd w:val="clear" w:color="auto" w:fill="auto"/>
            <w:noWrap/>
            <w:vAlign w:val="bottom"/>
            <w:hideMark/>
          </w:tcPr>
          <w:p w14:paraId="4EEF55FD" w14:textId="7854CE5A"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41" w:author="Daniel Noble" w:date="2025-04-02T13:22:00Z" w16du:dateUtc="2025-04-02T02:22:00Z">
              <w:r w:rsidRPr="007B4784">
                <w:rPr>
                  <w:rFonts w:ascii="Times New Roman" w:hAnsi="Times New Roman" w:cs="Times New Roman"/>
                  <w:color w:val="000000"/>
                  <w:rPrChange w:id="2142" w:author="Daniel Noble" w:date="2025-04-02T13:22:00Z" w16du:dateUtc="2025-04-02T02:22:00Z">
                    <w:rPr>
                      <w:rFonts w:ascii="Aptos Narrow" w:hAnsi="Aptos Narrow"/>
                      <w:color w:val="000000"/>
                    </w:rPr>
                  </w:rPrChange>
                </w:rPr>
                <w:t>-0.014</w:t>
              </w:r>
            </w:ins>
            <w:del w:id="2143" w:author="Daniel Noble" w:date="2025-02-21T14:45:00Z" w16du:dateUtc="2025-02-21T03:45:00Z">
              <w:r w:rsidRPr="007B4784" w:rsidDel="00BB3AC9">
                <w:rPr>
                  <w:rFonts w:ascii="Times New Roman" w:eastAsia="Times New Roman" w:hAnsi="Times New Roman" w:cs="Times New Roman"/>
                  <w:color w:val="000000"/>
                  <w:sz w:val="24"/>
                  <w:szCs w:val="24"/>
                  <w:lang w:eastAsia="en-AU"/>
                </w:rPr>
                <w:delText>-0.0485</w:delText>
              </w:r>
            </w:del>
          </w:p>
        </w:tc>
        <w:tc>
          <w:tcPr>
            <w:tcW w:w="1481" w:type="dxa"/>
            <w:tcBorders>
              <w:top w:val="nil"/>
              <w:left w:val="nil"/>
              <w:bottom w:val="single" w:sz="4" w:space="0" w:color="auto"/>
              <w:right w:val="single" w:sz="4" w:space="0" w:color="auto"/>
            </w:tcBorders>
            <w:shd w:val="clear" w:color="auto" w:fill="auto"/>
            <w:noWrap/>
            <w:vAlign w:val="bottom"/>
            <w:hideMark/>
          </w:tcPr>
          <w:p w14:paraId="4EC2A98B" w14:textId="2AD9739E"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44" w:author="Daniel Noble" w:date="2025-04-02T13:22:00Z" w16du:dateUtc="2025-04-02T02:22:00Z">
              <w:r w:rsidRPr="007B4784">
                <w:rPr>
                  <w:rFonts w:ascii="Times New Roman" w:hAnsi="Times New Roman" w:cs="Times New Roman"/>
                  <w:color w:val="000000"/>
                  <w:rPrChange w:id="2145" w:author="Daniel Noble" w:date="2025-04-02T13:22:00Z" w16du:dateUtc="2025-04-02T02:22:00Z">
                    <w:rPr>
                      <w:rFonts w:ascii="Aptos Narrow" w:hAnsi="Aptos Narrow"/>
                      <w:color w:val="000000"/>
                    </w:rPr>
                  </w:rPrChange>
                </w:rPr>
                <w:t>0.018</w:t>
              </w:r>
            </w:ins>
            <w:del w:id="2146" w:author="Daniel Noble" w:date="2025-02-21T14:45:00Z" w16du:dateUtc="2025-02-21T03:45:00Z">
              <w:r w:rsidRPr="007B4784" w:rsidDel="00BB3AC9">
                <w:rPr>
                  <w:rFonts w:ascii="Times New Roman" w:eastAsia="Times New Roman" w:hAnsi="Times New Roman" w:cs="Times New Roman"/>
                  <w:color w:val="000000"/>
                  <w:sz w:val="24"/>
                  <w:szCs w:val="24"/>
                  <w:lang w:eastAsia="en-AU"/>
                </w:rPr>
                <w:delText>0.0544</w:delText>
              </w:r>
            </w:del>
          </w:p>
        </w:tc>
        <w:tc>
          <w:tcPr>
            <w:tcW w:w="1236" w:type="dxa"/>
            <w:tcBorders>
              <w:top w:val="nil"/>
              <w:left w:val="nil"/>
              <w:bottom w:val="single" w:sz="4" w:space="0" w:color="auto"/>
              <w:right w:val="single" w:sz="4" w:space="0" w:color="auto"/>
            </w:tcBorders>
            <w:shd w:val="clear" w:color="auto" w:fill="auto"/>
            <w:noWrap/>
            <w:vAlign w:val="bottom"/>
            <w:hideMark/>
          </w:tcPr>
          <w:p w14:paraId="1CEF2326" w14:textId="5B10997C"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47" w:author="Daniel Noble" w:date="2025-04-02T13:22:00Z" w16du:dateUtc="2025-04-02T02:22:00Z">
              <w:r w:rsidRPr="007B4784">
                <w:rPr>
                  <w:rFonts w:ascii="Times New Roman" w:hAnsi="Times New Roman" w:cs="Times New Roman"/>
                  <w:color w:val="000000"/>
                  <w:rPrChange w:id="2148" w:author="Daniel Noble" w:date="2025-04-02T13:22:00Z" w16du:dateUtc="2025-04-02T02:22:00Z">
                    <w:rPr>
                      <w:rFonts w:ascii="Aptos Narrow" w:hAnsi="Aptos Narrow"/>
                      <w:color w:val="000000"/>
                    </w:rPr>
                  </w:rPrChange>
                </w:rPr>
                <w:t>210</w:t>
              </w:r>
            </w:ins>
            <w:del w:id="2149" w:author="Daniel Noble" w:date="2025-02-21T14:46:00Z" w16du:dateUtc="2025-02-21T03:46:00Z">
              <w:r w:rsidRPr="007B4784" w:rsidDel="00BB3AC9">
                <w:rPr>
                  <w:rFonts w:ascii="Times New Roman" w:eastAsia="Times New Roman" w:hAnsi="Times New Roman" w:cs="Times New Roman"/>
                  <w:color w:val="000000"/>
                  <w:sz w:val="24"/>
                  <w:szCs w:val="24"/>
                  <w:lang w:eastAsia="en-AU"/>
                </w:rPr>
                <w:delText>23</w:delText>
              </w:r>
            </w:del>
          </w:p>
        </w:tc>
        <w:tc>
          <w:tcPr>
            <w:tcW w:w="1366" w:type="dxa"/>
            <w:tcBorders>
              <w:top w:val="nil"/>
              <w:left w:val="nil"/>
              <w:bottom w:val="single" w:sz="4" w:space="0" w:color="auto"/>
              <w:right w:val="single" w:sz="4" w:space="0" w:color="auto"/>
            </w:tcBorders>
            <w:shd w:val="clear" w:color="auto" w:fill="auto"/>
            <w:noWrap/>
            <w:vAlign w:val="bottom"/>
            <w:hideMark/>
          </w:tcPr>
          <w:p w14:paraId="1D2420A1" w14:textId="0766B317"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50" w:author="Daniel Noble" w:date="2025-04-02T13:22:00Z" w16du:dateUtc="2025-04-02T02:22:00Z">
              <w:r w:rsidRPr="007B4784">
                <w:rPr>
                  <w:rFonts w:ascii="Times New Roman" w:hAnsi="Times New Roman" w:cs="Times New Roman"/>
                  <w:color w:val="000000"/>
                  <w:rPrChange w:id="2151" w:author="Daniel Noble" w:date="2025-04-02T13:22:00Z" w16du:dateUtc="2025-04-02T02:22:00Z">
                    <w:rPr>
                      <w:rFonts w:ascii="Aptos Narrow" w:hAnsi="Aptos Narrow"/>
                      <w:color w:val="000000"/>
                    </w:rPr>
                  </w:rPrChange>
                </w:rPr>
                <w:t>0.801</w:t>
              </w:r>
            </w:ins>
            <w:del w:id="2152" w:author="Daniel Noble" w:date="2025-02-21T14:46:00Z" w16du:dateUtc="2025-02-21T03:46:00Z">
              <w:r w:rsidRPr="007B4784" w:rsidDel="00BB3AC9">
                <w:rPr>
                  <w:rFonts w:ascii="Times New Roman" w:eastAsia="Times New Roman" w:hAnsi="Times New Roman" w:cs="Times New Roman"/>
                  <w:color w:val="000000"/>
                  <w:sz w:val="24"/>
                  <w:szCs w:val="24"/>
                  <w:lang w:eastAsia="en-AU"/>
                </w:rPr>
                <w:delText>0.9069</w:delText>
              </w:r>
            </w:del>
          </w:p>
        </w:tc>
      </w:tr>
      <w:tr w:rsidR="007B4784" w:rsidRPr="000E78C3" w14:paraId="064AAE3D" w14:textId="77777777" w:rsidTr="007B4784">
        <w:trPr>
          <w:trHeight w:val="288"/>
          <w:jc w:val="center"/>
        </w:trPr>
        <w:tc>
          <w:tcPr>
            <w:tcW w:w="3193" w:type="dxa"/>
            <w:tcBorders>
              <w:top w:val="nil"/>
              <w:left w:val="single" w:sz="4" w:space="0" w:color="auto"/>
              <w:bottom w:val="single" w:sz="4" w:space="0" w:color="auto"/>
              <w:right w:val="single" w:sz="4" w:space="0" w:color="auto"/>
            </w:tcBorders>
            <w:shd w:val="clear" w:color="000000" w:fill="D9E1F2"/>
            <w:noWrap/>
            <w:vAlign w:val="bottom"/>
            <w:hideMark/>
          </w:tcPr>
          <w:p w14:paraId="5DBBE710" w14:textId="04748461" w:rsidR="007B4784" w:rsidRPr="00B355FD" w:rsidRDefault="007B4784" w:rsidP="007B4784">
            <w:pPr>
              <w:spacing w:after="0" w:line="276" w:lineRule="auto"/>
              <w:rPr>
                <w:rFonts w:ascii="Times New Roman" w:eastAsia="Times New Roman" w:hAnsi="Times New Roman" w:cs="Times New Roman"/>
                <w:b/>
                <w:bCs/>
                <w:color w:val="000000"/>
                <w:sz w:val="24"/>
                <w:szCs w:val="24"/>
                <w:lang w:eastAsia="en-AU"/>
              </w:rPr>
            </w:pPr>
            <w:del w:id="2153" w:author="Daniel Noble" w:date="2025-02-21T14:42:00Z" w16du:dateUtc="2025-02-21T03:42:00Z">
              <w:r w:rsidRPr="00B355FD" w:rsidDel="00BB3AC9">
                <w:rPr>
                  <w:rFonts w:ascii="Times New Roman" w:eastAsia="Times New Roman" w:hAnsi="Times New Roman" w:cs="Times New Roman"/>
                  <w:b/>
                  <w:bCs/>
                  <w:color w:val="000000"/>
                  <w:sz w:val="24"/>
                  <w:szCs w:val="24"/>
                  <w:lang w:eastAsia="en-AU"/>
                </w:rPr>
                <w:delText>Insecta</w:delText>
              </w:r>
            </w:del>
            <w:ins w:id="2154" w:author="Daniel Noble" w:date="2025-02-21T14:42:00Z" w16du:dateUtc="2025-02-21T03:42:00Z">
              <w:r>
                <w:rPr>
                  <w:rFonts w:ascii="Times New Roman" w:eastAsia="Times New Roman" w:hAnsi="Times New Roman" w:cs="Times New Roman"/>
                  <w:b/>
                  <w:bCs/>
                  <w:color w:val="000000"/>
                  <w:sz w:val="24"/>
                  <w:szCs w:val="24"/>
                  <w:lang w:eastAsia="en-AU"/>
                </w:rPr>
                <w:t>Vertebrates</w:t>
              </w:r>
            </w:ins>
          </w:p>
        </w:tc>
        <w:tc>
          <w:tcPr>
            <w:tcW w:w="1236" w:type="dxa"/>
            <w:tcBorders>
              <w:top w:val="nil"/>
              <w:left w:val="nil"/>
              <w:bottom w:val="single" w:sz="4" w:space="0" w:color="auto"/>
              <w:right w:val="single" w:sz="4" w:space="0" w:color="auto"/>
            </w:tcBorders>
            <w:shd w:val="clear" w:color="auto" w:fill="auto"/>
            <w:noWrap/>
            <w:vAlign w:val="bottom"/>
            <w:hideMark/>
          </w:tcPr>
          <w:p w14:paraId="0C9C34C5" w14:textId="55EE31E1" w:rsidR="007B4784" w:rsidRPr="00B355FD" w:rsidRDefault="007B4784" w:rsidP="007B4784">
            <w:pPr>
              <w:spacing w:after="0" w:line="276" w:lineRule="auto"/>
              <w:jc w:val="center"/>
              <w:rPr>
                <w:rFonts w:ascii="Times New Roman" w:eastAsia="Times New Roman" w:hAnsi="Times New Roman" w:cs="Times New Roman"/>
                <w:color w:val="000000"/>
                <w:sz w:val="24"/>
                <w:szCs w:val="24"/>
                <w:lang w:eastAsia="en-AU"/>
              </w:rPr>
            </w:pPr>
            <w:del w:id="2155" w:author="Daniel Noble" w:date="2025-02-21T14:44:00Z" w16du:dateUtc="2025-02-21T03:44:00Z">
              <w:r w:rsidRPr="00B355FD" w:rsidDel="00BB3AC9">
                <w:rPr>
                  <w:rFonts w:ascii="Times New Roman" w:eastAsia="Times New Roman" w:hAnsi="Times New Roman" w:cs="Times New Roman"/>
                  <w:color w:val="000000"/>
                  <w:sz w:val="24"/>
                  <w:szCs w:val="24"/>
                  <w:lang w:eastAsia="en-AU"/>
                </w:rPr>
                <w:delText>25</w:delText>
              </w:r>
            </w:del>
            <w:ins w:id="2156" w:author="Daniel Noble" w:date="2025-02-21T14:44:00Z" w16du:dateUtc="2025-02-21T03:44:00Z">
              <w:r>
                <w:rPr>
                  <w:rFonts w:ascii="Times New Roman" w:eastAsia="Times New Roman" w:hAnsi="Times New Roman" w:cs="Times New Roman"/>
                  <w:color w:val="000000"/>
                  <w:sz w:val="24"/>
                  <w:szCs w:val="24"/>
                  <w:lang w:eastAsia="en-AU"/>
                </w:rPr>
                <w:t>7</w:t>
              </w:r>
            </w:ins>
          </w:p>
        </w:tc>
        <w:tc>
          <w:tcPr>
            <w:tcW w:w="1236" w:type="dxa"/>
            <w:tcBorders>
              <w:top w:val="nil"/>
              <w:left w:val="nil"/>
              <w:bottom w:val="single" w:sz="4" w:space="0" w:color="auto"/>
              <w:right w:val="single" w:sz="4" w:space="0" w:color="auto"/>
            </w:tcBorders>
            <w:shd w:val="clear" w:color="auto" w:fill="auto"/>
            <w:noWrap/>
            <w:vAlign w:val="bottom"/>
            <w:hideMark/>
          </w:tcPr>
          <w:p w14:paraId="5FA128E1" w14:textId="4400914E" w:rsidR="007B4784" w:rsidRPr="00B355FD" w:rsidRDefault="007B4784" w:rsidP="007B4784">
            <w:pPr>
              <w:spacing w:after="0" w:line="276" w:lineRule="auto"/>
              <w:jc w:val="center"/>
              <w:rPr>
                <w:rFonts w:ascii="Times New Roman" w:eastAsia="Times New Roman" w:hAnsi="Times New Roman" w:cs="Times New Roman"/>
                <w:color w:val="000000"/>
                <w:sz w:val="24"/>
                <w:szCs w:val="24"/>
                <w:lang w:eastAsia="en-AU"/>
              </w:rPr>
            </w:pPr>
            <w:del w:id="2157" w:author="Daniel Noble" w:date="2025-02-21T14:45:00Z" w16du:dateUtc="2025-02-21T03:45:00Z">
              <w:r w:rsidRPr="00B355FD" w:rsidDel="00BB3AC9">
                <w:rPr>
                  <w:rFonts w:ascii="Times New Roman" w:eastAsia="Times New Roman" w:hAnsi="Times New Roman" w:cs="Times New Roman"/>
                  <w:color w:val="000000"/>
                  <w:sz w:val="24"/>
                  <w:szCs w:val="24"/>
                  <w:lang w:eastAsia="en-AU"/>
                </w:rPr>
                <w:delText>21</w:delText>
              </w:r>
            </w:del>
            <w:ins w:id="2158" w:author="Daniel Noble" w:date="2025-02-21T14:45:00Z" w16du:dateUtc="2025-02-21T03:45:00Z">
              <w:r>
                <w:rPr>
                  <w:rFonts w:ascii="Times New Roman" w:eastAsia="Times New Roman" w:hAnsi="Times New Roman" w:cs="Times New Roman"/>
                  <w:color w:val="000000"/>
                  <w:sz w:val="24"/>
                  <w:szCs w:val="24"/>
                  <w:lang w:eastAsia="en-AU"/>
                </w:rPr>
                <w:t>8</w:t>
              </w:r>
            </w:ins>
          </w:p>
        </w:tc>
        <w:tc>
          <w:tcPr>
            <w:tcW w:w="1367" w:type="dxa"/>
            <w:tcBorders>
              <w:top w:val="nil"/>
              <w:left w:val="nil"/>
              <w:bottom w:val="single" w:sz="4" w:space="0" w:color="auto"/>
              <w:right w:val="single" w:sz="4" w:space="0" w:color="auto"/>
            </w:tcBorders>
            <w:shd w:val="clear" w:color="auto" w:fill="auto"/>
            <w:noWrap/>
            <w:vAlign w:val="bottom"/>
            <w:hideMark/>
          </w:tcPr>
          <w:p w14:paraId="44AA2C3C" w14:textId="5E32CA5A" w:rsidR="007B4784" w:rsidRPr="00B355FD" w:rsidRDefault="007B4784" w:rsidP="007B4784">
            <w:pPr>
              <w:spacing w:after="0" w:line="276" w:lineRule="auto"/>
              <w:jc w:val="center"/>
              <w:rPr>
                <w:rFonts w:ascii="Times New Roman" w:eastAsia="Times New Roman" w:hAnsi="Times New Roman" w:cs="Times New Roman"/>
                <w:color w:val="000000"/>
                <w:sz w:val="24"/>
                <w:szCs w:val="24"/>
                <w:lang w:eastAsia="en-AU"/>
              </w:rPr>
            </w:pPr>
            <w:del w:id="2159" w:author="Daniel Noble" w:date="2025-02-21T14:45:00Z" w16du:dateUtc="2025-02-21T03:45:00Z">
              <w:r w:rsidRPr="00B355FD" w:rsidDel="00BB3AC9">
                <w:rPr>
                  <w:rFonts w:ascii="Times New Roman" w:eastAsia="Times New Roman" w:hAnsi="Times New Roman" w:cs="Times New Roman"/>
                  <w:color w:val="000000"/>
                  <w:sz w:val="24"/>
                  <w:szCs w:val="24"/>
                  <w:lang w:eastAsia="en-AU"/>
                </w:rPr>
                <w:delText>108</w:delText>
              </w:r>
            </w:del>
            <w:ins w:id="2160" w:author="Daniel Noble" w:date="2025-02-21T14:45:00Z" w16du:dateUtc="2025-02-21T03:45:00Z">
              <w:r>
                <w:rPr>
                  <w:rFonts w:ascii="Times New Roman" w:eastAsia="Times New Roman" w:hAnsi="Times New Roman" w:cs="Times New Roman"/>
                  <w:color w:val="000000"/>
                  <w:sz w:val="24"/>
                  <w:szCs w:val="24"/>
                  <w:lang w:eastAsia="en-AU"/>
                </w:rPr>
                <w:t>50</w:t>
              </w:r>
            </w:ins>
          </w:p>
        </w:tc>
        <w:tc>
          <w:tcPr>
            <w:tcW w:w="1597" w:type="dxa"/>
            <w:tcBorders>
              <w:top w:val="nil"/>
              <w:left w:val="nil"/>
              <w:bottom w:val="single" w:sz="4" w:space="0" w:color="auto"/>
              <w:right w:val="single" w:sz="4" w:space="0" w:color="auto"/>
            </w:tcBorders>
            <w:shd w:val="clear" w:color="auto" w:fill="auto"/>
            <w:noWrap/>
            <w:vAlign w:val="bottom"/>
            <w:hideMark/>
          </w:tcPr>
          <w:p w14:paraId="4F6FD43C" w14:textId="03EA3DB6"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61" w:author="Daniel Noble" w:date="2025-04-02T13:22:00Z" w16du:dateUtc="2025-04-02T02:22:00Z">
              <w:r w:rsidRPr="007B4784">
                <w:rPr>
                  <w:rFonts w:ascii="Times New Roman" w:hAnsi="Times New Roman" w:cs="Times New Roman"/>
                  <w:color w:val="000000"/>
                  <w:rPrChange w:id="2162" w:author="Daniel Noble" w:date="2025-04-02T13:22:00Z" w16du:dateUtc="2025-04-02T02:22:00Z">
                    <w:rPr>
                      <w:rFonts w:ascii="Aptos Narrow" w:hAnsi="Aptos Narrow"/>
                      <w:color w:val="000000"/>
                    </w:rPr>
                  </w:rPrChange>
                </w:rPr>
                <w:t>-0.004</w:t>
              </w:r>
            </w:ins>
            <w:del w:id="2163" w:author="Daniel Noble" w:date="2025-02-21T14:45:00Z" w16du:dateUtc="2025-02-21T03:45:00Z">
              <w:r w:rsidRPr="007B4784" w:rsidDel="00BB3AC9">
                <w:rPr>
                  <w:rFonts w:ascii="Times New Roman" w:eastAsia="Times New Roman" w:hAnsi="Times New Roman" w:cs="Times New Roman"/>
                  <w:color w:val="000000"/>
                  <w:sz w:val="24"/>
                  <w:szCs w:val="24"/>
                  <w:lang w:eastAsia="en-AU"/>
                </w:rPr>
                <w:delText>0.0045</w:delText>
              </w:r>
            </w:del>
          </w:p>
        </w:tc>
        <w:tc>
          <w:tcPr>
            <w:tcW w:w="1236" w:type="dxa"/>
            <w:tcBorders>
              <w:top w:val="nil"/>
              <w:left w:val="nil"/>
              <w:bottom w:val="single" w:sz="4" w:space="0" w:color="auto"/>
              <w:right w:val="single" w:sz="4" w:space="0" w:color="auto"/>
            </w:tcBorders>
            <w:shd w:val="clear" w:color="auto" w:fill="auto"/>
            <w:noWrap/>
            <w:vAlign w:val="bottom"/>
            <w:hideMark/>
          </w:tcPr>
          <w:p w14:paraId="102DE4DB" w14:textId="6BBD3C7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64" w:author="Daniel Noble" w:date="2025-04-02T13:22:00Z" w16du:dateUtc="2025-04-02T02:22:00Z">
              <w:r w:rsidRPr="007B4784">
                <w:rPr>
                  <w:rFonts w:ascii="Times New Roman" w:hAnsi="Times New Roman" w:cs="Times New Roman"/>
                  <w:color w:val="000000"/>
                  <w:rPrChange w:id="2165" w:author="Daniel Noble" w:date="2025-04-02T13:22:00Z" w16du:dateUtc="2025-04-02T02:22:00Z">
                    <w:rPr>
                      <w:rFonts w:ascii="Aptos Narrow" w:hAnsi="Aptos Narrow"/>
                      <w:color w:val="000000"/>
                    </w:rPr>
                  </w:rPrChange>
                </w:rPr>
                <w:t>-0.029</w:t>
              </w:r>
            </w:ins>
            <w:del w:id="2166" w:author="Daniel Noble" w:date="2025-02-21T14:45:00Z" w16du:dateUtc="2025-02-21T03:45:00Z">
              <w:r w:rsidRPr="007B4784" w:rsidDel="00BB3AC9">
                <w:rPr>
                  <w:rFonts w:ascii="Times New Roman" w:eastAsia="Times New Roman" w:hAnsi="Times New Roman" w:cs="Times New Roman"/>
                  <w:color w:val="000000"/>
                  <w:sz w:val="24"/>
                  <w:szCs w:val="24"/>
                  <w:lang w:eastAsia="en-AU"/>
                </w:rPr>
                <w:delText>-0.0335</w:delText>
              </w:r>
            </w:del>
          </w:p>
        </w:tc>
        <w:tc>
          <w:tcPr>
            <w:tcW w:w="1481" w:type="dxa"/>
            <w:tcBorders>
              <w:top w:val="nil"/>
              <w:left w:val="nil"/>
              <w:bottom w:val="single" w:sz="4" w:space="0" w:color="auto"/>
              <w:right w:val="single" w:sz="4" w:space="0" w:color="auto"/>
            </w:tcBorders>
            <w:shd w:val="clear" w:color="auto" w:fill="auto"/>
            <w:noWrap/>
            <w:vAlign w:val="bottom"/>
            <w:hideMark/>
          </w:tcPr>
          <w:p w14:paraId="4BB15DFB" w14:textId="0DF379A4"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67" w:author="Daniel Noble" w:date="2025-04-02T13:22:00Z" w16du:dateUtc="2025-04-02T02:22:00Z">
              <w:r w:rsidRPr="007B4784">
                <w:rPr>
                  <w:rFonts w:ascii="Times New Roman" w:hAnsi="Times New Roman" w:cs="Times New Roman"/>
                  <w:color w:val="000000"/>
                  <w:rPrChange w:id="2168" w:author="Daniel Noble" w:date="2025-04-02T13:22:00Z" w16du:dateUtc="2025-04-02T02:22:00Z">
                    <w:rPr>
                      <w:rFonts w:ascii="Aptos Narrow" w:hAnsi="Aptos Narrow"/>
                      <w:color w:val="000000"/>
                    </w:rPr>
                  </w:rPrChange>
                </w:rPr>
                <w:t>0.022</w:t>
              </w:r>
            </w:ins>
            <w:del w:id="2169" w:author="Daniel Noble" w:date="2025-02-21T14:46:00Z" w16du:dateUtc="2025-02-21T03:46:00Z">
              <w:r w:rsidRPr="007B4784" w:rsidDel="00BB3AC9">
                <w:rPr>
                  <w:rFonts w:ascii="Times New Roman" w:eastAsia="Times New Roman" w:hAnsi="Times New Roman" w:cs="Times New Roman"/>
                  <w:color w:val="000000"/>
                  <w:sz w:val="24"/>
                  <w:szCs w:val="24"/>
                  <w:lang w:eastAsia="en-AU"/>
                </w:rPr>
                <w:delText>0.0424</w:delText>
              </w:r>
            </w:del>
          </w:p>
        </w:tc>
        <w:tc>
          <w:tcPr>
            <w:tcW w:w="1236" w:type="dxa"/>
            <w:tcBorders>
              <w:top w:val="nil"/>
              <w:left w:val="nil"/>
              <w:bottom w:val="single" w:sz="4" w:space="0" w:color="auto"/>
              <w:right w:val="single" w:sz="4" w:space="0" w:color="auto"/>
            </w:tcBorders>
            <w:shd w:val="clear" w:color="auto" w:fill="auto"/>
            <w:noWrap/>
            <w:vAlign w:val="bottom"/>
            <w:hideMark/>
          </w:tcPr>
          <w:p w14:paraId="6E6F3767" w14:textId="7F20AE89"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70" w:author="Daniel Noble" w:date="2025-04-02T13:22:00Z" w16du:dateUtc="2025-04-02T02:22:00Z">
              <w:r w:rsidRPr="007B4784">
                <w:rPr>
                  <w:rFonts w:ascii="Times New Roman" w:hAnsi="Times New Roman" w:cs="Times New Roman"/>
                  <w:color w:val="000000"/>
                  <w:rPrChange w:id="2171" w:author="Daniel Noble" w:date="2025-04-02T13:22:00Z" w16du:dateUtc="2025-04-02T02:22:00Z">
                    <w:rPr>
                      <w:rFonts w:ascii="Aptos Narrow" w:hAnsi="Aptos Narrow"/>
                      <w:color w:val="000000"/>
                    </w:rPr>
                  </w:rPrChange>
                </w:rPr>
                <w:t>210</w:t>
              </w:r>
            </w:ins>
            <w:del w:id="2172" w:author="Daniel Noble" w:date="2025-02-21T14:46:00Z" w16du:dateUtc="2025-02-21T03:46:00Z">
              <w:r w:rsidRPr="007B4784" w:rsidDel="00BB3AC9">
                <w:rPr>
                  <w:rFonts w:ascii="Times New Roman" w:eastAsia="Times New Roman" w:hAnsi="Times New Roman" w:cs="Times New Roman"/>
                  <w:color w:val="000000"/>
                  <w:sz w:val="24"/>
                  <w:szCs w:val="24"/>
                  <w:lang w:eastAsia="en-AU"/>
                </w:rPr>
                <w:delText>23</w:delText>
              </w:r>
            </w:del>
          </w:p>
        </w:tc>
        <w:tc>
          <w:tcPr>
            <w:tcW w:w="1366" w:type="dxa"/>
            <w:tcBorders>
              <w:top w:val="nil"/>
              <w:left w:val="nil"/>
              <w:bottom w:val="single" w:sz="4" w:space="0" w:color="auto"/>
              <w:right w:val="single" w:sz="4" w:space="0" w:color="auto"/>
            </w:tcBorders>
            <w:shd w:val="clear" w:color="auto" w:fill="auto"/>
            <w:noWrap/>
            <w:vAlign w:val="bottom"/>
            <w:hideMark/>
          </w:tcPr>
          <w:p w14:paraId="3BAD66B9" w14:textId="311EC6E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73" w:author="Daniel Noble" w:date="2025-04-02T13:22:00Z" w16du:dateUtc="2025-04-02T02:22:00Z">
              <w:r w:rsidRPr="007B4784">
                <w:rPr>
                  <w:rFonts w:ascii="Times New Roman" w:hAnsi="Times New Roman" w:cs="Times New Roman"/>
                  <w:color w:val="000000"/>
                  <w:rPrChange w:id="2174" w:author="Daniel Noble" w:date="2025-04-02T13:22:00Z" w16du:dateUtc="2025-04-02T02:22:00Z">
                    <w:rPr>
                      <w:rFonts w:ascii="Aptos Narrow" w:hAnsi="Aptos Narrow"/>
                      <w:color w:val="000000"/>
                    </w:rPr>
                  </w:rPrChange>
                </w:rPr>
                <w:t>0.785</w:t>
              </w:r>
            </w:ins>
            <w:del w:id="2175" w:author="Daniel Noble" w:date="2025-02-21T14:46:00Z" w16du:dateUtc="2025-02-21T03:46:00Z">
              <w:r w:rsidRPr="007B4784" w:rsidDel="00BB3AC9">
                <w:rPr>
                  <w:rFonts w:ascii="Times New Roman" w:eastAsia="Times New Roman" w:hAnsi="Times New Roman" w:cs="Times New Roman"/>
                  <w:color w:val="000000"/>
                  <w:sz w:val="24"/>
                  <w:szCs w:val="24"/>
                  <w:lang w:eastAsia="en-AU"/>
                </w:rPr>
                <w:delText>0.8093</w:delText>
              </w:r>
            </w:del>
          </w:p>
        </w:tc>
      </w:tr>
    </w:tbl>
    <w:p w14:paraId="7B300BB8" w14:textId="77777777" w:rsidR="0067260A" w:rsidRDefault="0067260A" w:rsidP="0067260A"/>
    <w:p w14:paraId="7D3E8CB9" w14:textId="77777777"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t xml:space="preserve">Table S24 Results of the individual-level traits subset MLMA model. </w:t>
      </w:r>
      <w:r w:rsidRPr="00B355FD">
        <w:rPr>
          <w:rFonts w:ascii="Times New Roman" w:hAnsi="Times New Roman" w:cs="Times New Roman"/>
          <w:sz w:val="24"/>
          <w:szCs w:val="24"/>
        </w:rPr>
        <w:t>Number of studies, species and effect sizes are totals from the subset of data with individual-level phenotypic traits.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w:t>
      </w:r>
    </w:p>
    <w:tbl>
      <w:tblPr>
        <w:tblW w:w="13949" w:type="dxa"/>
        <w:jc w:val="center"/>
        <w:tblLook w:val="04A0" w:firstRow="1" w:lastRow="0" w:firstColumn="1" w:lastColumn="0" w:noHBand="0" w:noVBand="1"/>
      </w:tblPr>
      <w:tblGrid>
        <w:gridCol w:w="3572"/>
        <w:gridCol w:w="1280"/>
        <w:gridCol w:w="1280"/>
        <w:gridCol w:w="1417"/>
        <w:gridCol w:w="1371"/>
        <w:gridCol w:w="1280"/>
        <w:gridCol w:w="1371"/>
        <w:gridCol w:w="1280"/>
        <w:gridCol w:w="1371"/>
      </w:tblGrid>
      <w:tr w:rsidR="0067260A" w:rsidRPr="00C80DCA" w14:paraId="470EB2E7" w14:textId="77777777" w:rsidTr="00150BF6">
        <w:trPr>
          <w:trHeight w:val="312"/>
          <w:jc w:val="center"/>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3A99136"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Individual-level Traits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B34B621"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03C174F"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0C570D57"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2A77BB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E416B99"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EC9CA2A"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E5D884B"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54299AF"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7B4784" w:rsidRPr="00C80DCA" w14:paraId="208A890C" w14:textId="77777777" w:rsidTr="00150BF6">
        <w:trPr>
          <w:trHeight w:val="288"/>
          <w:jc w:val="center"/>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19F22A14" w14:textId="77777777" w:rsidR="007B4784" w:rsidRPr="00B355FD" w:rsidRDefault="007B4784" w:rsidP="007B4784">
            <w:pPr>
              <w:spacing w:after="0" w:line="276" w:lineRule="auto"/>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MLMA</w:t>
            </w:r>
          </w:p>
        </w:tc>
        <w:tc>
          <w:tcPr>
            <w:tcW w:w="1280" w:type="dxa"/>
            <w:tcBorders>
              <w:top w:val="nil"/>
              <w:left w:val="nil"/>
              <w:bottom w:val="single" w:sz="4" w:space="0" w:color="auto"/>
              <w:right w:val="single" w:sz="4" w:space="0" w:color="auto"/>
            </w:tcBorders>
            <w:shd w:val="clear" w:color="auto" w:fill="auto"/>
            <w:noWrap/>
            <w:vAlign w:val="bottom"/>
            <w:hideMark/>
          </w:tcPr>
          <w:p w14:paraId="7A44F2CA" w14:textId="1DB718E0"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76" w:author="Daniel Noble" w:date="2025-04-02T13:22:00Z" w16du:dateUtc="2025-04-02T02:22:00Z">
              <w:r w:rsidRPr="007B4784">
                <w:rPr>
                  <w:rFonts w:ascii="Times New Roman" w:hAnsi="Times New Roman" w:cs="Times New Roman"/>
                  <w:color w:val="000000"/>
                  <w:rPrChange w:id="2177" w:author="Daniel Noble" w:date="2025-04-02T13:22:00Z" w16du:dateUtc="2025-04-02T02:22:00Z">
                    <w:rPr>
                      <w:rFonts w:ascii="Aptos Narrow" w:hAnsi="Aptos Narrow"/>
                      <w:color w:val="000000"/>
                    </w:rPr>
                  </w:rPrChange>
                </w:rPr>
                <w:t>43</w:t>
              </w:r>
            </w:ins>
            <w:del w:id="2178" w:author="Daniel Noble" w:date="2025-04-02T13:22:00Z" w16du:dateUtc="2025-04-02T02:22:00Z">
              <w:r w:rsidRPr="007B4784" w:rsidDel="00851BCF">
                <w:rPr>
                  <w:rFonts w:ascii="Times New Roman" w:eastAsia="Times New Roman" w:hAnsi="Times New Roman" w:cs="Times New Roman"/>
                  <w:color w:val="000000"/>
                  <w:sz w:val="24"/>
                  <w:szCs w:val="24"/>
                  <w:lang w:eastAsia="en-AU"/>
                </w:rPr>
                <w:delText>43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223320F" w14:textId="4445E377"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79" w:author="Daniel Noble" w:date="2025-04-02T13:22:00Z" w16du:dateUtc="2025-04-02T02:22:00Z">
              <w:r w:rsidRPr="007B4784">
                <w:rPr>
                  <w:rFonts w:ascii="Times New Roman" w:hAnsi="Times New Roman" w:cs="Times New Roman"/>
                  <w:color w:val="000000"/>
                  <w:rPrChange w:id="2180" w:author="Daniel Noble" w:date="2025-04-02T13:22:00Z" w16du:dateUtc="2025-04-02T02:22:00Z">
                    <w:rPr>
                      <w:rFonts w:ascii="Aptos Narrow" w:hAnsi="Aptos Narrow"/>
                      <w:color w:val="000000"/>
                    </w:rPr>
                  </w:rPrChange>
                </w:rPr>
                <w:t>40</w:t>
              </w:r>
            </w:ins>
            <w:del w:id="2181" w:author="Daniel Noble" w:date="2025-04-02T13:22:00Z" w16du:dateUtc="2025-04-02T02:22:00Z">
              <w:r w:rsidRPr="007B4784" w:rsidDel="00851BCF">
                <w:rPr>
                  <w:rFonts w:ascii="Times New Roman" w:eastAsia="Times New Roman" w:hAnsi="Times New Roman" w:cs="Times New Roman"/>
                  <w:color w:val="000000"/>
                  <w:sz w:val="24"/>
                  <w:szCs w:val="24"/>
                  <w:lang w:eastAsia="en-AU"/>
                </w:rPr>
                <w:delText>40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B443AE5" w14:textId="161AD5E4"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82" w:author="Daniel Noble" w:date="2025-04-02T13:22:00Z" w16du:dateUtc="2025-04-02T02:22:00Z">
              <w:r w:rsidRPr="007B4784">
                <w:rPr>
                  <w:rFonts w:ascii="Times New Roman" w:hAnsi="Times New Roman" w:cs="Times New Roman"/>
                  <w:color w:val="000000"/>
                  <w:rPrChange w:id="2183" w:author="Daniel Noble" w:date="2025-04-02T13:22:00Z" w16du:dateUtc="2025-04-02T02:22:00Z">
                    <w:rPr>
                      <w:rFonts w:ascii="Aptos Narrow" w:hAnsi="Aptos Narrow"/>
                      <w:color w:val="000000"/>
                    </w:rPr>
                  </w:rPrChange>
                </w:rPr>
                <w:t>203</w:t>
              </w:r>
            </w:ins>
            <w:del w:id="2184" w:author="Daniel Noble" w:date="2025-04-02T13:22:00Z" w16du:dateUtc="2025-04-02T02:22:00Z">
              <w:r w:rsidRPr="007B4784" w:rsidDel="00851BCF">
                <w:rPr>
                  <w:rFonts w:ascii="Times New Roman" w:eastAsia="Times New Roman" w:hAnsi="Times New Roman" w:cs="Times New Roman"/>
                  <w:color w:val="000000"/>
                  <w:sz w:val="24"/>
                  <w:szCs w:val="24"/>
                  <w:lang w:eastAsia="en-AU"/>
                </w:rPr>
                <w:delText>203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3944E0A" w14:textId="080EA65C"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85" w:author="Daniel Noble" w:date="2025-04-02T13:22:00Z" w16du:dateUtc="2025-04-02T02:22:00Z">
              <w:r w:rsidRPr="007B4784">
                <w:rPr>
                  <w:rFonts w:ascii="Times New Roman" w:hAnsi="Times New Roman" w:cs="Times New Roman"/>
                  <w:color w:val="000000"/>
                  <w:rPrChange w:id="2186" w:author="Daniel Noble" w:date="2025-04-02T13:22:00Z" w16du:dateUtc="2025-04-02T02:22:00Z">
                    <w:rPr>
                      <w:rFonts w:ascii="Aptos Narrow" w:hAnsi="Aptos Narrow"/>
                      <w:color w:val="000000"/>
                    </w:rPr>
                  </w:rPrChange>
                </w:rPr>
                <w:t>0.003</w:t>
              </w:r>
            </w:ins>
            <w:del w:id="2187" w:author="Daniel Noble" w:date="2025-04-02T13:22:00Z" w16du:dateUtc="2025-04-02T02:22:00Z">
              <w:r w:rsidRPr="007B4784" w:rsidDel="00851BCF">
                <w:rPr>
                  <w:rFonts w:ascii="Times New Roman" w:eastAsia="Times New Roman" w:hAnsi="Times New Roman" w:cs="Times New Roman"/>
                  <w:color w:val="000000"/>
                  <w:sz w:val="24"/>
                  <w:szCs w:val="24"/>
                  <w:lang w:eastAsia="en-AU"/>
                </w:rPr>
                <w:delText>0.0023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B82B039" w14:textId="634FA82D"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88" w:author="Daniel Noble" w:date="2025-04-02T13:22:00Z" w16du:dateUtc="2025-04-02T02:22:00Z">
              <w:r w:rsidRPr="007B4784">
                <w:rPr>
                  <w:rFonts w:ascii="Times New Roman" w:hAnsi="Times New Roman" w:cs="Times New Roman"/>
                  <w:color w:val="000000"/>
                  <w:rPrChange w:id="2189" w:author="Daniel Noble" w:date="2025-04-02T13:22:00Z" w16du:dateUtc="2025-04-02T02:22:00Z">
                    <w:rPr>
                      <w:rFonts w:ascii="Aptos Narrow" w:hAnsi="Aptos Narrow"/>
                      <w:color w:val="000000"/>
                    </w:rPr>
                  </w:rPrChange>
                </w:rPr>
                <w:t>-0.009</w:t>
              </w:r>
            </w:ins>
            <w:del w:id="2190" w:author="Daniel Noble" w:date="2025-04-02T13:22:00Z" w16du:dateUtc="2025-04-02T02:22:00Z">
              <w:r w:rsidRPr="007B4784" w:rsidDel="00851BCF">
                <w:rPr>
                  <w:rFonts w:ascii="Times New Roman" w:eastAsia="Times New Roman" w:hAnsi="Times New Roman" w:cs="Times New Roman"/>
                  <w:color w:val="000000"/>
                  <w:sz w:val="24"/>
                  <w:szCs w:val="24"/>
                  <w:lang w:eastAsia="en-AU"/>
                </w:rPr>
                <w:delText>-0.0240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FAF4555" w14:textId="7F5FC90A"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91" w:author="Daniel Noble" w:date="2025-04-02T13:22:00Z" w16du:dateUtc="2025-04-02T02:22:00Z">
              <w:r w:rsidRPr="007B4784">
                <w:rPr>
                  <w:rFonts w:ascii="Times New Roman" w:hAnsi="Times New Roman" w:cs="Times New Roman"/>
                  <w:color w:val="000000"/>
                  <w:rPrChange w:id="2192" w:author="Daniel Noble" w:date="2025-04-02T13:22:00Z" w16du:dateUtc="2025-04-02T02:22:00Z">
                    <w:rPr>
                      <w:rFonts w:ascii="Aptos Narrow" w:hAnsi="Aptos Narrow"/>
                      <w:color w:val="000000"/>
                    </w:rPr>
                  </w:rPrChange>
                </w:rPr>
                <w:t>0.014</w:t>
              </w:r>
            </w:ins>
            <w:del w:id="2193" w:author="Daniel Noble" w:date="2025-04-02T13:22:00Z" w16du:dateUtc="2025-04-02T02:22:00Z">
              <w:r w:rsidRPr="007B4784" w:rsidDel="00851BCF">
                <w:rPr>
                  <w:rFonts w:ascii="Times New Roman" w:eastAsia="Times New Roman" w:hAnsi="Times New Roman" w:cs="Times New Roman"/>
                  <w:color w:val="000000"/>
                  <w:sz w:val="24"/>
                  <w:szCs w:val="24"/>
                  <w:lang w:eastAsia="en-AU"/>
                </w:rPr>
                <w:delText>0.0286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203CAC9" w14:textId="457D9E82"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94" w:author="Daniel Noble" w:date="2025-04-02T13:22:00Z" w16du:dateUtc="2025-04-02T02:22:00Z">
              <w:r w:rsidRPr="007B4784">
                <w:rPr>
                  <w:rFonts w:ascii="Times New Roman" w:hAnsi="Times New Roman" w:cs="Times New Roman"/>
                  <w:color w:val="000000"/>
                  <w:rPrChange w:id="2195" w:author="Daniel Noble" w:date="2025-04-02T13:22:00Z" w16du:dateUtc="2025-04-02T02:22:00Z">
                    <w:rPr>
                      <w:rFonts w:ascii="Aptos Narrow" w:hAnsi="Aptos Narrow"/>
                      <w:color w:val="000000"/>
                    </w:rPr>
                  </w:rPrChange>
                </w:rPr>
                <w:t>202</w:t>
              </w:r>
            </w:ins>
            <w:del w:id="2196" w:author="Daniel Noble" w:date="2025-04-02T13:22:00Z" w16du:dateUtc="2025-04-02T02:22:00Z">
              <w:r w:rsidRPr="007B4784" w:rsidDel="00851BCF">
                <w:rPr>
                  <w:rFonts w:ascii="Times New Roman" w:eastAsia="Times New Roman" w:hAnsi="Times New Roman" w:cs="Times New Roman"/>
                  <w:color w:val="000000"/>
                  <w:sz w:val="24"/>
                  <w:szCs w:val="24"/>
                  <w:lang w:eastAsia="en-AU"/>
                </w:rPr>
                <w:delText>39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6875311" w14:textId="71B06CF9"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197" w:author="Daniel Noble" w:date="2025-04-02T13:22:00Z" w16du:dateUtc="2025-04-02T02:22:00Z">
              <w:r w:rsidRPr="007B4784">
                <w:rPr>
                  <w:rFonts w:ascii="Times New Roman" w:hAnsi="Times New Roman" w:cs="Times New Roman"/>
                  <w:color w:val="000000"/>
                  <w:rPrChange w:id="2198" w:author="Daniel Noble" w:date="2025-04-02T13:22:00Z" w16du:dateUtc="2025-04-02T02:22:00Z">
                    <w:rPr>
                      <w:rFonts w:ascii="Aptos Narrow" w:hAnsi="Aptos Narrow"/>
                      <w:color w:val="000000"/>
                    </w:rPr>
                  </w:rPrChange>
                </w:rPr>
                <w:t>0.641</w:t>
              </w:r>
            </w:ins>
            <w:del w:id="2199" w:author="Daniel Noble" w:date="2025-04-02T13:22:00Z" w16du:dateUtc="2025-04-02T02:22:00Z">
              <w:r w:rsidRPr="007B4784" w:rsidDel="00851BCF">
                <w:rPr>
                  <w:rFonts w:ascii="Times New Roman" w:eastAsia="Times New Roman" w:hAnsi="Times New Roman" w:cs="Times New Roman"/>
                  <w:color w:val="000000"/>
                  <w:sz w:val="24"/>
                  <w:szCs w:val="24"/>
                  <w:lang w:eastAsia="en-AU"/>
                </w:rPr>
                <w:delText>0.8616</w:delText>
              </w:r>
            </w:del>
          </w:p>
        </w:tc>
      </w:tr>
    </w:tbl>
    <w:p w14:paraId="7DB84AFA" w14:textId="77777777" w:rsidR="0067260A" w:rsidRDefault="0067260A" w:rsidP="0067260A"/>
    <w:p w14:paraId="22214CD0" w14:textId="77777777"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t xml:space="preserve">Table S25 Results of the meta-regression of the individual-level traits data set with the amplitude of the fluctuation as the moderator. </w:t>
      </w:r>
      <w:r w:rsidRPr="00B355FD">
        <w:rPr>
          <w:rFonts w:ascii="Times New Roman" w:hAnsi="Times New Roman" w:cs="Times New Roman"/>
          <w:sz w:val="24"/>
          <w:szCs w:val="24"/>
        </w:rPr>
        <w:t>Number of studies, species and effect sizes are totals from the subset of data with individual-level phenotypic traits.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w:t>
      </w:r>
    </w:p>
    <w:tbl>
      <w:tblPr>
        <w:tblW w:w="14357" w:type="dxa"/>
        <w:jc w:val="center"/>
        <w:tblLook w:val="04A0" w:firstRow="1" w:lastRow="0" w:firstColumn="1" w:lastColumn="0" w:noHBand="0" w:noVBand="1"/>
      </w:tblPr>
      <w:tblGrid>
        <w:gridCol w:w="3572"/>
        <w:gridCol w:w="1280"/>
        <w:gridCol w:w="1280"/>
        <w:gridCol w:w="1417"/>
        <w:gridCol w:w="1416"/>
        <w:gridCol w:w="1280"/>
        <w:gridCol w:w="1416"/>
        <w:gridCol w:w="1280"/>
        <w:gridCol w:w="1416"/>
        <w:tblGridChange w:id="2200">
          <w:tblGrid>
            <w:gridCol w:w="3572"/>
            <w:gridCol w:w="1280"/>
            <w:gridCol w:w="1280"/>
            <w:gridCol w:w="1417"/>
            <w:gridCol w:w="1280"/>
            <w:gridCol w:w="136"/>
            <w:gridCol w:w="1144"/>
            <w:gridCol w:w="136"/>
            <w:gridCol w:w="1144"/>
            <w:gridCol w:w="272"/>
            <w:gridCol w:w="1008"/>
            <w:gridCol w:w="272"/>
            <w:gridCol w:w="1008"/>
            <w:gridCol w:w="408"/>
          </w:tblGrid>
        </w:tblGridChange>
      </w:tblGrid>
      <w:tr w:rsidR="0067260A" w:rsidRPr="00C80DCA" w14:paraId="49CF2E24" w14:textId="77777777" w:rsidTr="007B4784">
        <w:trPr>
          <w:trHeight w:val="312"/>
          <w:jc w:val="center"/>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28C81EE"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Individual-level Traits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3617469"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CBB97D2"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63BC0531"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416" w:type="dxa"/>
            <w:tcBorders>
              <w:top w:val="single" w:sz="4" w:space="0" w:color="auto"/>
              <w:left w:val="nil"/>
              <w:bottom w:val="single" w:sz="4" w:space="0" w:color="auto"/>
              <w:right w:val="single" w:sz="4" w:space="0" w:color="auto"/>
            </w:tcBorders>
            <w:shd w:val="clear" w:color="000000" w:fill="8EA9DB"/>
            <w:noWrap/>
            <w:vAlign w:val="bottom"/>
            <w:hideMark/>
          </w:tcPr>
          <w:p w14:paraId="3F200197"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9E9E10F"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416" w:type="dxa"/>
            <w:tcBorders>
              <w:top w:val="single" w:sz="4" w:space="0" w:color="auto"/>
              <w:left w:val="nil"/>
              <w:bottom w:val="single" w:sz="4" w:space="0" w:color="auto"/>
              <w:right w:val="single" w:sz="4" w:space="0" w:color="auto"/>
            </w:tcBorders>
            <w:shd w:val="clear" w:color="000000" w:fill="8EA9DB"/>
            <w:noWrap/>
            <w:vAlign w:val="bottom"/>
            <w:hideMark/>
          </w:tcPr>
          <w:p w14:paraId="2C6BE92C"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2DD05F7"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416" w:type="dxa"/>
            <w:tcBorders>
              <w:top w:val="single" w:sz="4" w:space="0" w:color="auto"/>
              <w:left w:val="nil"/>
              <w:bottom w:val="single" w:sz="4" w:space="0" w:color="auto"/>
              <w:right w:val="single" w:sz="4" w:space="0" w:color="auto"/>
            </w:tcBorders>
            <w:shd w:val="clear" w:color="000000" w:fill="8EA9DB"/>
            <w:noWrap/>
            <w:vAlign w:val="bottom"/>
            <w:hideMark/>
          </w:tcPr>
          <w:p w14:paraId="343AAB6C"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7B4784" w:rsidRPr="00C80DCA" w14:paraId="0D2BED21" w14:textId="77777777" w:rsidTr="007B4784">
        <w:tblPrEx>
          <w:tblW w:w="14357" w:type="dxa"/>
          <w:jc w:val="center"/>
          <w:tblPrExChange w:id="2201" w:author="Daniel Noble" w:date="2025-04-02T13:23:00Z" w16du:dateUtc="2025-04-02T02:23:00Z">
            <w:tblPrEx>
              <w:tblW w:w="13949" w:type="dxa"/>
              <w:jc w:val="center"/>
            </w:tblPrEx>
          </w:tblPrExChange>
        </w:tblPrEx>
        <w:trPr>
          <w:trHeight w:val="288"/>
          <w:jc w:val="center"/>
          <w:trPrChange w:id="2202" w:author="Daniel Noble" w:date="2025-04-02T13:23:00Z" w16du:dateUtc="2025-04-02T02:23:00Z">
            <w:trPr>
              <w:gridAfter w:val="0"/>
              <w:trHeight w:val="288"/>
              <w:jc w:val="center"/>
            </w:trPr>
          </w:trPrChange>
        </w:trPr>
        <w:tc>
          <w:tcPr>
            <w:tcW w:w="3572" w:type="dxa"/>
            <w:tcBorders>
              <w:top w:val="nil"/>
              <w:left w:val="single" w:sz="4" w:space="0" w:color="auto"/>
              <w:bottom w:val="nil"/>
              <w:right w:val="single" w:sz="4" w:space="0" w:color="auto"/>
            </w:tcBorders>
            <w:shd w:val="clear" w:color="000000" w:fill="D9E1F2"/>
            <w:noWrap/>
            <w:vAlign w:val="bottom"/>
            <w:hideMark/>
            <w:tcPrChange w:id="2203" w:author="Daniel Noble" w:date="2025-04-02T13:23:00Z" w16du:dateUtc="2025-04-02T02:23:00Z">
              <w:tcPr>
                <w:tcW w:w="3572" w:type="dxa"/>
                <w:tcBorders>
                  <w:top w:val="nil"/>
                  <w:left w:val="single" w:sz="4" w:space="0" w:color="auto"/>
                  <w:bottom w:val="single" w:sz="4" w:space="0" w:color="auto"/>
                  <w:right w:val="single" w:sz="4" w:space="0" w:color="auto"/>
                </w:tcBorders>
                <w:shd w:val="clear" w:color="000000" w:fill="D9E1F2"/>
                <w:noWrap/>
                <w:vAlign w:val="bottom"/>
                <w:hideMark/>
              </w:tcPr>
            </w:tcPrChange>
          </w:tcPr>
          <w:p w14:paraId="2C2A081A" w14:textId="006012B0" w:rsidR="007B4784" w:rsidRPr="00B355FD" w:rsidRDefault="007B4784" w:rsidP="007B4784">
            <w:pPr>
              <w:spacing w:after="0" w:line="276" w:lineRule="auto"/>
              <w:rPr>
                <w:rFonts w:ascii="Times New Roman" w:eastAsia="Times New Roman" w:hAnsi="Times New Roman" w:cs="Times New Roman"/>
                <w:b/>
                <w:bCs/>
                <w:color w:val="000000"/>
                <w:sz w:val="24"/>
                <w:szCs w:val="24"/>
                <w:lang w:eastAsia="en-AU"/>
              </w:rPr>
            </w:pPr>
            <w:ins w:id="2204" w:author="Daniel Noble" w:date="2025-04-02T13:24:00Z" w16du:dateUtc="2025-04-02T02:24:00Z">
              <w:r w:rsidRPr="007B4784">
                <w:rPr>
                  <w:rFonts w:ascii="Times New Roman" w:eastAsia="Times New Roman" w:hAnsi="Times New Roman" w:cs="Times New Roman"/>
                  <w:b/>
                  <w:bCs/>
                  <w:color w:val="000000"/>
                  <w:sz w:val="24"/>
                  <w:szCs w:val="24"/>
                  <w:lang w:eastAsia="en-AU"/>
                </w:rPr>
                <w:t>Intercept</w:t>
              </w:r>
            </w:ins>
            <w:del w:id="2205" w:author="Daniel Noble" w:date="2025-04-02T13:24:00Z" w16du:dateUtc="2025-04-02T02:24:00Z">
              <w:r w:rsidRPr="00B355FD" w:rsidDel="009415D3">
                <w:rPr>
                  <w:rFonts w:ascii="Times New Roman" w:eastAsia="Times New Roman" w:hAnsi="Times New Roman" w:cs="Times New Roman"/>
                  <w:b/>
                  <w:bCs/>
                  <w:color w:val="000000"/>
                  <w:sz w:val="24"/>
                  <w:szCs w:val="24"/>
                  <w:lang w:eastAsia="en-AU"/>
                </w:rPr>
                <w:delText>Amplitude</w:delText>
              </w:r>
            </w:del>
          </w:p>
        </w:tc>
        <w:tc>
          <w:tcPr>
            <w:tcW w:w="1280" w:type="dxa"/>
            <w:tcBorders>
              <w:top w:val="nil"/>
              <w:left w:val="nil"/>
              <w:bottom w:val="nil"/>
              <w:right w:val="single" w:sz="4" w:space="0" w:color="auto"/>
            </w:tcBorders>
            <w:shd w:val="clear" w:color="auto" w:fill="auto"/>
            <w:noWrap/>
            <w:hideMark/>
            <w:tcPrChange w:id="2206" w:author="Daniel Noble" w:date="2025-04-02T13:23:00Z" w16du:dateUtc="2025-04-02T02:23:00Z">
              <w:tcPr>
                <w:tcW w:w="1280" w:type="dxa"/>
                <w:tcBorders>
                  <w:top w:val="nil"/>
                  <w:left w:val="nil"/>
                  <w:bottom w:val="single" w:sz="4" w:space="0" w:color="auto"/>
                  <w:right w:val="single" w:sz="4" w:space="0" w:color="auto"/>
                </w:tcBorders>
                <w:shd w:val="clear" w:color="auto" w:fill="auto"/>
                <w:noWrap/>
                <w:vAlign w:val="bottom"/>
                <w:hideMark/>
              </w:tcPr>
            </w:tcPrChange>
          </w:tcPr>
          <w:p w14:paraId="63858BEF" w14:textId="7D778E04"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207" w:author="Daniel Noble" w:date="2025-04-02T13:23:00Z" w16du:dateUtc="2025-04-02T02:23:00Z">
              <w:r w:rsidRPr="007B4784">
                <w:rPr>
                  <w:rFonts w:ascii="Times New Roman" w:hAnsi="Times New Roman" w:cs="Times New Roman"/>
                  <w:color w:val="000000"/>
                  <w:kern w:val="0"/>
                  <w:sz w:val="24"/>
                  <w:szCs w:val="24"/>
                  <w:lang w:val="en-GB"/>
                  <w:rPrChange w:id="2208" w:author="Daniel Noble" w:date="2025-04-02T13:23:00Z" w16du:dateUtc="2025-04-02T02:23:00Z">
                    <w:rPr>
                      <w:rFonts w:ascii="Aptos Narrow" w:hAnsi="Aptos Narrow" w:cs="Aptos Narrow"/>
                      <w:color w:val="000000"/>
                      <w:kern w:val="0"/>
                      <w:sz w:val="24"/>
                      <w:szCs w:val="24"/>
                      <w:lang w:val="en-GB"/>
                    </w:rPr>
                  </w:rPrChange>
                </w:rPr>
                <w:t>43</w:t>
              </w:r>
            </w:ins>
            <w:del w:id="2209" w:author="Daniel Noble" w:date="2025-04-02T13:23:00Z" w16du:dateUtc="2025-04-02T02:23:00Z">
              <w:r w:rsidRPr="007B4784" w:rsidDel="006F36F7">
                <w:rPr>
                  <w:rFonts w:ascii="Times New Roman" w:eastAsia="Times New Roman" w:hAnsi="Times New Roman" w:cs="Times New Roman"/>
                  <w:color w:val="000000"/>
                  <w:sz w:val="24"/>
                  <w:szCs w:val="24"/>
                  <w:lang w:eastAsia="en-AU"/>
                </w:rPr>
                <w:delText>43</w:delText>
              </w:r>
            </w:del>
          </w:p>
        </w:tc>
        <w:tc>
          <w:tcPr>
            <w:tcW w:w="1280" w:type="dxa"/>
            <w:tcBorders>
              <w:top w:val="nil"/>
              <w:left w:val="nil"/>
              <w:bottom w:val="nil"/>
              <w:right w:val="single" w:sz="4" w:space="0" w:color="auto"/>
            </w:tcBorders>
            <w:shd w:val="clear" w:color="auto" w:fill="auto"/>
            <w:noWrap/>
            <w:hideMark/>
            <w:tcPrChange w:id="2210" w:author="Daniel Noble" w:date="2025-04-02T13:23:00Z" w16du:dateUtc="2025-04-02T02:23:00Z">
              <w:tcPr>
                <w:tcW w:w="1280" w:type="dxa"/>
                <w:tcBorders>
                  <w:top w:val="nil"/>
                  <w:left w:val="nil"/>
                  <w:bottom w:val="single" w:sz="4" w:space="0" w:color="auto"/>
                  <w:right w:val="single" w:sz="4" w:space="0" w:color="auto"/>
                </w:tcBorders>
                <w:shd w:val="clear" w:color="auto" w:fill="auto"/>
                <w:noWrap/>
                <w:vAlign w:val="bottom"/>
                <w:hideMark/>
              </w:tcPr>
            </w:tcPrChange>
          </w:tcPr>
          <w:p w14:paraId="15563C66" w14:textId="2A73095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211" w:author="Daniel Noble" w:date="2025-04-02T13:23:00Z" w16du:dateUtc="2025-04-02T02:23:00Z">
              <w:r w:rsidRPr="007B4784">
                <w:rPr>
                  <w:rFonts w:ascii="Times New Roman" w:hAnsi="Times New Roman" w:cs="Times New Roman"/>
                  <w:color w:val="000000"/>
                  <w:kern w:val="0"/>
                  <w:sz w:val="24"/>
                  <w:szCs w:val="24"/>
                  <w:lang w:val="en-GB"/>
                  <w:rPrChange w:id="2212" w:author="Daniel Noble" w:date="2025-04-02T13:23:00Z" w16du:dateUtc="2025-04-02T02:23:00Z">
                    <w:rPr>
                      <w:rFonts w:ascii="Aptos Narrow" w:hAnsi="Aptos Narrow" w:cs="Aptos Narrow"/>
                      <w:color w:val="000000"/>
                      <w:kern w:val="0"/>
                      <w:sz w:val="24"/>
                      <w:szCs w:val="24"/>
                      <w:lang w:val="en-GB"/>
                    </w:rPr>
                  </w:rPrChange>
                </w:rPr>
                <w:t>40</w:t>
              </w:r>
            </w:ins>
            <w:del w:id="2213" w:author="Daniel Noble" w:date="2025-04-02T13:23:00Z" w16du:dateUtc="2025-04-02T02:23:00Z">
              <w:r w:rsidRPr="007B4784" w:rsidDel="006F36F7">
                <w:rPr>
                  <w:rFonts w:ascii="Times New Roman" w:eastAsia="Times New Roman" w:hAnsi="Times New Roman" w:cs="Times New Roman"/>
                  <w:color w:val="000000"/>
                  <w:sz w:val="24"/>
                  <w:szCs w:val="24"/>
                  <w:lang w:eastAsia="en-AU"/>
                </w:rPr>
                <w:delText>40</w:delText>
              </w:r>
            </w:del>
          </w:p>
        </w:tc>
        <w:tc>
          <w:tcPr>
            <w:tcW w:w="1417" w:type="dxa"/>
            <w:tcBorders>
              <w:top w:val="nil"/>
              <w:left w:val="nil"/>
              <w:bottom w:val="nil"/>
              <w:right w:val="single" w:sz="4" w:space="0" w:color="auto"/>
            </w:tcBorders>
            <w:shd w:val="clear" w:color="auto" w:fill="auto"/>
            <w:noWrap/>
            <w:hideMark/>
            <w:tcPrChange w:id="2214" w:author="Daniel Noble" w:date="2025-04-02T13:23:00Z" w16du:dateUtc="2025-04-02T02:23:00Z">
              <w:tcPr>
                <w:tcW w:w="1417" w:type="dxa"/>
                <w:tcBorders>
                  <w:top w:val="nil"/>
                  <w:left w:val="nil"/>
                  <w:bottom w:val="single" w:sz="4" w:space="0" w:color="auto"/>
                  <w:right w:val="single" w:sz="4" w:space="0" w:color="auto"/>
                </w:tcBorders>
                <w:shd w:val="clear" w:color="auto" w:fill="auto"/>
                <w:noWrap/>
                <w:vAlign w:val="bottom"/>
                <w:hideMark/>
              </w:tcPr>
            </w:tcPrChange>
          </w:tcPr>
          <w:p w14:paraId="2857D01A" w14:textId="7026F4A5"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215" w:author="Daniel Noble" w:date="2025-04-02T13:23:00Z" w16du:dateUtc="2025-04-02T02:23:00Z">
              <w:r w:rsidRPr="007B4784">
                <w:rPr>
                  <w:rFonts w:ascii="Times New Roman" w:hAnsi="Times New Roman" w:cs="Times New Roman"/>
                  <w:color w:val="000000"/>
                  <w:kern w:val="0"/>
                  <w:sz w:val="24"/>
                  <w:szCs w:val="24"/>
                  <w:lang w:val="en-GB"/>
                  <w:rPrChange w:id="2216" w:author="Daniel Noble" w:date="2025-04-02T13:23:00Z" w16du:dateUtc="2025-04-02T02:23:00Z">
                    <w:rPr>
                      <w:rFonts w:ascii="Aptos Narrow" w:hAnsi="Aptos Narrow" w:cs="Aptos Narrow"/>
                      <w:color w:val="000000"/>
                      <w:kern w:val="0"/>
                      <w:sz w:val="24"/>
                      <w:szCs w:val="24"/>
                      <w:lang w:val="en-GB"/>
                    </w:rPr>
                  </w:rPrChange>
                </w:rPr>
                <w:t>203</w:t>
              </w:r>
            </w:ins>
            <w:del w:id="2217" w:author="Daniel Noble" w:date="2025-04-02T13:23:00Z" w16du:dateUtc="2025-04-02T02:23:00Z">
              <w:r w:rsidRPr="007B4784" w:rsidDel="006F36F7">
                <w:rPr>
                  <w:rFonts w:ascii="Times New Roman" w:eastAsia="Times New Roman" w:hAnsi="Times New Roman" w:cs="Times New Roman"/>
                  <w:color w:val="000000"/>
                  <w:sz w:val="24"/>
                  <w:szCs w:val="24"/>
                  <w:lang w:eastAsia="en-AU"/>
                </w:rPr>
                <w:delText>203</w:delText>
              </w:r>
            </w:del>
          </w:p>
        </w:tc>
        <w:tc>
          <w:tcPr>
            <w:tcW w:w="1416" w:type="dxa"/>
            <w:tcBorders>
              <w:top w:val="nil"/>
              <w:left w:val="nil"/>
              <w:bottom w:val="nil"/>
              <w:right w:val="single" w:sz="4" w:space="0" w:color="auto"/>
            </w:tcBorders>
            <w:shd w:val="clear" w:color="auto" w:fill="auto"/>
            <w:noWrap/>
            <w:hideMark/>
            <w:tcPrChange w:id="2218" w:author="Daniel Noble" w:date="2025-04-02T13:23:00Z" w16du:dateUtc="2025-04-02T02:23:00Z">
              <w:tcPr>
                <w:tcW w:w="1280" w:type="dxa"/>
                <w:tcBorders>
                  <w:top w:val="nil"/>
                  <w:left w:val="nil"/>
                  <w:bottom w:val="single" w:sz="4" w:space="0" w:color="auto"/>
                  <w:right w:val="single" w:sz="4" w:space="0" w:color="auto"/>
                </w:tcBorders>
                <w:shd w:val="clear" w:color="auto" w:fill="auto"/>
                <w:noWrap/>
                <w:vAlign w:val="bottom"/>
                <w:hideMark/>
              </w:tcPr>
            </w:tcPrChange>
          </w:tcPr>
          <w:p w14:paraId="4BD72E04" w14:textId="6A39EFE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219" w:author="Daniel Noble" w:date="2025-04-02T13:23:00Z" w16du:dateUtc="2025-04-02T02:23:00Z">
              <w:r w:rsidRPr="007B4784">
                <w:rPr>
                  <w:rFonts w:ascii="Times New Roman" w:hAnsi="Times New Roman" w:cs="Times New Roman"/>
                  <w:color w:val="000000"/>
                  <w:kern w:val="0"/>
                  <w:sz w:val="24"/>
                  <w:szCs w:val="24"/>
                  <w:lang w:val="en-GB"/>
                  <w:rPrChange w:id="2220" w:author="Daniel Noble" w:date="2025-04-02T13:23:00Z" w16du:dateUtc="2025-04-02T02:23:00Z">
                    <w:rPr>
                      <w:rFonts w:ascii="Aptos Narrow" w:hAnsi="Aptos Narrow" w:cs="Aptos Narrow"/>
                      <w:color w:val="000000"/>
                      <w:kern w:val="0"/>
                      <w:sz w:val="24"/>
                      <w:szCs w:val="24"/>
                      <w:lang w:val="en-GB"/>
                    </w:rPr>
                  </w:rPrChange>
                </w:rPr>
                <w:t>0.013</w:t>
              </w:r>
            </w:ins>
            <w:del w:id="2221" w:author="Daniel Noble" w:date="2025-04-02T13:23:00Z" w16du:dateUtc="2025-04-02T02:23:00Z">
              <w:r w:rsidRPr="007B4784" w:rsidDel="006F36F7">
                <w:rPr>
                  <w:rFonts w:ascii="Times New Roman" w:eastAsia="Times New Roman" w:hAnsi="Times New Roman" w:cs="Times New Roman"/>
                  <w:color w:val="000000"/>
                  <w:sz w:val="24"/>
                  <w:szCs w:val="24"/>
                  <w:lang w:eastAsia="en-AU"/>
                </w:rPr>
                <w:delText>0.0000</w:delText>
              </w:r>
            </w:del>
          </w:p>
        </w:tc>
        <w:tc>
          <w:tcPr>
            <w:tcW w:w="1280" w:type="dxa"/>
            <w:tcBorders>
              <w:top w:val="nil"/>
              <w:left w:val="nil"/>
              <w:bottom w:val="nil"/>
              <w:right w:val="single" w:sz="4" w:space="0" w:color="auto"/>
            </w:tcBorders>
            <w:shd w:val="clear" w:color="auto" w:fill="auto"/>
            <w:noWrap/>
            <w:hideMark/>
            <w:tcPrChange w:id="2222" w:author="Daniel Noble" w:date="2025-04-02T13:23:00Z" w16du:dateUtc="2025-04-02T02:23: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190D2E9D" w14:textId="34F0FE0F"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223" w:author="Daniel Noble" w:date="2025-04-02T13:23:00Z" w16du:dateUtc="2025-04-02T02:23:00Z">
              <w:r w:rsidRPr="007B4784">
                <w:rPr>
                  <w:rFonts w:ascii="Times New Roman" w:hAnsi="Times New Roman" w:cs="Times New Roman"/>
                  <w:color w:val="000000"/>
                  <w:kern w:val="0"/>
                  <w:sz w:val="24"/>
                  <w:szCs w:val="24"/>
                  <w:lang w:val="en-GB"/>
                  <w:rPrChange w:id="2224" w:author="Daniel Noble" w:date="2025-04-02T13:23:00Z" w16du:dateUtc="2025-04-02T02:23:00Z">
                    <w:rPr>
                      <w:rFonts w:ascii="Aptos Narrow" w:hAnsi="Aptos Narrow" w:cs="Aptos Narrow"/>
                      <w:color w:val="000000"/>
                      <w:kern w:val="0"/>
                      <w:sz w:val="24"/>
                      <w:szCs w:val="24"/>
                      <w:lang w:val="en-GB"/>
                    </w:rPr>
                  </w:rPrChange>
                </w:rPr>
                <w:t>-0.007</w:t>
              </w:r>
            </w:ins>
            <w:del w:id="2225" w:author="Daniel Noble" w:date="2025-04-02T13:23:00Z" w16du:dateUtc="2025-04-02T02:23:00Z">
              <w:r w:rsidRPr="007B4784" w:rsidDel="006F36F7">
                <w:rPr>
                  <w:rFonts w:ascii="Times New Roman" w:eastAsia="Times New Roman" w:hAnsi="Times New Roman" w:cs="Times New Roman"/>
                  <w:color w:val="000000"/>
                  <w:sz w:val="24"/>
                  <w:szCs w:val="24"/>
                  <w:lang w:eastAsia="en-AU"/>
                </w:rPr>
                <w:delText>-0.0024</w:delText>
              </w:r>
            </w:del>
          </w:p>
        </w:tc>
        <w:tc>
          <w:tcPr>
            <w:tcW w:w="1416" w:type="dxa"/>
            <w:tcBorders>
              <w:top w:val="nil"/>
              <w:left w:val="nil"/>
              <w:bottom w:val="nil"/>
              <w:right w:val="single" w:sz="4" w:space="0" w:color="auto"/>
            </w:tcBorders>
            <w:shd w:val="clear" w:color="auto" w:fill="auto"/>
            <w:noWrap/>
            <w:hideMark/>
            <w:tcPrChange w:id="2226" w:author="Daniel Noble" w:date="2025-04-02T13:23:00Z" w16du:dateUtc="2025-04-02T02:23: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29C20ABD" w14:textId="289AB300"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227" w:author="Daniel Noble" w:date="2025-04-02T13:23:00Z" w16du:dateUtc="2025-04-02T02:23:00Z">
              <w:r w:rsidRPr="007B4784">
                <w:rPr>
                  <w:rFonts w:ascii="Times New Roman" w:hAnsi="Times New Roman" w:cs="Times New Roman"/>
                  <w:color w:val="000000"/>
                  <w:kern w:val="0"/>
                  <w:sz w:val="24"/>
                  <w:szCs w:val="24"/>
                  <w:lang w:val="en-GB"/>
                  <w:rPrChange w:id="2228" w:author="Daniel Noble" w:date="2025-04-02T13:23:00Z" w16du:dateUtc="2025-04-02T02:23:00Z">
                    <w:rPr>
                      <w:rFonts w:ascii="Aptos Narrow" w:hAnsi="Aptos Narrow" w:cs="Aptos Narrow"/>
                      <w:color w:val="000000"/>
                      <w:kern w:val="0"/>
                      <w:sz w:val="24"/>
                      <w:szCs w:val="24"/>
                      <w:lang w:val="en-GB"/>
                    </w:rPr>
                  </w:rPrChange>
                </w:rPr>
                <w:t>0.033</w:t>
              </w:r>
            </w:ins>
            <w:del w:id="2229" w:author="Daniel Noble" w:date="2025-04-02T13:23:00Z" w16du:dateUtc="2025-04-02T02:23:00Z">
              <w:r w:rsidRPr="007B4784" w:rsidDel="006F36F7">
                <w:rPr>
                  <w:rFonts w:ascii="Times New Roman" w:eastAsia="Times New Roman" w:hAnsi="Times New Roman" w:cs="Times New Roman"/>
                  <w:color w:val="000000"/>
                  <w:sz w:val="24"/>
                  <w:szCs w:val="24"/>
                  <w:lang w:eastAsia="en-AU"/>
                </w:rPr>
                <w:delText>0.0025</w:delText>
              </w:r>
            </w:del>
          </w:p>
        </w:tc>
        <w:tc>
          <w:tcPr>
            <w:tcW w:w="1280" w:type="dxa"/>
            <w:tcBorders>
              <w:top w:val="nil"/>
              <w:left w:val="nil"/>
              <w:bottom w:val="nil"/>
              <w:right w:val="single" w:sz="4" w:space="0" w:color="auto"/>
            </w:tcBorders>
            <w:shd w:val="clear" w:color="auto" w:fill="auto"/>
            <w:noWrap/>
            <w:hideMark/>
            <w:tcPrChange w:id="2230" w:author="Daniel Noble" w:date="2025-04-02T13:23:00Z" w16du:dateUtc="2025-04-02T02:23: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1422B600" w14:textId="7A3E5A33"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231" w:author="Daniel Noble" w:date="2025-04-02T13:23:00Z" w16du:dateUtc="2025-04-02T02:23:00Z">
              <w:r w:rsidRPr="007B4784">
                <w:rPr>
                  <w:rFonts w:ascii="Times New Roman" w:hAnsi="Times New Roman" w:cs="Times New Roman"/>
                  <w:color w:val="000000"/>
                  <w:kern w:val="0"/>
                  <w:sz w:val="24"/>
                  <w:szCs w:val="24"/>
                  <w:lang w:val="en-GB"/>
                  <w:rPrChange w:id="2232" w:author="Daniel Noble" w:date="2025-04-02T13:23:00Z" w16du:dateUtc="2025-04-02T02:23:00Z">
                    <w:rPr>
                      <w:rFonts w:ascii="Aptos Narrow" w:hAnsi="Aptos Narrow" w:cs="Aptos Narrow"/>
                      <w:color w:val="000000"/>
                      <w:kern w:val="0"/>
                      <w:sz w:val="24"/>
                      <w:szCs w:val="24"/>
                      <w:lang w:val="en-GB"/>
                    </w:rPr>
                  </w:rPrChange>
                </w:rPr>
                <w:t>201</w:t>
              </w:r>
            </w:ins>
            <w:del w:id="2233" w:author="Daniel Noble" w:date="2025-04-02T13:23:00Z" w16du:dateUtc="2025-04-02T02:23:00Z">
              <w:r w:rsidRPr="007B4784" w:rsidDel="006F36F7">
                <w:rPr>
                  <w:rFonts w:ascii="Times New Roman" w:eastAsia="Times New Roman" w:hAnsi="Times New Roman" w:cs="Times New Roman"/>
                  <w:color w:val="000000"/>
                  <w:sz w:val="24"/>
                  <w:szCs w:val="24"/>
                  <w:lang w:eastAsia="en-AU"/>
                </w:rPr>
                <w:delText>78</w:delText>
              </w:r>
            </w:del>
          </w:p>
        </w:tc>
        <w:tc>
          <w:tcPr>
            <w:tcW w:w="1416" w:type="dxa"/>
            <w:tcBorders>
              <w:top w:val="nil"/>
              <w:left w:val="nil"/>
              <w:bottom w:val="nil"/>
              <w:right w:val="single" w:sz="4" w:space="0" w:color="auto"/>
            </w:tcBorders>
            <w:shd w:val="clear" w:color="auto" w:fill="auto"/>
            <w:noWrap/>
            <w:hideMark/>
            <w:tcPrChange w:id="2234" w:author="Daniel Noble" w:date="2025-04-02T13:23:00Z" w16du:dateUtc="2025-04-02T02:23:00Z">
              <w:tcPr>
                <w:tcW w:w="1280" w:type="dxa"/>
                <w:gridSpan w:val="2"/>
                <w:tcBorders>
                  <w:top w:val="nil"/>
                  <w:left w:val="nil"/>
                  <w:bottom w:val="single" w:sz="4" w:space="0" w:color="auto"/>
                  <w:right w:val="single" w:sz="4" w:space="0" w:color="auto"/>
                </w:tcBorders>
                <w:shd w:val="clear" w:color="auto" w:fill="auto"/>
                <w:noWrap/>
                <w:vAlign w:val="bottom"/>
                <w:hideMark/>
              </w:tcPr>
            </w:tcPrChange>
          </w:tcPr>
          <w:p w14:paraId="12ACE077" w14:textId="2947CE0D" w:rsidR="007B4784" w:rsidRPr="007B4784" w:rsidRDefault="007B4784" w:rsidP="007B4784">
            <w:pPr>
              <w:spacing w:after="0" w:line="276" w:lineRule="auto"/>
              <w:jc w:val="center"/>
              <w:rPr>
                <w:rFonts w:ascii="Times New Roman" w:eastAsia="Times New Roman" w:hAnsi="Times New Roman" w:cs="Times New Roman"/>
                <w:color w:val="000000"/>
                <w:sz w:val="24"/>
                <w:szCs w:val="24"/>
                <w:lang w:eastAsia="en-AU"/>
              </w:rPr>
            </w:pPr>
            <w:ins w:id="2235" w:author="Daniel Noble" w:date="2025-04-02T13:23:00Z" w16du:dateUtc="2025-04-02T02:23:00Z">
              <w:r w:rsidRPr="007B4784">
                <w:rPr>
                  <w:rFonts w:ascii="Times New Roman" w:hAnsi="Times New Roman" w:cs="Times New Roman"/>
                  <w:color w:val="000000"/>
                  <w:kern w:val="0"/>
                  <w:sz w:val="24"/>
                  <w:szCs w:val="24"/>
                  <w:lang w:val="en-GB"/>
                  <w:rPrChange w:id="2236" w:author="Daniel Noble" w:date="2025-04-02T13:23:00Z" w16du:dateUtc="2025-04-02T02:23:00Z">
                    <w:rPr>
                      <w:rFonts w:ascii="Aptos Narrow" w:hAnsi="Aptos Narrow" w:cs="Aptos Narrow"/>
                      <w:color w:val="000000"/>
                      <w:kern w:val="0"/>
                      <w:sz w:val="24"/>
                      <w:szCs w:val="24"/>
                      <w:lang w:val="en-GB"/>
                    </w:rPr>
                  </w:rPrChange>
                </w:rPr>
                <w:t>0.209</w:t>
              </w:r>
            </w:ins>
            <w:del w:id="2237" w:author="Daniel Noble" w:date="2025-04-02T13:23:00Z" w16du:dateUtc="2025-04-02T02:23:00Z">
              <w:r w:rsidRPr="007B4784" w:rsidDel="006F36F7">
                <w:rPr>
                  <w:rFonts w:ascii="Times New Roman" w:eastAsia="Times New Roman" w:hAnsi="Times New Roman" w:cs="Times New Roman"/>
                  <w:color w:val="000000"/>
                  <w:sz w:val="24"/>
                  <w:szCs w:val="24"/>
                  <w:lang w:eastAsia="en-AU"/>
                </w:rPr>
                <w:delText>0.9687</w:delText>
              </w:r>
            </w:del>
          </w:p>
        </w:tc>
      </w:tr>
      <w:tr w:rsidR="007B4784" w:rsidRPr="00C80DCA" w14:paraId="568D3799" w14:textId="77777777" w:rsidTr="007B4784">
        <w:tblPrEx>
          <w:tblW w:w="14357" w:type="dxa"/>
          <w:jc w:val="center"/>
          <w:tblPrExChange w:id="2238" w:author="Daniel Noble" w:date="2025-04-02T13:23:00Z" w16du:dateUtc="2025-04-02T02:23:00Z">
            <w:tblPrEx>
              <w:tblW w:w="13949" w:type="dxa"/>
              <w:jc w:val="center"/>
            </w:tblPrEx>
          </w:tblPrExChange>
        </w:tblPrEx>
        <w:trPr>
          <w:trHeight w:val="288"/>
          <w:jc w:val="center"/>
          <w:ins w:id="2239" w:author="Daniel Noble" w:date="2025-04-02T13:22:00Z" w16du:dateUtc="2025-04-02T02:22:00Z"/>
          <w:trPrChange w:id="2240" w:author="Daniel Noble" w:date="2025-04-02T13:23:00Z" w16du:dateUtc="2025-04-02T02:23:00Z">
            <w:trPr>
              <w:gridAfter w:val="0"/>
              <w:trHeight w:val="288"/>
              <w:jc w:val="center"/>
            </w:trPr>
          </w:trPrChange>
        </w:trPr>
        <w:tc>
          <w:tcPr>
            <w:tcW w:w="3572" w:type="dxa"/>
            <w:tcBorders>
              <w:top w:val="nil"/>
              <w:left w:val="single" w:sz="4" w:space="0" w:color="auto"/>
              <w:bottom w:val="single" w:sz="4" w:space="0" w:color="auto"/>
              <w:right w:val="single" w:sz="4" w:space="0" w:color="auto"/>
            </w:tcBorders>
            <w:shd w:val="clear" w:color="000000" w:fill="D9E1F2"/>
            <w:noWrap/>
            <w:vAlign w:val="bottom"/>
            <w:tcPrChange w:id="2241" w:author="Daniel Noble" w:date="2025-04-02T13:23:00Z" w16du:dateUtc="2025-04-02T02:23:00Z">
              <w:tcPr>
                <w:tcW w:w="3572" w:type="dxa"/>
                <w:tcBorders>
                  <w:top w:val="nil"/>
                  <w:left w:val="single" w:sz="4" w:space="0" w:color="auto"/>
                  <w:bottom w:val="single" w:sz="4" w:space="0" w:color="auto"/>
                  <w:right w:val="single" w:sz="4" w:space="0" w:color="auto"/>
                </w:tcBorders>
                <w:shd w:val="clear" w:color="000000" w:fill="D9E1F2"/>
                <w:noWrap/>
                <w:vAlign w:val="bottom"/>
              </w:tcPr>
            </w:tcPrChange>
          </w:tcPr>
          <w:p w14:paraId="4859AC98" w14:textId="00B98909" w:rsidR="007B4784" w:rsidRPr="00B355FD" w:rsidRDefault="007B4784" w:rsidP="007B4784">
            <w:pPr>
              <w:spacing w:after="0" w:line="276" w:lineRule="auto"/>
              <w:rPr>
                <w:ins w:id="2242" w:author="Daniel Noble" w:date="2025-04-02T13:22:00Z" w16du:dateUtc="2025-04-02T02:22:00Z"/>
                <w:rFonts w:ascii="Times New Roman" w:eastAsia="Times New Roman" w:hAnsi="Times New Roman" w:cs="Times New Roman"/>
                <w:b/>
                <w:bCs/>
                <w:color w:val="000000"/>
                <w:sz w:val="24"/>
                <w:szCs w:val="24"/>
                <w:lang w:eastAsia="en-AU"/>
              </w:rPr>
            </w:pPr>
            <w:ins w:id="2243" w:author="Daniel Noble" w:date="2025-04-02T13:24:00Z" w16du:dateUtc="2025-04-02T02:24:00Z">
              <w:r w:rsidRPr="007B4784">
                <w:rPr>
                  <w:rFonts w:ascii="Times New Roman" w:eastAsia="Times New Roman" w:hAnsi="Times New Roman" w:cs="Times New Roman"/>
                  <w:b/>
                  <w:bCs/>
                  <w:color w:val="000000"/>
                  <w:sz w:val="24"/>
                  <w:szCs w:val="24"/>
                  <w:lang w:eastAsia="en-AU"/>
                </w:rPr>
                <w:t>Flutuation Amplitude (slope)</w:t>
              </w:r>
            </w:ins>
          </w:p>
        </w:tc>
        <w:tc>
          <w:tcPr>
            <w:tcW w:w="1280" w:type="dxa"/>
            <w:tcBorders>
              <w:top w:val="nil"/>
              <w:left w:val="nil"/>
              <w:bottom w:val="single" w:sz="4" w:space="0" w:color="auto"/>
              <w:right w:val="single" w:sz="4" w:space="0" w:color="auto"/>
            </w:tcBorders>
            <w:shd w:val="clear" w:color="auto" w:fill="auto"/>
            <w:noWrap/>
            <w:tcPrChange w:id="2244" w:author="Daniel Noble" w:date="2025-04-02T13:23:00Z" w16du:dateUtc="2025-04-02T02:23:00Z">
              <w:tcPr>
                <w:tcW w:w="1280" w:type="dxa"/>
                <w:tcBorders>
                  <w:top w:val="nil"/>
                  <w:left w:val="nil"/>
                  <w:bottom w:val="single" w:sz="4" w:space="0" w:color="auto"/>
                  <w:right w:val="single" w:sz="4" w:space="0" w:color="auto"/>
                </w:tcBorders>
                <w:shd w:val="clear" w:color="auto" w:fill="auto"/>
                <w:noWrap/>
                <w:vAlign w:val="bottom"/>
              </w:tcPr>
            </w:tcPrChange>
          </w:tcPr>
          <w:p w14:paraId="333F3004" w14:textId="4AC30272" w:rsidR="007B4784" w:rsidRPr="007B4784" w:rsidRDefault="007B4784" w:rsidP="007B4784">
            <w:pPr>
              <w:spacing w:after="0" w:line="276" w:lineRule="auto"/>
              <w:jc w:val="center"/>
              <w:rPr>
                <w:ins w:id="2245" w:author="Daniel Noble" w:date="2025-04-02T13:22:00Z" w16du:dateUtc="2025-04-02T02:22:00Z"/>
                <w:rFonts w:ascii="Times New Roman" w:eastAsia="Times New Roman" w:hAnsi="Times New Roman" w:cs="Times New Roman"/>
                <w:color w:val="000000"/>
                <w:sz w:val="24"/>
                <w:szCs w:val="24"/>
                <w:lang w:eastAsia="en-AU"/>
              </w:rPr>
            </w:pPr>
          </w:p>
        </w:tc>
        <w:tc>
          <w:tcPr>
            <w:tcW w:w="1280" w:type="dxa"/>
            <w:tcBorders>
              <w:top w:val="nil"/>
              <w:left w:val="nil"/>
              <w:bottom w:val="single" w:sz="4" w:space="0" w:color="auto"/>
              <w:right w:val="single" w:sz="4" w:space="0" w:color="auto"/>
            </w:tcBorders>
            <w:shd w:val="clear" w:color="auto" w:fill="auto"/>
            <w:noWrap/>
            <w:tcPrChange w:id="2246" w:author="Daniel Noble" w:date="2025-04-02T13:23:00Z" w16du:dateUtc="2025-04-02T02:23:00Z">
              <w:tcPr>
                <w:tcW w:w="1280" w:type="dxa"/>
                <w:tcBorders>
                  <w:top w:val="nil"/>
                  <w:left w:val="nil"/>
                  <w:bottom w:val="single" w:sz="4" w:space="0" w:color="auto"/>
                  <w:right w:val="single" w:sz="4" w:space="0" w:color="auto"/>
                </w:tcBorders>
                <w:shd w:val="clear" w:color="auto" w:fill="auto"/>
                <w:noWrap/>
                <w:vAlign w:val="bottom"/>
              </w:tcPr>
            </w:tcPrChange>
          </w:tcPr>
          <w:p w14:paraId="1A21D967" w14:textId="1DAF8687" w:rsidR="007B4784" w:rsidRPr="007B4784" w:rsidRDefault="007B4784" w:rsidP="007B4784">
            <w:pPr>
              <w:spacing w:after="0" w:line="276" w:lineRule="auto"/>
              <w:jc w:val="center"/>
              <w:rPr>
                <w:ins w:id="2247" w:author="Daniel Noble" w:date="2025-04-02T13:22:00Z" w16du:dateUtc="2025-04-02T02:22:00Z"/>
                <w:rFonts w:ascii="Times New Roman" w:eastAsia="Times New Roman" w:hAnsi="Times New Roman" w:cs="Times New Roman"/>
                <w:color w:val="000000"/>
                <w:sz w:val="24"/>
                <w:szCs w:val="24"/>
                <w:lang w:eastAsia="en-AU"/>
              </w:rPr>
            </w:pPr>
          </w:p>
        </w:tc>
        <w:tc>
          <w:tcPr>
            <w:tcW w:w="1417" w:type="dxa"/>
            <w:tcBorders>
              <w:top w:val="nil"/>
              <w:left w:val="nil"/>
              <w:bottom w:val="single" w:sz="4" w:space="0" w:color="auto"/>
              <w:right w:val="single" w:sz="4" w:space="0" w:color="auto"/>
            </w:tcBorders>
            <w:shd w:val="clear" w:color="auto" w:fill="auto"/>
            <w:noWrap/>
            <w:tcPrChange w:id="2248" w:author="Daniel Noble" w:date="2025-04-02T13:23:00Z" w16du:dateUtc="2025-04-02T02:23:00Z">
              <w:tcPr>
                <w:tcW w:w="1417" w:type="dxa"/>
                <w:tcBorders>
                  <w:top w:val="nil"/>
                  <w:left w:val="nil"/>
                  <w:bottom w:val="single" w:sz="4" w:space="0" w:color="auto"/>
                  <w:right w:val="single" w:sz="4" w:space="0" w:color="auto"/>
                </w:tcBorders>
                <w:shd w:val="clear" w:color="auto" w:fill="auto"/>
                <w:noWrap/>
                <w:vAlign w:val="bottom"/>
              </w:tcPr>
            </w:tcPrChange>
          </w:tcPr>
          <w:p w14:paraId="1F9E16FE" w14:textId="71C8B9D0" w:rsidR="007B4784" w:rsidRPr="007B4784" w:rsidRDefault="007B4784" w:rsidP="007B4784">
            <w:pPr>
              <w:spacing w:after="0" w:line="276" w:lineRule="auto"/>
              <w:jc w:val="center"/>
              <w:rPr>
                <w:ins w:id="2249" w:author="Daniel Noble" w:date="2025-04-02T13:22:00Z" w16du:dateUtc="2025-04-02T02:22:00Z"/>
                <w:rFonts w:ascii="Times New Roman" w:eastAsia="Times New Roman" w:hAnsi="Times New Roman" w:cs="Times New Roman"/>
                <w:color w:val="000000"/>
                <w:sz w:val="24"/>
                <w:szCs w:val="24"/>
                <w:lang w:eastAsia="en-AU"/>
              </w:rPr>
            </w:pPr>
          </w:p>
        </w:tc>
        <w:tc>
          <w:tcPr>
            <w:tcW w:w="1416" w:type="dxa"/>
            <w:tcBorders>
              <w:top w:val="nil"/>
              <w:left w:val="nil"/>
              <w:bottom w:val="single" w:sz="4" w:space="0" w:color="auto"/>
              <w:right w:val="single" w:sz="4" w:space="0" w:color="auto"/>
            </w:tcBorders>
            <w:shd w:val="clear" w:color="auto" w:fill="auto"/>
            <w:noWrap/>
            <w:tcPrChange w:id="2250" w:author="Daniel Noble" w:date="2025-04-02T13:23:00Z" w16du:dateUtc="2025-04-02T02:23:00Z">
              <w:tcPr>
                <w:tcW w:w="1280" w:type="dxa"/>
                <w:tcBorders>
                  <w:top w:val="nil"/>
                  <w:left w:val="nil"/>
                  <w:bottom w:val="single" w:sz="4" w:space="0" w:color="auto"/>
                  <w:right w:val="single" w:sz="4" w:space="0" w:color="auto"/>
                </w:tcBorders>
                <w:shd w:val="clear" w:color="auto" w:fill="auto"/>
                <w:noWrap/>
                <w:vAlign w:val="bottom"/>
              </w:tcPr>
            </w:tcPrChange>
          </w:tcPr>
          <w:p w14:paraId="0EE4C832" w14:textId="72432ECE" w:rsidR="007B4784" w:rsidRPr="007B4784" w:rsidRDefault="007B4784" w:rsidP="007B4784">
            <w:pPr>
              <w:spacing w:after="0" w:line="276" w:lineRule="auto"/>
              <w:jc w:val="center"/>
              <w:rPr>
                <w:ins w:id="2251" w:author="Daniel Noble" w:date="2025-04-02T13:22:00Z" w16du:dateUtc="2025-04-02T02:22:00Z"/>
                <w:rFonts w:ascii="Times New Roman" w:eastAsia="Times New Roman" w:hAnsi="Times New Roman" w:cs="Times New Roman"/>
                <w:color w:val="000000"/>
                <w:sz w:val="24"/>
                <w:szCs w:val="24"/>
                <w:lang w:eastAsia="en-AU"/>
              </w:rPr>
            </w:pPr>
            <w:ins w:id="2252" w:author="Daniel Noble" w:date="2025-04-02T13:23:00Z" w16du:dateUtc="2025-04-02T02:23:00Z">
              <w:r w:rsidRPr="007B4784">
                <w:rPr>
                  <w:rFonts w:ascii="Times New Roman" w:hAnsi="Times New Roman" w:cs="Times New Roman"/>
                  <w:color w:val="000000"/>
                  <w:kern w:val="0"/>
                  <w:sz w:val="24"/>
                  <w:szCs w:val="24"/>
                  <w:lang w:val="en-GB"/>
                  <w:rPrChange w:id="2253" w:author="Daniel Noble" w:date="2025-04-02T13:23:00Z" w16du:dateUtc="2025-04-02T02:23:00Z">
                    <w:rPr>
                      <w:rFonts w:ascii="Aptos Narrow" w:hAnsi="Aptos Narrow" w:cs="Aptos Narrow"/>
                      <w:color w:val="000000"/>
                      <w:kern w:val="0"/>
                      <w:sz w:val="24"/>
                      <w:szCs w:val="24"/>
                      <w:lang w:val="en-GB"/>
                    </w:rPr>
                  </w:rPrChange>
                </w:rPr>
                <w:t>-0.001</w:t>
              </w:r>
            </w:ins>
          </w:p>
        </w:tc>
        <w:tc>
          <w:tcPr>
            <w:tcW w:w="1280" w:type="dxa"/>
            <w:tcBorders>
              <w:top w:val="nil"/>
              <w:left w:val="nil"/>
              <w:bottom w:val="single" w:sz="4" w:space="0" w:color="auto"/>
              <w:right w:val="single" w:sz="4" w:space="0" w:color="auto"/>
            </w:tcBorders>
            <w:shd w:val="clear" w:color="auto" w:fill="auto"/>
            <w:noWrap/>
            <w:tcPrChange w:id="2254" w:author="Daniel Noble" w:date="2025-04-02T13:23:00Z" w16du:dateUtc="2025-04-02T02:23:00Z">
              <w:tcPr>
                <w:tcW w:w="1280" w:type="dxa"/>
                <w:gridSpan w:val="2"/>
                <w:tcBorders>
                  <w:top w:val="nil"/>
                  <w:left w:val="nil"/>
                  <w:bottom w:val="single" w:sz="4" w:space="0" w:color="auto"/>
                  <w:right w:val="single" w:sz="4" w:space="0" w:color="auto"/>
                </w:tcBorders>
                <w:shd w:val="clear" w:color="auto" w:fill="auto"/>
                <w:noWrap/>
                <w:vAlign w:val="bottom"/>
              </w:tcPr>
            </w:tcPrChange>
          </w:tcPr>
          <w:p w14:paraId="79E0E94C" w14:textId="16679351" w:rsidR="007B4784" w:rsidRPr="007B4784" w:rsidRDefault="007B4784" w:rsidP="007B4784">
            <w:pPr>
              <w:spacing w:after="0" w:line="276" w:lineRule="auto"/>
              <w:jc w:val="center"/>
              <w:rPr>
                <w:ins w:id="2255" w:author="Daniel Noble" w:date="2025-04-02T13:22:00Z" w16du:dateUtc="2025-04-02T02:22:00Z"/>
                <w:rFonts w:ascii="Times New Roman" w:eastAsia="Times New Roman" w:hAnsi="Times New Roman" w:cs="Times New Roman"/>
                <w:color w:val="000000"/>
                <w:sz w:val="24"/>
                <w:szCs w:val="24"/>
                <w:lang w:eastAsia="en-AU"/>
              </w:rPr>
            </w:pPr>
            <w:ins w:id="2256" w:author="Daniel Noble" w:date="2025-04-02T13:23:00Z" w16du:dateUtc="2025-04-02T02:23:00Z">
              <w:r w:rsidRPr="007B4784">
                <w:rPr>
                  <w:rFonts w:ascii="Times New Roman" w:hAnsi="Times New Roman" w:cs="Times New Roman"/>
                  <w:color w:val="000000"/>
                  <w:kern w:val="0"/>
                  <w:sz w:val="24"/>
                  <w:szCs w:val="24"/>
                  <w:lang w:val="en-GB"/>
                  <w:rPrChange w:id="2257" w:author="Daniel Noble" w:date="2025-04-02T13:23:00Z" w16du:dateUtc="2025-04-02T02:23:00Z">
                    <w:rPr>
                      <w:rFonts w:ascii="Aptos Narrow" w:hAnsi="Aptos Narrow" w:cs="Aptos Narrow"/>
                      <w:color w:val="000000"/>
                      <w:kern w:val="0"/>
                      <w:sz w:val="24"/>
                      <w:szCs w:val="24"/>
                      <w:lang w:val="en-GB"/>
                    </w:rPr>
                  </w:rPrChange>
                </w:rPr>
                <w:t>-0.003</w:t>
              </w:r>
            </w:ins>
          </w:p>
        </w:tc>
        <w:tc>
          <w:tcPr>
            <w:tcW w:w="1416" w:type="dxa"/>
            <w:tcBorders>
              <w:top w:val="nil"/>
              <w:left w:val="nil"/>
              <w:bottom w:val="single" w:sz="4" w:space="0" w:color="auto"/>
              <w:right w:val="single" w:sz="4" w:space="0" w:color="auto"/>
            </w:tcBorders>
            <w:shd w:val="clear" w:color="auto" w:fill="auto"/>
            <w:noWrap/>
            <w:tcPrChange w:id="2258" w:author="Daniel Noble" w:date="2025-04-02T13:23:00Z" w16du:dateUtc="2025-04-02T02:23:00Z">
              <w:tcPr>
                <w:tcW w:w="1280" w:type="dxa"/>
                <w:gridSpan w:val="2"/>
                <w:tcBorders>
                  <w:top w:val="nil"/>
                  <w:left w:val="nil"/>
                  <w:bottom w:val="single" w:sz="4" w:space="0" w:color="auto"/>
                  <w:right w:val="single" w:sz="4" w:space="0" w:color="auto"/>
                </w:tcBorders>
                <w:shd w:val="clear" w:color="auto" w:fill="auto"/>
                <w:noWrap/>
                <w:vAlign w:val="bottom"/>
              </w:tcPr>
            </w:tcPrChange>
          </w:tcPr>
          <w:p w14:paraId="4462FF39" w14:textId="1E8B5548" w:rsidR="007B4784" w:rsidRPr="007B4784" w:rsidRDefault="007B4784" w:rsidP="007B4784">
            <w:pPr>
              <w:spacing w:after="0" w:line="276" w:lineRule="auto"/>
              <w:jc w:val="center"/>
              <w:rPr>
                <w:ins w:id="2259" w:author="Daniel Noble" w:date="2025-04-02T13:22:00Z" w16du:dateUtc="2025-04-02T02:22:00Z"/>
                <w:rFonts w:ascii="Times New Roman" w:eastAsia="Times New Roman" w:hAnsi="Times New Roman" w:cs="Times New Roman"/>
                <w:color w:val="000000"/>
                <w:sz w:val="24"/>
                <w:szCs w:val="24"/>
                <w:lang w:eastAsia="en-AU"/>
              </w:rPr>
            </w:pPr>
            <w:ins w:id="2260" w:author="Daniel Noble" w:date="2025-04-02T13:23:00Z" w16du:dateUtc="2025-04-02T02:23:00Z">
              <w:r w:rsidRPr="007B4784">
                <w:rPr>
                  <w:rFonts w:ascii="Times New Roman" w:hAnsi="Times New Roman" w:cs="Times New Roman"/>
                  <w:color w:val="000000"/>
                  <w:kern w:val="0"/>
                  <w:sz w:val="24"/>
                  <w:szCs w:val="24"/>
                  <w:lang w:val="en-GB"/>
                  <w:rPrChange w:id="2261" w:author="Daniel Noble" w:date="2025-04-02T13:23:00Z" w16du:dateUtc="2025-04-02T02:23:00Z">
                    <w:rPr>
                      <w:rFonts w:ascii="Aptos Narrow" w:hAnsi="Aptos Narrow" w:cs="Aptos Narrow"/>
                      <w:color w:val="000000"/>
                      <w:kern w:val="0"/>
                      <w:sz w:val="24"/>
                      <w:szCs w:val="24"/>
                      <w:lang w:val="en-GB"/>
                    </w:rPr>
                  </w:rPrChange>
                </w:rPr>
                <w:t>0.001</w:t>
              </w:r>
            </w:ins>
          </w:p>
        </w:tc>
        <w:tc>
          <w:tcPr>
            <w:tcW w:w="1280" w:type="dxa"/>
            <w:tcBorders>
              <w:top w:val="nil"/>
              <w:left w:val="nil"/>
              <w:bottom w:val="single" w:sz="4" w:space="0" w:color="auto"/>
              <w:right w:val="single" w:sz="4" w:space="0" w:color="auto"/>
            </w:tcBorders>
            <w:shd w:val="clear" w:color="auto" w:fill="auto"/>
            <w:noWrap/>
            <w:tcPrChange w:id="2262" w:author="Daniel Noble" w:date="2025-04-02T13:23:00Z" w16du:dateUtc="2025-04-02T02:23:00Z">
              <w:tcPr>
                <w:tcW w:w="1280" w:type="dxa"/>
                <w:gridSpan w:val="2"/>
                <w:tcBorders>
                  <w:top w:val="nil"/>
                  <w:left w:val="nil"/>
                  <w:bottom w:val="single" w:sz="4" w:space="0" w:color="auto"/>
                  <w:right w:val="single" w:sz="4" w:space="0" w:color="auto"/>
                </w:tcBorders>
                <w:shd w:val="clear" w:color="auto" w:fill="auto"/>
                <w:noWrap/>
                <w:vAlign w:val="bottom"/>
              </w:tcPr>
            </w:tcPrChange>
          </w:tcPr>
          <w:p w14:paraId="24E5F5DD" w14:textId="6253703D" w:rsidR="007B4784" w:rsidRPr="007B4784" w:rsidRDefault="007B4784" w:rsidP="007B4784">
            <w:pPr>
              <w:spacing w:after="0" w:line="276" w:lineRule="auto"/>
              <w:jc w:val="center"/>
              <w:rPr>
                <w:ins w:id="2263" w:author="Daniel Noble" w:date="2025-04-02T13:22:00Z" w16du:dateUtc="2025-04-02T02:22:00Z"/>
                <w:rFonts w:ascii="Times New Roman" w:eastAsia="Times New Roman" w:hAnsi="Times New Roman" w:cs="Times New Roman"/>
                <w:color w:val="000000"/>
                <w:sz w:val="24"/>
                <w:szCs w:val="24"/>
                <w:lang w:eastAsia="en-AU"/>
              </w:rPr>
            </w:pPr>
            <w:ins w:id="2264" w:author="Daniel Noble" w:date="2025-04-02T13:23:00Z" w16du:dateUtc="2025-04-02T02:23:00Z">
              <w:r w:rsidRPr="007B4784">
                <w:rPr>
                  <w:rFonts w:ascii="Times New Roman" w:hAnsi="Times New Roman" w:cs="Times New Roman"/>
                  <w:color w:val="000000"/>
                  <w:kern w:val="0"/>
                  <w:sz w:val="24"/>
                  <w:szCs w:val="24"/>
                  <w:lang w:val="en-GB"/>
                  <w:rPrChange w:id="2265" w:author="Daniel Noble" w:date="2025-04-02T13:23:00Z" w16du:dateUtc="2025-04-02T02:23:00Z">
                    <w:rPr>
                      <w:rFonts w:ascii="Aptos Narrow" w:hAnsi="Aptos Narrow" w:cs="Aptos Narrow"/>
                      <w:color w:val="000000"/>
                      <w:kern w:val="0"/>
                      <w:sz w:val="24"/>
                      <w:szCs w:val="24"/>
                      <w:lang w:val="en-GB"/>
                    </w:rPr>
                  </w:rPrChange>
                </w:rPr>
                <w:t>201</w:t>
              </w:r>
            </w:ins>
          </w:p>
        </w:tc>
        <w:tc>
          <w:tcPr>
            <w:tcW w:w="1416" w:type="dxa"/>
            <w:tcBorders>
              <w:top w:val="nil"/>
              <w:left w:val="nil"/>
              <w:bottom w:val="single" w:sz="4" w:space="0" w:color="auto"/>
              <w:right w:val="single" w:sz="4" w:space="0" w:color="auto"/>
            </w:tcBorders>
            <w:shd w:val="clear" w:color="auto" w:fill="auto"/>
            <w:noWrap/>
            <w:tcPrChange w:id="2266" w:author="Daniel Noble" w:date="2025-04-02T13:23:00Z" w16du:dateUtc="2025-04-02T02:23:00Z">
              <w:tcPr>
                <w:tcW w:w="1280" w:type="dxa"/>
                <w:gridSpan w:val="2"/>
                <w:tcBorders>
                  <w:top w:val="nil"/>
                  <w:left w:val="nil"/>
                  <w:bottom w:val="single" w:sz="4" w:space="0" w:color="auto"/>
                  <w:right w:val="single" w:sz="4" w:space="0" w:color="auto"/>
                </w:tcBorders>
                <w:shd w:val="clear" w:color="auto" w:fill="auto"/>
                <w:noWrap/>
                <w:vAlign w:val="bottom"/>
              </w:tcPr>
            </w:tcPrChange>
          </w:tcPr>
          <w:p w14:paraId="2515F60E" w14:textId="3605C022" w:rsidR="007B4784" w:rsidRPr="007B4784" w:rsidRDefault="007B4784" w:rsidP="007B4784">
            <w:pPr>
              <w:spacing w:after="0" w:line="276" w:lineRule="auto"/>
              <w:jc w:val="center"/>
              <w:rPr>
                <w:ins w:id="2267" w:author="Daniel Noble" w:date="2025-04-02T13:22:00Z" w16du:dateUtc="2025-04-02T02:22:00Z"/>
                <w:rFonts w:ascii="Times New Roman" w:eastAsia="Times New Roman" w:hAnsi="Times New Roman" w:cs="Times New Roman"/>
                <w:color w:val="000000"/>
                <w:sz w:val="24"/>
                <w:szCs w:val="24"/>
                <w:lang w:eastAsia="en-AU"/>
              </w:rPr>
            </w:pPr>
            <w:ins w:id="2268" w:author="Daniel Noble" w:date="2025-04-02T13:23:00Z" w16du:dateUtc="2025-04-02T02:23:00Z">
              <w:r w:rsidRPr="007B4784">
                <w:rPr>
                  <w:rFonts w:ascii="Times New Roman" w:hAnsi="Times New Roman" w:cs="Times New Roman"/>
                  <w:color w:val="000000"/>
                  <w:kern w:val="0"/>
                  <w:sz w:val="24"/>
                  <w:szCs w:val="24"/>
                  <w:lang w:val="en-GB"/>
                  <w:rPrChange w:id="2269" w:author="Daniel Noble" w:date="2025-04-02T13:23:00Z" w16du:dateUtc="2025-04-02T02:23:00Z">
                    <w:rPr>
                      <w:rFonts w:ascii="Aptos Narrow" w:hAnsi="Aptos Narrow" w:cs="Aptos Narrow"/>
                      <w:color w:val="000000"/>
                      <w:kern w:val="0"/>
                      <w:sz w:val="24"/>
                      <w:szCs w:val="24"/>
                      <w:lang w:val="en-GB"/>
                    </w:rPr>
                  </w:rPrChange>
                </w:rPr>
                <w:t>0.178</w:t>
              </w:r>
            </w:ins>
          </w:p>
        </w:tc>
      </w:tr>
    </w:tbl>
    <w:p w14:paraId="6934D1CB" w14:textId="77777777" w:rsidR="0067260A" w:rsidRDefault="0067260A" w:rsidP="0067260A"/>
    <w:p w14:paraId="2A614B8A" w14:textId="77777777" w:rsidR="0067260A" w:rsidRDefault="0067260A" w:rsidP="0067260A">
      <w:pPr>
        <w:rPr>
          <w:b/>
          <w:bCs/>
        </w:rPr>
      </w:pPr>
    </w:p>
    <w:p w14:paraId="719BAB19" w14:textId="77777777" w:rsidR="0067260A" w:rsidRDefault="0067260A" w:rsidP="0067260A">
      <w:pPr>
        <w:rPr>
          <w:b/>
          <w:bCs/>
        </w:rPr>
      </w:pPr>
    </w:p>
    <w:p w14:paraId="7BFFC03C" w14:textId="77777777"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lastRenderedPageBreak/>
        <w:t xml:space="preserve">Table S26 Results of the meta-regression of the individual-level traits data set with fluctuation type as the moderator. </w:t>
      </w:r>
      <w:r w:rsidRPr="00B355FD">
        <w:rPr>
          <w:rFonts w:ascii="Times New Roman" w:hAnsi="Times New Roman" w:cs="Times New Roman"/>
          <w:sz w:val="24"/>
          <w:szCs w:val="24"/>
        </w:rPr>
        <w:t>Number of studies, species and effect sizes are totals from the subset of data with individual-level phenotypic traits.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 xml:space="preserve">. </w:t>
      </w:r>
    </w:p>
    <w:tbl>
      <w:tblPr>
        <w:tblW w:w="13949" w:type="dxa"/>
        <w:jc w:val="center"/>
        <w:tblLook w:val="04A0" w:firstRow="1" w:lastRow="0" w:firstColumn="1" w:lastColumn="0" w:noHBand="0" w:noVBand="1"/>
      </w:tblPr>
      <w:tblGrid>
        <w:gridCol w:w="3572"/>
        <w:gridCol w:w="1280"/>
        <w:gridCol w:w="1280"/>
        <w:gridCol w:w="1417"/>
        <w:gridCol w:w="1416"/>
        <w:gridCol w:w="1280"/>
        <w:gridCol w:w="1416"/>
        <w:gridCol w:w="1280"/>
        <w:gridCol w:w="1416"/>
      </w:tblGrid>
      <w:tr w:rsidR="0067260A" w:rsidRPr="00FB55AE" w14:paraId="03F917F9" w14:textId="77777777" w:rsidTr="00150BF6">
        <w:trPr>
          <w:trHeight w:val="312"/>
          <w:jc w:val="center"/>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D7EBC34"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Individual-level Traits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206DADA"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C06AD5E"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2735D6A0"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7778C1E"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0474C7E"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A4E3F55"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6E09D9C"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20B3B93"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2E0E2A" w:rsidRPr="00FB55AE" w14:paraId="000241A1" w14:textId="77777777" w:rsidTr="00150BF6">
        <w:trPr>
          <w:trHeight w:val="288"/>
          <w:jc w:val="center"/>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06196D53" w14:textId="4A66D64C" w:rsidR="002E0E2A" w:rsidRPr="002E0E2A" w:rsidRDefault="002E0E2A" w:rsidP="002E0E2A">
            <w:pPr>
              <w:spacing w:after="0" w:line="276" w:lineRule="auto"/>
              <w:rPr>
                <w:rFonts w:ascii="Times New Roman" w:eastAsia="Times New Roman" w:hAnsi="Times New Roman" w:cs="Times New Roman"/>
                <w:b/>
                <w:bCs/>
                <w:color w:val="000000"/>
                <w:sz w:val="24"/>
                <w:szCs w:val="24"/>
                <w:lang w:eastAsia="en-AU"/>
              </w:rPr>
            </w:pPr>
            <w:ins w:id="2270" w:author="Daniel Noble" w:date="2025-04-02T13:25:00Z" w16du:dateUtc="2025-04-02T02:25:00Z">
              <w:r w:rsidRPr="002E0E2A">
                <w:rPr>
                  <w:rFonts w:ascii="Times New Roman" w:hAnsi="Times New Roman" w:cs="Times New Roman"/>
                  <w:b/>
                  <w:bCs/>
                  <w:color w:val="000000"/>
                  <w:sz w:val="24"/>
                  <w:szCs w:val="24"/>
                  <w:rPrChange w:id="2271" w:author="Daniel Noble" w:date="2025-04-02T13:25:00Z" w16du:dateUtc="2025-04-02T02:25:00Z">
                    <w:rPr>
                      <w:rFonts w:ascii="Aptos Narrow" w:hAnsi="Aptos Narrow"/>
                      <w:color w:val="000000"/>
                    </w:rPr>
                  </w:rPrChange>
                </w:rPr>
                <w:t>Alternating</w:t>
              </w:r>
            </w:ins>
            <w:del w:id="2272" w:author="Daniel Noble" w:date="2025-04-02T13:25:00Z" w16du:dateUtc="2025-04-02T02:25:00Z">
              <w:r w:rsidRPr="002E0E2A" w:rsidDel="00755DCB">
                <w:rPr>
                  <w:rFonts w:ascii="Times New Roman" w:eastAsia="Times New Roman" w:hAnsi="Times New Roman" w:cs="Times New Roman"/>
                  <w:b/>
                  <w:bCs/>
                  <w:color w:val="000000"/>
                  <w:sz w:val="24"/>
                  <w:szCs w:val="24"/>
                  <w:lang w:eastAsia="en-AU"/>
                </w:rPr>
                <w:delText>Sinusoidal (Sine Curve)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883C6A9" w14:textId="0AF8BEE2"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273" w:author="Daniel Noble" w:date="2025-04-02T13:25:00Z" w16du:dateUtc="2025-04-02T02:25:00Z">
              <w:r w:rsidRPr="002E0E2A">
                <w:rPr>
                  <w:rFonts w:ascii="Times New Roman" w:hAnsi="Times New Roman" w:cs="Times New Roman"/>
                  <w:color w:val="000000"/>
                  <w:sz w:val="24"/>
                  <w:szCs w:val="24"/>
                  <w:rPrChange w:id="2274" w:author="Daniel Noble" w:date="2025-04-02T13:25:00Z" w16du:dateUtc="2025-04-02T02:25:00Z">
                    <w:rPr>
                      <w:rFonts w:ascii="Aptos Narrow" w:hAnsi="Aptos Narrow"/>
                      <w:color w:val="000000"/>
                    </w:rPr>
                  </w:rPrChange>
                </w:rPr>
                <w:t>13</w:t>
              </w:r>
            </w:ins>
            <w:del w:id="2275"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26910DA" w14:textId="6B1AD86C"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276" w:author="Daniel Noble" w:date="2025-04-02T13:25:00Z" w16du:dateUtc="2025-04-02T02:25:00Z">
              <w:r w:rsidRPr="002E0E2A">
                <w:rPr>
                  <w:rFonts w:ascii="Times New Roman" w:hAnsi="Times New Roman" w:cs="Times New Roman"/>
                  <w:color w:val="000000"/>
                  <w:sz w:val="24"/>
                  <w:szCs w:val="24"/>
                  <w:rPrChange w:id="2277" w:author="Daniel Noble" w:date="2025-04-02T13:25:00Z" w16du:dateUtc="2025-04-02T02:25:00Z">
                    <w:rPr>
                      <w:rFonts w:ascii="Aptos Narrow" w:hAnsi="Aptos Narrow"/>
                      <w:color w:val="000000"/>
                    </w:rPr>
                  </w:rPrChange>
                </w:rPr>
                <w:t>16</w:t>
              </w:r>
            </w:ins>
            <w:del w:id="2278"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16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3B82467" w14:textId="59B936D1"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279" w:author="Daniel Noble" w:date="2025-04-02T13:25:00Z" w16du:dateUtc="2025-04-02T02:25:00Z">
              <w:r w:rsidRPr="002E0E2A">
                <w:rPr>
                  <w:rFonts w:ascii="Times New Roman" w:hAnsi="Times New Roman" w:cs="Times New Roman"/>
                  <w:color w:val="000000"/>
                  <w:sz w:val="24"/>
                  <w:szCs w:val="24"/>
                  <w:rPrChange w:id="2280" w:author="Daniel Noble" w:date="2025-04-02T13:25:00Z" w16du:dateUtc="2025-04-02T02:25:00Z">
                    <w:rPr>
                      <w:rFonts w:ascii="Aptos Narrow" w:hAnsi="Aptos Narrow"/>
                      <w:color w:val="000000"/>
                    </w:rPr>
                  </w:rPrChange>
                </w:rPr>
                <w:t>53</w:t>
              </w:r>
            </w:ins>
            <w:del w:id="2281"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74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A597FE0" w14:textId="04B5954A"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282" w:author="Daniel Noble" w:date="2025-04-02T13:25:00Z" w16du:dateUtc="2025-04-02T02:25:00Z">
              <w:r w:rsidRPr="002E0E2A">
                <w:rPr>
                  <w:rFonts w:ascii="Times New Roman" w:hAnsi="Times New Roman" w:cs="Times New Roman"/>
                  <w:color w:val="000000"/>
                  <w:sz w:val="24"/>
                  <w:szCs w:val="24"/>
                  <w:rPrChange w:id="2283" w:author="Daniel Noble" w:date="2025-04-02T13:25:00Z" w16du:dateUtc="2025-04-02T02:25:00Z">
                    <w:rPr>
                      <w:rFonts w:ascii="Aptos Narrow" w:hAnsi="Aptos Narrow"/>
                      <w:color w:val="000000"/>
                    </w:rPr>
                  </w:rPrChange>
                </w:rPr>
                <w:t>0.013</w:t>
              </w:r>
            </w:ins>
            <w:del w:id="2284"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-0.0023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68B82E6" w14:textId="66D53F86"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285" w:author="Daniel Noble" w:date="2025-04-02T13:25:00Z" w16du:dateUtc="2025-04-02T02:25:00Z">
              <w:r w:rsidRPr="002E0E2A">
                <w:rPr>
                  <w:rFonts w:ascii="Times New Roman" w:hAnsi="Times New Roman" w:cs="Times New Roman"/>
                  <w:color w:val="000000"/>
                  <w:sz w:val="24"/>
                  <w:szCs w:val="24"/>
                  <w:rPrChange w:id="2286" w:author="Daniel Noble" w:date="2025-04-02T13:25:00Z" w16du:dateUtc="2025-04-02T02:25:00Z">
                    <w:rPr>
                      <w:rFonts w:ascii="Aptos Narrow" w:hAnsi="Aptos Narrow"/>
                      <w:color w:val="000000"/>
                    </w:rPr>
                  </w:rPrChange>
                </w:rPr>
                <w:t>-0.008</w:t>
              </w:r>
            </w:ins>
            <w:del w:id="2287"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-0.0532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129992E" w14:textId="0A3C8BE2"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288" w:author="Daniel Noble" w:date="2025-04-02T13:25:00Z" w16du:dateUtc="2025-04-02T02:25:00Z">
              <w:r w:rsidRPr="002E0E2A">
                <w:rPr>
                  <w:rFonts w:ascii="Times New Roman" w:hAnsi="Times New Roman" w:cs="Times New Roman"/>
                  <w:color w:val="000000"/>
                  <w:sz w:val="24"/>
                  <w:szCs w:val="24"/>
                  <w:rPrChange w:id="2289" w:author="Daniel Noble" w:date="2025-04-02T13:25:00Z" w16du:dateUtc="2025-04-02T02:25:00Z">
                    <w:rPr>
                      <w:rFonts w:ascii="Aptos Narrow" w:hAnsi="Aptos Narrow"/>
                      <w:color w:val="000000"/>
                    </w:rPr>
                  </w:rPrChange>
                </w:rPr>
                <w:t>0.033</w:t>
              </w:r>
            </w:ins>
            <w:del w:id="2290"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0.0486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3E65B91" w14:textId="588A6F1B"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291" w:author="Daniel Noble" w:date="2025-04-02T13:25:00Z" w16du:dateUtc="2025-04-02T02:25:00Z">
              <w:r w:rsidRPr="002E0E2A">
                <w:rPr>
                  <w:rFonts w:ascii="Times New Roman" w:hAnsi="Times New Roman" w:cs="Times New Roman"/>
                  <w:color w:val="000000"/>
                  <w:sz w:val="24"/>
                  <w:szCs w:val="24"/>
                  <w:rPrChange w:id="2292" w:author="Daniel Noble" w:date="2025-04-02T13:25:00Z" w16du:dateUtc="2025-04-02T02:25:00Z">
                    <w:rPr>
                      <w:rFonts w:ascii="Aptos Narrow" w:hAnsi="Aptos Narrow"/>
                      <w:color w:val="000000"/>
                    </w:rPr>
                  </w:rPrChange>
                </w:rPr>
                <w:t>34</w:t>
              </w:r>
            </w:ins>
            <w:del w:id="2293"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61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753AC36" w14:textId="7CAE812E"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294" w:author="Daniel Noble" w:date="2025-04-02T13:25:00Z" w16du:dateUtc="2025-04-02T02:25:00Z">
              <w:r w:rsidRPr="002E0E2A">
                <w:rPr>
                  <w:rFonts w:ascii="Times New Roman" w:hAnsi="Times New Roman" w:cs="Times New Roman"/>
                  <w:color w:val="000000"/>
                  <w:sz w:val="24"/>
                  <w:szCs w:val="24"/>
                  <w:rPrChange w:id="2295" w:author="Daniel Noble" w:date="2025-04-02T13:25:00Z" w16du:dateUtc="2025-04-02T02:25:00Z">
                    <w:rPr>
                      <w:rFonts w:ascii="Aptos Narrow" w:hAnsi="Aptos Narrow"/>
                      <w:color w:val="000000"/>
                    </w:rPr>
                  </w:rPrChange>
                </w:rPr>
                <w:t>0.224</w:t>
              </w:r>
            </w:ins>
            <w:del w:id="2296"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0.9291</w:delText>
              </w:r>
            </w:del>
          </w:p>
        </w:tc>
      </w:tr>
      <w:tr w:rsidR="002E0E2A" w:rsidRPr="00FB55AE" w14:paraId="47A61E56" w14:textId="77777777" w:rsidTr="00150BF6">
        <w:trPr>
          <w:trHeight w:val="288"/>
          <w:jc w:val="center"/>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719C5ED4" w14:textId="5CB054B4" w:rsidR="002E0E2A" w:rsidRPr="002E0E2A" w:rsidRDefault="002E0E2A" w:rsidP="002E0E2A">
            <w:pPr>
              <w:spacing w:after="0" w:line="276" w:lineRule="auto"/>
              <w:rPr>
                <w:rFonts w:ascii="Times New Roman" w:eastAsia="Times New Roman" w:hAnsi="Times New Roman" w:cs="Times New Roman"/>
                <w:b/>
                <w:bCs/>
                <w:color w:val="000000"/>
                <w:sz w:val="24"/>
                <w:szCs w:val="24"/>
                <w:lang w:eastAsia="en-AU"/>
              </w:rPr>
            </w:pPr>
            <w:ins w:id="2297" w:author="Daniel Noble" w:date="2025-04-02T13:25:00Z" w16du:dateUtc="2025-04-02T02:25:00Z">
              <w:r w:rsidRPr="002E0E2A">
                <w:rPr>
                  <w:rFonts w:ascii="Times New Roman" w:hAnsi="Times New Roman" w:cs="Times New Roman"/>
                  <w:b/>
                  <w:bCs/>
                  <w:color w:val="000000"/>
                  <w:sz w:val="24"/>
                  <w:szCs w:val="24"/>
                  <w:rPrChange w:id="2298" w:author="Daniel Noble" w:date="2025-04-02T13:25:00Z" w16du:dateUtc="2025-04-02T02:25:00Z">
                    <w:rPr>
                      <w:rFonts w:ascii="Aptos Narrow" w:hAnsi="Aptos Narrow"/>
                      <w:color w:val="000000"/>
                    </w:rPr>
                  </w:rPrChange>
                </w:rPr>
                <w:t>Sinusoidal (Sine Curve)</w:t>
              </w:r>
            </w:ins>
            <w:del w:id="2299" w:author="Daniel Noble" w:date="2025-04-02T13:25:00Z" w16du:dateUtc="2025-04-02T02:25:00Z">
              <w:r w:rsidRPr="002E0E2A" w:rsidDel="00755DCB">
                <w:rPr>
                  <w:rFonts w:ascii="Times New Roman" w:eastAsia="Times New Roman" w:hAnsi="Times New Roman" w:cs="Times New Roman"/>
                  <w:b/>
                  <w:bCs/>
                  <w:color w:val="000000"/>
                  <w:sz w:val="24"/>
                  <w:szCs w:val="24"/>
                  <w:lang w:eastAsia="en-AU"/>
                </w:rPr>
                <w:delText>Alternating</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6EEE4B4" w14:textId="059F7E38"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00" w:author="Daniel Noble" w:date="2025-04-02T13:25:00Z" w16du:dateUtc="2025-04-02T02:25:00Z">
              <w:r w:rsidRPr="002E0E2A">
                <w:rPr>
                  <w:rFonts w:ascii="Times New Roman" w:hAnsi="Times New Roman" w:cs="Times New Roman"/>
                  <w:color w:val="000000"/>
                  <w:sz w:val="24"/>
                  <w:szCs w:val="24"/>
                  <w:rPrChange w:id="2301" w:author="Daniel Noble" w:date="2025-04-02T13:25:00Z" w16du:dateUtc="2025-04-02T02:25:00Z">
                    <w:rPr>
                      <w:rFonts w:ascii="Aptos Narrow" w:hAnsi="Aptos Narrow"/>
                      <w:color w:val="000000"/>
                    </w:rPr>
                  </w:rPrChange>
                </w:rPr>
                <w:t>18</w:t>
              </w:r>
            </w:ins>
            <w:del w:id="2302"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13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5C88E34" w14:textId="3CB6B309"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03" w:author="Daniel Noble" w:date="2025-04-02T13:25:00Z" w16du:dateUtc="2025-04-02T02:25:00Z">
              <w:r w:rsidRPr="002E0E2A">
                <w:rPr>
                  <w:rFonts w:ascii="Times New Roman" w:hAnsi="Times New Roman" w:cs="Times New Roman"/>
                  <w:color w:val="000000"/>
                  <w:sz w:val="24"/>
                  <w:szCs w:val="24"/>
                  <w:rPrChange w:id="2304" w:author="Daniel Noble" w:date="2025-04-02T13:25:00Z" w16du:dateUtc="2025-04-02T02:25:00Z">
                    <w:rPr>
                      <w:rFonts w:ascii="Aptos Narrow" w:hAnsi="Aptos Narrow"/>
                      <w:color w:val="000000"/>
                    </w:rPr>
                  </w:rPrChange>
                </w:rPr>
                <w:t>16</w:t>
              </w:r>
            </w:ins>
            <w:del w:id="2305"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16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A043F4D" w14:textId="2342EE6B"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06" w:author="Daniel Noble" w:date="2025-04-02T13:25:00Z" w16du:dateUtc="2025-04-02T02:25:00Z">
              <w:r w:rsidRPr="002E0E2A">
                <w:rPr>
                  <w:rFonts w:ascii="Times New Roman" w:hAnsi="Times New Roman" w:cs="Times New Roman"/>
                  <w:color w:val="000000"/>
                  <w:sz w:val="24"/>
                  <w:szCs w:val="24"/>
                  <w:rPrChange w:id="2307" w:author="Daniel Noble" w:date="2025-04-02T13:25:00Z" w16du:dateUtc="2025-04-02T02:25:00Z">
                    <w:rPr>
                      <w:rFonts w:ascii="Aptos Narrow" w:hAnsi="Aptos Narrow"/>
                      <w:color w:val="000000"/>
                    </w:rPr>
                  </w:rPrChange>
                </w:rPr>
                <w:t>74</w:t>
              </w:r>
            </w:ins>
            <w:del w:id="2308"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53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FFD41B7" w14:textId="65FFB79F"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09" w:author="Daniel Noble" w:date="2025-04-02T13:25:00Z" w16du:dateUtc="2025-04-02T02:25:00Z">
              <w:r w:rsidRPr="002E0E2A">
                <w:rPr>
                  <w:rFonts w:ascii="Times New Roman" w:hAnsi="Times New Roman" w:cs="Times New Roman"/>
                  <w:color w:val="000000"/>
                  <w:sz w:val="24"/>
                  <w:szCs w:val="24"/>
                  <w:rPrChange w:id="2310" w:author="Daniel Noble" w:date="2025-04-02T13:25:00Z" w16du:dateUtc="2025-04-02T02:25:00Z">
                    <w:rPr>
                      <w:rFonts w:ascii="Aptos Narrow" w:hAnsi="Aptos Narrow"/>
                      <w:color w:val="000000"/>
                    </w:rPr>
                  </w:rPrChange>
                </w:rPr>
                <w:t>-0.005</w:t>
              </w:r>
            </w:ins>
            <w:del w:id="2311"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0.0043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1CEF407" w14:textId="5273A8B4"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12" w:author="Daniel Noble" w:date="2025-04-02T13:25:00Z" w16du:dateUtc="2025-04-02T02:25:00Z">
              <w:r w:rsidRPr="002E0E2A">
                <w:rPr>
                  <w:rFonts w:ascii="Times New Roman" w:hAnsi="Times New Roman" w:cs="Times New Roman"/>
                  <w:color w:val="000000"/>
                  <w:sz w:val="24"/>
                  <w:szCs w:val="24"/>
                  <w:rPrChange w:id="2313" w:author="Daniel Noble" w:date="2025-04-02T13:25:00Z" w16du:dateUtc="2025-04-02T02:25:00Z">
                    <w:rPr>
                      <w:rFonts w:ascii="Aptos Narrow" w:hAnsi="Aptos Narrow"/>
                      <w:color w:val="000000"/>
                    </w:rPr>
                  </w:rPrChange>
                </w:rPr>
                <w:t>-0.022</w:t>
              </w:r>
            </w:ins>
            <w:del w:id="2314"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-0.0319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B7495C5" w14:textId="592C3E50"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15" w:author="Daniel Noble" w:date="2025-04-02T13:25:00Z" w16du:dateUtc="2025-04-02T02:25:00Z">
              <w:r w:rsidRPr="002E0E2A">
                <w:rPr>
                  <w:rFonts w:ascii="Times New Roman" w:hAnsi="Times New Roman" w:cs="Times New Roman"/>
                  <w:color w:val="000000"/>
                  <w:sz w:val="24"/>
                  <w:szCs w:val="24"/>
                  <w:rPrChange w:id="2316" w:author="Daniel Noble" w:date="2025-04-02T13:25:00Z" w16du:dateUtc="2025-04-02T02:25:00Z">
                    <w:rPr>
                      <w:rFonts w:ascii="Aptos Narrow" w:hAnsi="Aptos Narrow"/>
                      <w:color w:val="000000"/>
                    </w:rPr>
                  </w:rPrChange>
                </w:rPr>
                <w:t>0.013</w:t>
              </w:r>
            </w:ins>
            <w:del w:id="2317"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0.0405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2A28F9E" w14:textId="13509206"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18" w:author="Daniel Noble" w:date="2025-04-02T13:25:00Z" w16du:dateUtc="2025-04-02T02:25:00Z">
              <w:r w:rsidRPr="002E0E2A">
                <w:rPr>
                  <w:rFonts w:ascii="Times New Roman" w:hAnsi="Times New Roman" w:cs="Times New Roman"/>
                  <w:color w:val="000000"/>
                  <w:sz w:val="24"/>
                  <w:szCs w:val="24"/>
                  <w:rPrChange w:id="2319" w:author="Daniel Noble" w:date="2025-04-02T13:25:00Z" w16du:dateUtc="2025-04-02T02:25:00Z">
                    <w:rPr>
                      <w:rFonts w:ascii="Aptos Narrow" w:hAnsi="Aptos Narrow"/>
                      <w:color w:val="000000"/>
                    </w:rPr>
                  </w:rPrChange>
                </w:rPr>
                <w:t>61</w:t>
              </w:r>
            </w:ins>
            <w:del w:id="2320"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34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16C6D33" w14:textId="0812B31F"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21" w:author="Daniel Noble" w:date="2025-04-02T13:25:00Z" w16du:dateUtc="2025-04-02T02:25:00Z">
              <w:r w:rsidRPr="002E0E2A">
                <w:rPr>
                  <w:rFonts w:ascii="Times New Roman" w:hAnsi="Times New Roman" w:cs="Times New Roman"/>
                  <w:color w:val="000000"/>
                  <w:sz w:val="24"/>
                  <w:szCs w:val="24"/>
                  <w:rPrChange w:id="2322" w:author="Daniel Noble" w:date="2025-04-02T13:25:00Z" w16du:dateUtc="2025-04-02T02:25:00Z">
                    <w:rPr>
                      <w:rFonts w:ascii="Aptos Narrow" w:hAnsi="Aptos Narrow"/>
                      <w:color w:val="000000"/>
                    </w:rPr>
                  </w:rPrChange>
                </w:rPr>
                <w:t>0.573</w:t>
              </w:r>
            </w:ins>
            <w:del w:id="2323"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0.8109</w:delText>
              </w:r>
            </w:del>
          </w:p>
        </w:tc>
      </w:tr>
      <w:tr w:rsidR="002E0E2A" w:rsidRPr="00FB55AE" w14:paraId="3768700A" w14:textId="77777777" w:rsidTr="00150BF6">
        <w:trPr>
          <w:trHeight w:val="288"/>
          <w:jc w:val="center"/>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4AE696CB" w14:textId="346FF1F0" w:rsidR="002E0E2A" w:rsidRPr="002E0E2A" w:rsidRDefault="002E0E2A" w:rsidP="002E0E2A">
            <w:pPr>
              <w:spacing w:after="0" w:line="276" w:lineRule="auto"/>
              <w:rPr>
                <w:rFonts w:ascii="Times New Roman" w:eastAsia="Times New Roman" w:hAnsi="Times New Roman" w:cs="Times New Roman"/>
                <w:b/>
                <w:bCs/>
                <w:color w:val="000000"/>
                <w:sz w:val="24"/>
                <w:szCs w:val="24"/>
                <w:lang w:eastAsia="en-AU"/>
              </w:rPr>
            </w:pPr>
            <w:ins w:id="2324" w:author="Daniel Noble" w:date="2025-04-02T13:25:00Z" w16du:dateUtc="2025-04-02T02:25:00Z">
              <w:r w:rsidRPr="002E0E2A">
                <w:rPr>
                  <w:rFonts w:ascii="Times New Roman" w:hAnsi="Times New Roman" w:cs="Times New Roman"/>
                  <w:b/>
                  <w:bCs/>
                  <w:color w:val="000000"/>
                  <w:sz w:val="24"/>
                  <w:szCs w:val="24"/>
                  <w:rPrChange w:id="2325" w:author="Daniel Noble" w:date="2025-04-02T13:25:00Z" w16du:dateUtc="2025-04-02T02:25:00Z">
                    <w:rPr>
                      <w:rFonts w:ascii="Aptos Narrow" w:hAnsi="Aptos Narrow"/>
                      <w:color w:val="000000"/>
                    </w:rPr>
                  </w:rPrChange>
                </w:rPr>
                <w:t>Stepwise</w:t>
              </w:r>
            </w:ins>
            <w:del w:id="2326" w:author="Daniel Noble" w:date="2025-04-02T13:25:00Z" w16du:dateUtc="2025-04-02T02:25:00Z">
              <w:r w:rsidRPr="002E0E2A" w:rsidDel="00755DCB">
                <w:rPr>
                  <w:rFonts w:ascii="Times New Roman" w:eastAsia="Times New Roman" w:hAnsi="Times New Roman" w:cs="Times New Roman"/>
                  <w:b/>
                  <w:bCs/>
                  <w:color w:val="000000"/>
                  <w:sz w:val="24"/>
                  <w:szCs w:val="24"/>
                  <w:lang w:eastAsia="en-AU"/>
                </w:rPr>
                <w:delText>Stepwise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B33C384" w14:textId="597611AA"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27" w:author="Daniel Noble" w:date="2025-04-02T13:25:00Z" w16du:dateUtc="2025-04-02T02:25:00Z">
              <w:r w:rsidRPr="002E0E2A">
                <w:rPr>
                  <w:rFonts w:ascii="Times New Roman" w:hAnsi="Times New Roman" w:cs="Times New Roman"/>
                  <w:color w:val="000000"/>
                  <w:sz w:val="24"/>
                  <w:szCs w:val="24"/>
                  <w:rPrChange w:id="2328" w:author="Daniel Noble" w:date="2025-04-02T13:25:00Z" w16du:dateUtc="2025-04-02T02:25:00Z">
                    <w:rPr>
                      <w:rFonts w:ascii="Aptos Narrow" w:hAnsi="Aptos Narrow"/>
                      <w:color w:val="000000"/>
                    </w:rPr>
                  </w:rPrChange>
                </w:rPr>
                <w:t>7</w:t>
              </w:r>
            </w:ins>
            <w:del w:id="2329"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BE0434B" w14:textId="408DF4A6"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30" w:author="Daniel Noble" w:date="2025-04-02T13:25:00Z" w16du:dateUtc="2025-04-02T02:25:00Z">
              <w:r w:rsidRPr="002E0E2A">
                <w:rPr>
                  <w:rFonts w:ascii="Times New Roman" w:hAnsi="Times New Roman" w:cs="Times New Roman"/>
                  <w:color w:val="000000"/>
                  <w:sz w:val="24"/>
                  <w:szCs w:val="24"/>
                  <w:rPrChange w:id="2331" w:author="Daniel Noble" w:date="2025-04-02T13:25:00Z" w16du:dateUtc="2025-04-02T02:25:00Z">
                    <w:rPr>
                      <w:rFonts w:ascii="Aptos Narrow" w:hAnsi="Aptos Narrow"/>
                      <w:color w:val="000000"/>
                    </w:rPr>
                  </w:rPrChange>
                </w:rPr>
                <w:t>6</w:t>
              </w:r>
            </w:ins>
            <w:del w:id="2332"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58271C2" w14:textId="1B03F738"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33" w:author="Daniel Noble" w:date="2025-04-02T13:25:00Z" w16du:dateUtc="2025-04-02T02:25:00Z">
              <w:r w:rsidRPr="002E0E2A">
                <w:rPr>
                  <w:rFonts w:ascii="Times New Roman" w:hAnsi="Times New Roman" w:cs="Times New Roman"/>
                  <w:color w:val="000000"/>
                  <w:sz w:val="24"/>
                  <w:szCs w:val="24"/>
                  <w:rPrChange w:id="2334" w:author="Daniel Noble" w:date="2025-04-02T13:25:00Z" w16du:dateUtc="2025-04-02T02:25:00Z">
                    <w:rPr>
                      <w:rFonts w:ascii="Aptos Narrow" w:hAnsi="Aptos Narrow"/>
                      <w:color w:val="000000"/>
                    </w:rPr>
                  </w:rPrChange>
                </w:rPr>
                <w:t>47</w:t>
              </w:r>
            </w:ins>
            <w:del w:id="2335"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47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852ED54" w14:textId="0052CCFB"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36" w:author="Daniel Noble" w:date="2025-04-02T13:25:00Z" w16du:dateUtc="2025-04-02T02:25:00Z">
              <w:r w:rsidRPr="002E0E2A">
                <w:rPr>
                  <w:rFonts w:ascii="Times New Roman" w:hAnsi="Times New Roman" w:cs="Times New Roman"/>
                  <w:color w:val="000000"/>
                  <w:sz w:val="24"/>
                  <w:szCs w:val="24"/>
                  <w:rPrChange w:id="2337" w:author="Daniel Noble" w:date="2025-04-02T13:25:00Z" w16du:dateUtc="2025-04-02T02:25:00Z">
                    <w:rPr>
                      <w:rFonts w:ascii="Aptos Narrow" w:hAnsi="Aptos Narrow"/>
                      <w:color w:val="000000"/>
                    </w:rPr>
                  </w:rPrChange>
                </w:rPr>
                <w:t>0.002</w:t>
              </w:r>
            </w:ins>
            <w:del w:id="2338"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0.0037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0677ECA" w14:textId="0AFF6BA7"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39" w:author="Daniel Noble" w:date="2025-04-02T13:25:00Z" w16du:dateUtc="2025-04-02T02:25:00Z">
              <w:r w:rsidRPr="002E0E2A">
                <w:rPr>
                  <w:rFonts w:ascii="Times New Roman" w:hAnsi="Times New Roman" w:cs="Times New Roman"/>
                  <w:color w:val="000000"/>
                  <w:sz w:val="24"/>
                  <w:szCs w:val="24"/>
                  <w:rPrChange w:id="2340" w:author="Daniel Noble" w:date="2025-04-02T13:25:00Z" w16du:dateUtc="2025-04-02T02:25:00Z">
                    <w:rPr>
                      <w:rFonts w:ascii="Aptos Narrow" w:hAnsi="Aptos Narrow"/>
                      <w:color w:val="000000"/>
                    </w:rPr>
                  </w:rPrChange>
                </w:rPr>
                <w:t>-0.023</w:t>
              </w:r>
            </w:ins>
            <w:del w:id="2341"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-0.0682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D77EBF6" w14:textId="1B044D11"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42" w:author="Daniel Noble" w:date="2025-04-02T13:25:00Z" w16du:dateUtc="2025-04-02T02:25:00Z">
              <w:r w:rsidRPr="002E0E2A">
                <w:rPr>
                  <w:rFonts w:ascii="Times New Roman" w:hAnsi="Times New Roman" w:cs="Times New Roman"/>
                  <w:color w:val="000000"/>
                  <w:sz w:val="24"/>
                  <w:szCs w:val="24"/>
                  <w:rPrChange w:id="2343" w:author="Daniel Noble" w:date="2025-04-02T13:25:00Z" w16du:dateUtc="2025-04-02T02:25:00Z">
                    <w:rPr>
                      <w:rFonts w:ascii="Aptos Narrow" w:hAnsi="Aptos Narrow"/>
                      <w:color w:val="000000"/>
                    </w:rPr>
                  </w:rPrChange>
                </w:rPr>
                <w:t>0.028</w:t>
              </w:r>
            </w:ins>
            <w:del w:id="2344"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0.0756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CA441BC" w14:textId="09352CF7"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45" w:author="Daniel Noble" w:date="2025-04-02T13:25:00Z" w16du:dateUtc="2025-04-02T02:25:00Z">
              <w:r w:rsidRPr="002E0E2A">
                <w:rPr>
                  <w:rFonts w:ascii="Times New Roman" w:hAnsi="Times New Roman" w:cs="Times New Roman"/>
                  <w:color w:val="000000"/>
                  <w:sz w:val="24"/>
                  <w:szCs w:val="24"/>
                  <w:rPrChange w:id="2346" w:author="Daniel Noble" w:date="2025-04-02T13:25:00Z" w16du:dateUtc="2025-04-02T02:25:00Z">
                    <w:rPr>
                      <w:rFonts w:ascii="Aptos Narrow" w:hAnsi="Aptos Narrow"/>
                      <w:color w:val="000000"/>
                    </w:rPr>
                  </w:rPrChange>
                </w:rPr>
                <w:t>61</w:t>
              </w:r>
            </w:ins>
            <w:del w:id="2347"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61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47AD5CA" w14:textId="2D79FAA3" w:rsidR="002E0E2A" w:rsidRPr="002E0E2A" w:rsidRDefault="002E0E2A" w:rsidP="002E0E2A">
            <w:pPr>
              <w:spacing w:after="0" w:line="276" w:lineRule="auto"/>
              <w:jc w:val="center"/>
              <w:rPr>
                <w:rFonts w:ascii="Times New Roman" w:eastAsia="Times New Roman" w:hAnsi="Times New Roman" w:cs="Times New Roman"/>
                <w:color w:val="000000"/>
                <w:sz w:val="24"/>
                <w:szCs w:val="24"/>
                <w:lang w:eastAsia="en-AU"/>
              </w:rPr>
            </w:pPr>
            <w:ins w:id="2348" w:author="Daniel Noble" w:date="2025-04-02T13:25:00Z" w16du:dateUtc="2025-04-02T02:25:00Z">
              <w:r w:rsidRPr="002E0E2A">
                <w:rPr>
                  <w:rFonts w:ascii="Times New Roman" w:hAnsi="Times New Roman" w:cs="Times New Roman"/>
                  <w:color w:val="000000"/>
                  <w:sz w:val="24"/>
                  <w:szCs w:val="24"/>
                  <w:rPrChange w:id="2349" w:author="Daniel Noble" w:date="2025-04-02T13:25:00Z" w16du:dateUtc="2025-04-02T02:25:00Z">
                    <w:rPr>
                      <w:rFonts w:ascii="Aptos Narrow" w:hAnsi="Aptos Narrow"/>
                      <w:color w:val="000000"/>
                    </w:rPr>
                  </w:rPrChange>
                </w:rPr>
                <w:t>0.864</w:t>
              </w:r>
            </w:ins>
            <w:del w:id="2350" w:author="Daniel Noble" w:date="2025-04-02T13:25:00Z" w16du:dateUtc="2025-04-02T02:25:00Z">
              <w:r w:rsidRPr="002E0E2A" w:rsidDel="00755DCB">
                <w:rPr>
                  <w:rFonts w:ascii="Times New Roman" w:eastAsia="Times New Roman" w:hAnsi="Times New Roman" w:cs="Times New Roman"/>
                  <w:color w:val="000000"/>
                  <w:sz w:val="24"/>
                  <w:szCs w:val="24"/>
                  <w:lang w:eastAsia="en-AU"/>
                </w:rPr>
                <w:delText>0.9187</w:delText>
              </w:r>
            </w:del>
          </w:p>
        </w:tc>
      </w:tr>
    </w:tbl>
    <w:p w14:paraId="3C9EF850" w14:textId="77777777" w:rsidR="0067260A" w:rsidRDefault="0067260A" w:rsidP="0067260A"/>
    <w:p w14:paraId="39A8F63F" w14:textId="28133DDA" w:rsidR="0067260A" w:rsidRPr="00B355FD" w:rsidRDefault="0067260A" w:rsidP="0067260A">
      <w:pPr>
        <w:spacing w:line="480" w:lineRule="auto"/>
        <w:rPr>
          <w:rFonts w:ascii="Times New Roman" w:hAnsi="Times New Roman" w:cs="Times New Roman"/>
          <w:sz w:val="24"/>
          <w:szCs w:val="24"/>
        </w:rPr>
      </w:pPr>
      <w:r w:rsidRPr="00B355FD">
        <w:rPr>
          <w:rFonts w:ascii="Times New Roman" w:hAnsi="Times New Roman" w:cs="Times New Roman"/>
          <w:b/>
          <w:bCs/>
          <w:sz w:val="24"/>
          <w:szCs w:val="24"/>
        </w:rPr>
        <w:t xml:space="preserve">Table S27 Results of the meta-regression of the individual-level traits data set with </w:t>
      </w:r>
      <w:ins w:id="2351" w:author="Daniel Noble" w:date="2025-04-02T13:24:00Z" w16du:dateUtc="2025-04-02T02:24:00Z">
        <w:r w:rsidR="006C3415">
          <w:rPr>
            <w:rFonts w:ascii="Times New Roman" w:hAnsi="Times New Roman" w:cs="Times New Roman"/>
            <w:b/>
            <w:bCs/>
            <w:sz w:val="24"/>
            <w:szCs w:val="24"/>
          </w:rPr>
          <w:t>group (invertebrates vs vertebrates)</w:t>
        </w:r>
        <w:r w:rsidR="006C3415" w:rsidRPr="00B355FD">
          <w:rPr>
            <w:rFonts w:ascii="Times New Roman" w:hAnsi="Times New Roman" w:cs="Times New Roman"/>
            <w:b/>
            <w:bCs/>
            <w:sz w:val="24"/>
            <w:szCs w:val="24"/>
          </w:rPr>
          <w:t xml:space="preserve"> </w:t>
        </w:r>
      </w:ins>
      <w:del w:id="2352" w:author="Daniel Noble" w:date="2025-04-02T13:24:00Z" w16du:dateUtc="2025-04-02T02:24:00Z">
        <w:r w:rsidRPr="00B355FD" w:rsidDel="006C3415">
          <w:rPr>
            <w:rFonts w:ascii="Times New Roman" w:hAnsi="Times New Roman" w:cs="Times New Roman"/>
            <w:b/>
            <w:bCs/>
            <w:sz w:val="24"/>
            <w:szCs w:val="24"/>
          </w:rPr>
          <w:delText xml:space="preserve">taxonomic class </w:delText>
        </w:r>
      </w:del>
      <w:r w:rsidRPr="00B355FD">
        <w:rPr>
          <w:rFonts w:ascii="Times New Roman" w:hAnsi="Times New Roman" w:cs="Times New Roman"/>
          <w:b/>
          <w:bCs/>
          <w:sz w:val="24"/>
          <w:szCs w:val="24"/>
        </w:rPr>
        <w:t xml:space="preserve">as the moderator. </w:t>
      </w:r>
      <w:r w:rsidRPr="00B355FD">
        <w:rPr>
          <w:rFonts w:ascii="Times New Roman" w:hAnsi="Times New Roman" w:cs="Times New Roman"/>
          <w:sz w:val="24"/>
          <w:szCs w:val="24"/>
        </w:rPr>
        <w:t>Number of studies, species and effect sizes are totals from the subset of data with individual-level phenotypic traits. Effect size = PRRD</w:t>
      </w:r>
      <w:r w:rsidRPr="00B355FD">
        <w:rPr>
          <w:rFonts w:ascii="Times New Roman" w:hAnsi="Times New Roman" w:cs="Times New Roman"/>
          <w:sz w:val="24"/>
          <w:szCs w:val="24"/>
          <w:vertAlign w:val="subscript"/>
        </w:rPr>
        <w:t>S</w:t>
      </w:r>
      <w:r w:rsidRPr="00B355FD">
        <w:rPr>
          <w:rFonts w:ascii="Times New Roman" w:hAnsi="Times New Roman" w:cs="Times New Roman"/>
          <w:sz w:val="24"/>
          <w:szCs w:val="24"/>
        </w:rPr>
        <w:t xml:space="preserve">. </w:t>
      </w:r>
    </w:p>
    <w:tbl>
      <w:tblPr>
        <w:tblW w:w="13949" w:type="dxa"/>
        <w:jc w:val="center"/>
        <w:tblLook w:val="04A0" w:firstRow="1" w:lastRow="0" w:firstColumn="1" w:lastColumn="0" w:noHBand="0" w:noVBand="1"/>
      </w:tblPr>
      <w:tblGrid>
        <w:gridCol w:w="3572"/>
        <w:gridCol w:w="1280"/>
        <w:gridCol w:w="1280"/>
        <w:gridCol w:w="1417"/>
        <w:gridCol w:w="1416"/>
        <w:gridCol w:w="1280"/>
        <w:gridCol w:w="1416"/>
        <w:gridCol w:w="1280"/>
        <w:gridCol w:w="1416"/>
      </w:tblGrid>
      <w:tr w:rsidR="0067260A" w:rsidRPr="00FB55AE" w14:paraId="21E8E218" w14:textId="77777777" w:rsidTr="00150BF6">
        <w:trPr>
          <w:trHeight w:val="312"/>
          <w:jc w:val="center"/>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1FB98EB"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Individual-level Traits (PRRD</w:t>
            </w:r>
            <w:r w:rsidRPr="00B355FD">
              <w:rPr>
                <w:rFonts w:ascii="Times New Roman" w:eastAsia="Times New Roman" w:hAnsi="Times New Roman" w:cs="Times New Roman"/>
                <w:b/>
                <w:bCs/>
                <w:color w:val="000000"/>
                <w:sz w:val="24"/>
                <w:szCs w:val="24"/>
                <w:vertAlign w:val="subscript"/>
                <w:lang w:eastAsia="en-AU"/>
              </w:rPr>
              <w:t>S</w:t>
            </w:r>
            <w:r w:rsidRPr="00B355FD">
              <w:rPr>
                <w:rFonts w:ascii="Times New Roman" w:eastAsia="Times New Roman" w:hAnsi="Times New Roman" w:cs="Times New Roman"/>
                <w:b/>
                <w:bCs/>
                <w:color w:val="000000"/>
                <w:sz w:val="24"/>
                <w:szCs w:val="24"/>
                <w:lang w:eastAsia="en-AU"/>
              </w:rPr>
              <w:t>)</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C263488"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0BA11FB"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2D50BC73"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D5A61C5"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F657BCF"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34BABB6"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9073418"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df</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466416E" w14:textId="77777777" w:rsidR="0067260A" w:rsidRPr="00B355FD" w:rsidRDefault="0067260A" w:rsidP="00150BF6">
            <w:pPr>
              <w:spacing w:after="0" w:line="276" w:lineRule="auto"/>
              <w:jc w:val="center"/>
              <w:rPr>
                <w:rFonts w:ascii="Times New Roman" w:eastAsia="Times New Roman" w:hAnsi="Times New Roman" w:cs="Times New Roman"/>
                <w:b/>
                <w:bCs/>
                <w:color w:val="000000"/>
                <w:sz w:val="24"/>
                <w:szCs w:val="24"/>
                <w:lang w:eastAsia="en-AU"/>
              </w:rPr>
            </w:pPr>
            <w:r w:rsidRPr="00B355FD">
              <w:rPr>
                <w:rFonts w:ascii="Times New Roman" w:eastAsia="Times New Roman" w:hAnsi="Times New Roman" w:cs="Times New Roman"/>
                <w:b/>
                <w:bCs/>
                <w:color w:val="000000"/>
                <w:sz w:val="24"/>
                <w:szCs w:val="24"/>
                <w:lang w:eastAsia="en-AU"/>
              </w:rPr>
              <w:t>p-value</w:t>
            </w:r>
          </w:p>
        </w:tc>
      </w:tr>
      <w:tr w:rsidR="00CA7D4E" w:rsidRPr="00FB55AE" w14:paraId="08CA0924" w14:textId="77777777" w:rsidTr="00150BF6">
        <w:trPr>
          <w:trHeight w:val="288"/>
          <w:jc w:val="center"/>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7E3670FB" w14:textId="158F86A4" w:rsidR="00CA7D4E" w:rsidRPr="00CA7D4E" w:rsidRDefault="00CA7D4E" w:rsidP="00CA7D4E">
            <w:pPr>
              <w:spacing w:after="0" w:line="276" w:lineRule="auto"/>
              <w:rPr>
                <w:rFonts w:ascii="Times New Roman" w:eastAsia="Times New Roman" w:hAnsi="Times New Roman" w:cs="Times New Roman"/>
                <w:b/>
                <w:bCs/>
                <w:color w:val="000000"/>
                <w:sz w:val="24"/>
                <w:szCs w:val="24"/>
                <w:lang w:eastAsia="en-AU"/>
              </w:rPr>
            </w:pPr>
            <w:ins w:id="2353" w:author="Daniel Noble" w:date="2025-04-02T13:29:00Z" w16du:dateUtc="2025-04-02T02:29:00Z">
              <w:r w:rsidRPr="00CA7D4E">
                <w:rPr>
                  <w:rFonts w:ascii="Times New Roman" w:hAnsi="Times New Roman" w:cs="Times New Roman"/>
                  <w:b/>
                  <w:bCs/>
                  <w:color w:val="000000"/>
                  <w:sz w:val="24"/>
                  <w:szCs w:val="24"/>
                  <w:rPrChange w:id="2354" w:author="Daniel Noble" w:date="2025-04-02T13:30:00Z" w16du:dateUtc="2025-04-02T02:30:00Z">
                    <w:rPr>
                      <w:rFonts w:ascii="Aptos Narrow" w:hAnsi="Aptos Narrow"/>
                      <w:color w:val="000000"/>
                    </w:rPr>
                  </w:rPrChange>
                </w:rPr>
                <w:t>Invertebrate</w:t>
              </w:r>
            </w:ins>
            <w:del w:id="2355" w:author="Daniel Noble" w:date="2025-04-02T13:29:00Z" w16du:dateUtc="2025-04-02T02:29:00Z">
              <w:r w:rsidRPr="00CA7D4E" w:rsidDel="00473DC1">
                <w:rPr>
                  <w:rFonts w:ascii="Times New Roman" w:eastAsia="Times New Roman" w:hAnsi="Times New Roman" w:cs="Times New Roman"/>
                  <w:b/>
                  <w:bCs/>
                  <w:color w:val="000000"/>
                  <w:sz w:val="24"/>
                  <w:szCs w:val="24"/>
                  <w:lang w:eastAsia="en-AU"/>
                </w:rPr>
                <w:delText>Arachnida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9994B37" w14:textId="61F21B84"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56" w:author="Daniel Noble" w:date="2025-04-02T13:29:00Z" w16du:dateUtc="2025-04-02T02:29:00Z">
              <w:r w:rsidRPr="00CA7D4E">
                <w:rPr>
                  <w:rFonts w:ascii="Times New Roman" w:hAnsi="Times New Roman" w:cs="Times New Roman"/>
                  <w:color w:val="000000"/>
                  <w:sz w:val="24"/>
                  <w:szCs w:val="24"/>
                  <w:rPrChange w:id="2357" w:author="Daniel Noble" w:date="2025-04-02T13:30:00Z" w16du:dateUtc="2025-04-02T02:30:00Z">
                    <w:rPr>
                      <w:rFonts w:ascii="Aptos Narrow" w:hAnsi="Aptos Narrow"/>
                      <w:color w:val="000000"/>
                    </w:rPr>
                  </w:rPrChange>
                </w:rPr>
                <w:t>36</w:t>
              </w:r>
            </w:ins>
            <w:del w:id="2358"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8E74489" w14:textId="1D3BD082"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59" w:author="Daniel Noble" w:date="2025-04-02T13:29:00Z" w16du:dateUtc="2025-04-02T02:29:00Z">
              <w:r w:rsidRPr="00CA7D4E">
                <w:rPr>
                  <w:rFonts w:ascii="Times New Roman" w:hAnsi="Times New Roman" w:cs="Times New Roman"/>
                  <w:color w:val="000000"/>
                  <w:sz w:val="24"/>
                  <w:szCs w:val="24"/>
                  <w:rPrChange w:id="2360" w:author="Daniel Noble" w:date="2025-04-02T13:30:00Z" w16du:dateUtc="2025-04-02T02:30:00Z">
                    <w:rPr>
                      <w:rFonts w:ascii="Aptos Narrow" w:hAnsi="Aptos Narrow"/>
                      <w:color w:val="000000"/>
                    </w:rPr>
                  </w:rPrChange>
                </w:rPr>
                <w:t>32</w:t>
              </w:r>
            </w:ins>
            <w:del w:id="2361"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B3D2784" w14:textId="0B749712"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62" w:author="Daniel Noble" w:date="2025-04-02T13:29:00Z" w16du:dateUtc="2025-04-02T02:29:00Z">
              <w:r w:rsidRPr="00CA7D4E">
                <w:rPr>
                  <w:rFonts w:ascii="Times New Roman" w:hAnsi="Times New Roman" w:cs="Times New Roman"/>
                  <w:color w:val="000000"/>
                  <w:sz w:val="24"/>
                  <w:szCs w:val="24"/>
                  <w:rPrChange w:id="2363" w:author="Daniel Noble" w:date="2025-04-02T13:30:00Z" w16du:dateUtc="2025-04-02T02:30:00Z">
                    <w:rPr>
                      <w:rFonts w:ascii="Aptos Narrow" w:hAnsi="Aptos Narrow"/>
                      <w:color w:val="000000"/>
                    </w:rPr>
                  </w:rPrChange>
                </w:rPr>
                <w:t>156</w:t>
              </w:r>
            </w:ins>
            <w:del w:id="2364"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11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421D470" w14:textId="76168DDE"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65" w:author="Daniel Noble" w:date="2025-04-02T13:29:00Z" w16du:dateUtc="2025-04-02T02:29:00Z">
              <w:r w:rsidRPr="00CA7D4E">
                <w:rPr>
                  <w:rFonts w:ascii="Times New Roman" w:hAnsi="Times New Roman" w:cs="Times New Roman"/>
                  <w:color w:val="000000"/>
                  <w:sz w:val="24"/>
                  <w:szCs w:val="24"/>
                  <w:rPrChange w:id="2366" w:author="Daniel Noble" w:date="2025-04-02T13:30:00Z" w16du:dateUtc="2025-04-02T02:30:00Z">
                    <w:rPr>
                      <w:rFonts w:ascii="Aptos Narrow" w:hAnsi="Aptos Narrow"/>
                      <w:color w:val="000000"/>
                    </w:rPr>
                  </w:rPrChange>
                </w:rPr>
                <w:t>0.003</w:t>
              </w:r>
            </w:ins>
            <w:del w:id="2367"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0.0029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0DF8C3B" w14:textId="6AED39D6"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68" w:author="Daniel Noble" w:date="2025-04-02T13:29:00Z" w16du:dateUtc="2025-04-02T02:29:00Z">
              <w:r w:rsidRPr="00CA7D4E">
                <w:rPr>
                  <w:rFonts w:ascii="Times New Roman" w:hAnsi="Times New Roman" w:cs="Times New Roman"/>
                  <w:color w:val="000000"/>
                  <w:sz w:val="24"/>
                  <w:szCs w:val="24"/>
                  <w:rPrChange w:id="2369" w:author="Daniel Noble" w:date="2025-04-02T13:30:00Z" w16du:dateUtc="2025-04-02T02:30:00Z">
                    <w:rPr>
                      <w:rFonts w:ascii="Aptos Narrow" w:hAnsi="Aptos Narrow"/>
                      <w:color w:val="000000"/>
                    </w:rPr>
                  </w:rPrChange>
                </w:rPr>
                <w:t>-0.014</w:t>
              </w:r>
            </w:ins>
            <w:del w:id="2370"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-0.0486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B13681B" w14:textId="496A23B7"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71" w:author="Daniel Noble" w:date="2025-04-02T13:29:00Z" w16du:dateUtc="2025-04-02T02:29:00Z">
              <w:r w:rsidRPr="00CA7D4E">
                <w:rPr>
                  <w:rFonts w:ascii="Times New Roman" w:hAnsi="Times New Roman" w:cs="Times New Roman"/>
                  <w:color w:val="000000"/>
                  <w:sz w:val="24"/>
                  <w:szCs w:val="24"/>
                  <w:rPrChange w:id="2372" w:author="Daniel Noble" w:date="2025-04-02T13:30:00Z" w16du:dateUtc="2025-04-02T02:30:00Z">
                    <w:rPr>
                      <w:rFonts w:ascii="Aptos Narrow" w:hAnsi="Aptos Narrow"/>
                      <w:color w:val="000000"/>
                    </w:rPr>
                  </w:rPrChange>
                </w:rPr>
                <w:t>0.019</w:t>
              </w:r>
            </w:ins>
            <w:del w:id="2373"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0.0545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8DC83F" w14:textId="10D7DE21"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74" w:author="Daniel Noble" w:date="2025-04-02T13:29:00Z" w16du:dateUtc="2025-04-02T02:29:00Z">
              <w:r w:rsidRPr="00CA7D4E">
                <w:rPr>
                  <w:rFonts w:ascii="Times New Roman" w:hAnsi="Times New Roman" w:cs="Times New Roman"/>
                  <w:color w:val="000000"/>
                  <w:sz w:val="24"/>
                  <w:szCs w:val="24"/>
                  <w:rPrChange w:id="2375" w:author="Daniel Noble" w:date="2025-04-02T13:30:00Z" w16du:dateUtc="2025-04-02T02:30:00Z">
                    <w:rPr>
                      <w:rFonts w:ascii="Aptos Narrow" w:hAnsi="Aptos Narrow"/>
                      <w:color w:val="000000"/>
                    </w:rPr>
                  </w:rPrChange>
                </w:rPr>
                <w:t>201</w:t>
              </w:r>
            </w:ins>
            <w:del w:id="2376"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22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447FD36" w14:textId="47D39823"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77" w:author="Daniel Noble" w:date="2025-04-02T13:29:00Z" w16du:dateUtc="2025-04-02T02:29:00Z">
              <w:r w:rsidRPr="00CA7D4E">
                <w:rPr>
                  <w:rFonts w:ascii="Times New Roman" w:hAnsi="Times New Roman" w:cs="Times New Roman"/>
                  <w:color w:val="000000"/>
                  <w:sz w:val="24"/>
                  <w:szCs w:val="24"/>
                  <w:rPrChange w:id="2378" w:author="Daniel Noble" w:date="2025-04-02T13:30:00Z" w16du:dateUtc="2025-04-02T02:30:00Z">
                    <w:rPr>
                      <w:rFonts w:ascii="Aptos Narrow" w:hAnsi="Aptos Narrow"/>
                      <w:color w:val="000000"/>
                    </w:rPr>
                  </w:rPrChange>
                </w:rPr>
                <w:t>0.761</w:t>
              </w:r>
            </w:ins>
            <w:del w:id="2379"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0.9070</w:delText>
              </w:r>
            </w:del>
          </w:p>
        </w:tc>
      </w:tr>
      <w:tr w:rsidR="00CA7D4E" w:rsidRPr="00FB55AE" w14:paraId="17F0279B" w14:textId="77777777" w:rsidTr="00150BF6">
        <w:trPr>
          <w:trHeight w:val="288"/>
          <w:jc w:val="center"/>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49CD5BC1" w14:textId="25658056" w:rsidR="00CA7D4E" w:rsidRPr="00CA7D4E" w:rsidRDefault="00CA7D4E" w:rsidP="00CA7D4E">
            <w:pPr>
              <w:spacing w:after="0" w:line="276" w:lineRule="auto"/>
              <w:rPr>
                <w:rFonts w:ascii="Times New Roman" w:eastAsia="Times New Roman" w:hAnsi="Times New Roman" w:cs="Times New Roman"/>
                <w:b/>
                <w:bCs/>
                <w:color w:val="000000"/>
                <w:sz w:val="24"/>
                <w:szCs w:val="24"/>
                <w:lang w:eastAsia="en-AU"/>
              </w:rPr>
            </w:pPr>
            <w:ins w:id="2380" w:author="Daniel Noble" w:date="2025-04-02T13:29:00Z" w16du:dateUtc="2025-04-02T02:29:00Z">
              <w:r w:rsidRPr="00CA7D4E">
                <w:rPr>
                  <w:rFonts w:ascii="Times New Roman" w:hAnsi="Times New Roman" w:cs="Times New Roman"/>
                  <w:b/>
                  <w:bCs/>
                  <w:color w:val="000000"/>
                  <w:sz w:val="24"/>
                  <w:szCs w:val="24"/>
                  <w:rPrChange w:id="2381" w:author="Daniel Noble" w:date="2025-04-02T13:30:00Z" w16du:dateUtc="2025-04-02T02:30:00Z">
                    <w:rPr>
                      <w:rFonts w:ascii="Aptos Narrow" w:hAnsi="Aptos Narrow"/>
                      <w:color w:val="000000"/>
                    </w:rPr>
                  </w:rPrChange>
                </w:rPr>
                <w:t>Vertebrate</w:t>
              </w:r>
            </w:ins>
            <w:del w:id="2382" w:author="Daniel Noble" w:date="2025-04-02T13:29:00Z" w16du:dateUtc="2025-04-02T02:29:00Z">
              <w:r w:rsidRPr="00CA7D4E" w:rsidDel="00473DC1">
                <w:rPr>
                  <w:rFonts w:ascii="Times New Roman" w:eastAsia="Times New Roman" w:hAnsi="Times New Roman" w:cs="Times New Roman"/>
                  <w:b/>
                  <w:bCs/>
                  <w:color w:val="000000"/>
                  <w:sz w:val="24"/>
                  <w:szCs w:val="24"/>
                  <w:lang w:eastAsia="en-AU"/>
                </w:rPr>
                <w:delText>Insecta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645E55C" w14:textId="0F395C5E"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83" w:author="Daniel Noble" w:date="2025-04-02T13:29:00Z" w16du:dateUtc="2025-04-02T02:29:00Z">
              <w:r w:rsidRPr="00CA7D4E">
                <w:rPr>
                  <w:rFonts w:ascii="Times New Roman" w:hAnsi="Times New Roman" w:cs="Times New Roman"/>
                  <w:color w:val="000000"/>
                  <w:sz w:val="24"/>
                  <w:szCs w:val="24"/>
                  <w:rPrChange w:id="2384" w:author="Daniel Noble" w:date="2025-04-02T13:30:00Z" w16du:dateUtc="2025-04-02T02:30:00Z">
                    <w:rPr>
                      <w:rFonts w:ascii="Aptos Narrow" w:hAnsi="Aptos Narrow"/>
                      <w:color w:val="000000"/>
                    </w:rPr>
                  </w:rPrChange>
                </w:rPr>
                <w:t>7</w:t>
              </w:r>
            </w:ins>
            <w:del w:id="2385"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24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27CE9FE" w14:textId="6062D902"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86" w:author="Daniel Noble" w:date="2025-04-02T13:29:00Z" w16du:dateUtc="2025-04-02T02:29:00Z">
              <w:r w:rsidRPr="00CA7D4E">
                <w:rPr>
                  <w:rFonts w:ascii="Times New Roman" w:hAnsi="Times New Roman" w:cs="Times New Roman"/>
                  <w:color w:val="000000"/>
                  <w:sz w:val="24"/>
                  <w:szCs w:val="24"/>
                  <w:rPrChange w:id="2387" w:author="Daniel Noble" w:date="2025-04-02T13:30:00Z" w16du:dateUtc="2025-04-02T02:30:00Z">
                    <w:rPr>
                      <w:rFonts w:ascii="Aptos Narrow" w:hAnsi="Aptos Narrow"/>
                      <w:color w:val="000000"/>
                    </w:rPr>
                  </w:rPrChange>
                </w:rPr>
                <w:t>8</w:t>
              </w:r>
            </w:ins>
            <w:del w:id="2388"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21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D297A82" w14:textId="748C36BF"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89" w:author="Daniel Noble" w:date="2025-04-02T13:29:00Z" w16du:dateUtc="2025-04-02T02:29:00Z">
              <w:r w:rsidRPr="00CA7D4E">
                <w:rPr>
                  <w:rFonts w:ascii="Times New Roman" w:hAnsi="Times New Roman" w:cs="Times New Roman"/>
                  <w:color w:val="000000"/>
                  <w:sz w:val="24"/>
                  <w:szCs w:val="24"/>
                  <w:rPrChange w:id="2390" w:author="Daniel Noble" w:date="2025-04-02T13:30:00Z" w16du:dateUtc="2025-04-02T02:30:00Z">
                    <w:rPr>
                      <w:rFonts w:ascii="Aptos Narrow" w:hAnsi="Aptos Narrow"/>
                      <w:color w:val="000000"/>
                    </w:rPr>
                  </w:rPrChange>
                </w:rPr>
                <w:t>47</w:t>
              </w:r>
            </w:ins>
            <w:del w:id="2391"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104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B4DA0C6" w14:textId="747216D0"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92" w:author="Daniel Noble" w:date="2025-04-02T13:29:00Z" w16du:dateUtc="2025-04-02T02:29:00Z">
              <w:r w:rsidRPr="00CA7D4E">
                <w:rPr>
                  <w:rFonts w:ascii="Times New Roman" w:hAnsi="Times New Roman" w:cs="Times New Roman"/>
                  <w:color w:val="000000"/>
                  <w:sz w:val="24"/>
                  <w:szCs w:val="24"/>
                  <w:rPrChange w:id="2393" w:author="Daniel Noble" w:date="2025-04-02T13:30:00Z" w16du:dateUtc="2025-04-02T02:30:00Z">
                    <w:rPr>
                      <w:rFonts w:ascii="Aptos Narrow" w:hAnsi="Aptos Narrow"/>
                      <w:color w:val="000000"/>
                    </w:rPr>
                  </w:rPrChange>
                </w:rPr>
                <w:t>-0.002</w:t>
              </w:r>
            </w:ins>
            <w:del w:id="2394"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0.0046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C1D93B6" w14:textId="186C4CC5"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95" w:author="Daniel Noble" w:date="2025-04-02T13:29:00Z" w16du:dateUtc="2025-04-02T02:29:00Z">
              <w:r w:rsidRPr="00CA7D4E">
                <w:rPr>
                  <w:rFonts w:ascii="Times New Roman" w:hAnsi="Times New Roman" w:cs="Times New Roman"/>
                  <w:color w:val="000000"/>
                  <w:sz w:val="24"/>
                  <w:szCs w:val="24"/>
                  <w:rPrChange w:id="2396" w:author="Daniel Noble" w:date="2025-04-02T13:30:00Z" w16du:dateUtc="2025-04-02T02:30:00Z">
                    <w:rPr>
                      <w:rFonts w:ascii="Aptos Narrow" w:hAnsi="Aptos Narrow"/>
                      <w:color w:val="000000"/>
                    </w:rPr>
                  </w:rPrChange>
                </w:rPr>
                <w:t>-0.029</w:t>
              </w:r>
            </w:ins>
            <w:del w:id="2397"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-0.0338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5B88767" w14:textId="1301B88B"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398" w:author="Daniel Noble" w:date="2025-04-02T13:29:00Z" w16du:dateUtc="2025-04-02T02:29:00Z">
              <w:r w:rsidRPr="00CA7D4E">
                <w:rPr>
                  <w:rFonts w:ascii="Times New Roman" w:hAnsi="Times New Roman" w:cs="Times New Roman"/>
                  <w:color w:val="000000"/>
                  <w:sz w:val="24"/>
                  <w:szCs w:val="24"/>
                  <w:rPrChange w:id="2399" w:author="Daniel Noble" w:date="2025-04-02T13:30:00Z" w16du:dateUtc="2025-04-02T02:30:00Z">
                    <w:rPr>
                      <w:rFonts w:ascii="Aptos Narrow" w:hAnsi="Aptos Narrow"/>
                      <w:color w:val="000000"/>
                    </w:rPr>
                  </w:rPrChange>
                </w:rPr>
                <w:t>0.024</w:t>
              </w:r>
            </w:ins>
            <w:del w:id="2400"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0.0430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32F75E6" w14:textId="68EC4D04"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401" w:author="Daniel Noble" w:date="2025-04-02T13:29:00Z" w16du:dateUtc="2025-04-02T02:29:00Z">
              <w:r w:rsidRPr="00CA7D4E">
                <w:rPr>
                  <w:rFonts w:ascii="Times New Roman" w:hAnsi="Times New Roman" w:cs="Times New Roman"/>
                  <w:color w:val="000000"/>
                  <w:sz w:val="24"/>
                  <w:szCs w:val="24"/>
                  <w:rPrChange w:id="2402" w:author="Daniel Noble" w:date="2025-04-02T13:30:00Z" w16du:dateUtc="2025-04-02T02:30:00Z">
                    <w:rPr>
                      <w:rFonts w:ascii="Aptos Narrow" w:hAnsi="Aptos Narrow"/>
                      <w:color w:val="000000"/>
                    </w:rPr>
                  </w:rPrChange>
                </w:rPr>
                <w:t>201</w:t>
              </w:r>
            </w:ins>
            <w:del w:id="2403"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22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ECADF96" w14:textId="3A8A8718" w:rsidR="00CA7D4E" w:rsidRPr="00CA7D4E" w:rsidRDefault="00CA7D4E" w:rsidP="00CA7D4E">
            <w:pPr>
              <w:spacing w:after="0" w:line="276" w:lineRule="auto"/>
              <w:jc w:val="center"/>
              <w:rPr>
                <w:rFonts w:ascii="Times New Roman" w:eastAsia="Times New Roman" w:hAnsi="Times New Roman" w:cs="Times New Roman"/>
                <w:color w:val="000000"/>
                <w:sz w:val="24"/>
                <w:szCs w:val="24"/>
                <w:lang w:eastAsia="en-AU"/>
              </w:rPr>
            </w:pPr>
            <w:ins w:id="2404" w:author="Daniel Noble" w:date="2025-04-02T13:29:00Z" w16du:dateUtc="2025-04-02T02:29:00Z">
              <w:r w:rsidRPr="00CA7D4E">
                <w:rPr>
                  <w:rFonts w:ascii="Times New Roman" w:hAnsi="Times New Roman" w:cs="Times New Roman"/>
                  <w:color w:val="000000"/>
                  <w:sz w:val="24"/>
                  <w:szCs w:val="24"/>
                  <w:rPrChange w:id="2405" w:author="Daniel Noble" w:date="2025-04-02T13:30:00Z" w16du:dateUtc="2025-04-02T02:30:00Z">
                    <w:rPr>
                      <w:rFonts w:ascii="Aptos Narrow" w:hAnsi="Aptos Narrow"/>
                      <w:color w:val="000000"/>
                    </w:rPr>
                  </w:rPrChange>
                </w:rPr>
                <w:t>0.861</w:t>
              </w:r>
            </w:ins>
            <w:del w:id="2406" w:author="Daniel Noble" w:date="2025-04-02T13:29:00Z" w16du:dateUtc="2025-04-02T02:29:00Z">
              <w:r w:rsidRPr="00CA7D4E" w:rsidDel="00473DC1">
                <w:rPr>
                  <w:rFonts w:ascii="Times New Roman" w:eastAsia="Times New Roman" w:hAnsi="Times New Roman" w:cs="Times New Roman"/>
                  <w:color w:val="000000"/>
                  <w:sz w:val="24"/>
                  <w:szCs w:val="24"/>
                  <w:lang w:eastAsia="en-AU"/>
                </w:rPr>
                <w:delText>0.8048</w:delText>
              </w:r>
            </w:del>
          </w:p>
        </w:tc>
      </w:tr>
    </w:tbl>
    <w:p w14:paraId="732C1BEE" w14:textId="77777777" w:rsidR="0067260A" w:rsidRDefault="0067260A" w:rsidP="0067260A"/>
    <w:p w14:paraId="7E386342" w14:textId="51F76CB9" w:rsidR="0067260A" w:rsidRPr="00B355FD" w:rsidDel="000C0BA3" w:rsidRDefault="0067260A" w:rsidP="0067260A">
      <w:pPr>
        <w:spacing w:line="480" w:lineRule="auto"/>
        <w:rPr>
          <w:del w:id="2407" w:author="Daniel Noble" w:date="2025-04-01T13:40:00Z" w16du:dateUtc="2025-04-01T02:40:00Z"/>
          <w:rFonts w:ascii="Times New Roman" w:hAnsi="Times New Roman" w:cs="Times New Roman"/>
          <w:sz w:val="24"/>
          <w:szCs w:val="24"/>
        </w:rPr>
      </w:pPr>
      <w:del w:id="2408" w:author="Daniel Noble" w:date="2025-04-01T13:40:00Z" w16du:dateUtc="2025-04-01T02:40:00Z">
        <w:r w:rsidRPr="00B355FD" w:rsidDel="000C0BA3">
          <w:rPr>
            <w:rFonts w:ascii="Times New Roman" w:hAnsi="Times New Roman" w:cs="Times New Roman"/>
            <w:b/>
            <w:bCs/>
            <w:sz w:val="24"/>
            <w:szCs w:val="24"/>
          </w:rPr>
          <w:delText xml:space="preserve">Table S28 Results of the aquatic subset MLMA model. </w:delText>
        </w:r>
        <w:r w:rsidRPr="00B355FD" w:rsidDel="000C0BA3">
          <w:rPr>
            <w:rFonts w:ascii="Times New Roman" w:hAnsi="Times New Roman" w:cs="Times New Roman"/>
            <w:sz w:val="24"/>
            <w:szCs w:val="24"/>
          </w:rPr>
          <w:delText>Number of studies, species and effect sizes are totals from the subset of data with organisms from aquatic environments. Effect size = PRRD</w:delText>
        </w:r>
        <w:r w:rsidRPr="00B355FD" w:rsidDel="000C0BA3">
          <w:rPr>
            <w:rFonts w:ascii="Times New Roman" w:hAnsi="Times New Roman" w:cs="Times New Roman"/>
            <w:sz w:val="24"/>
            <w:szCs w:val="24"/>
            <w:vertAlign w:val="subscript"/>
          </w:rPr>
          <w:delText>S</w:delText>
        </w:r>
        <w:r w:rsidRPr="00B355FD" w:rsidDel="000C0BA3">
          <w:rPr>
            <w:rFonts w:ascii="Times New Roman" w:hAnsi="Times New Roman" w:cs="Times New Roman"/>
            <w:sz w:val="24"/>
            <w:szCs w:val="24"/>
          </w:rPr>
          <w:delText xml:space="preserve">. </w:delText>
        </w:r>
      </w:del>
    </w:p>
    <w:tbl>
      <w:tblPr>
        <w:tblW w:w="13697" w:type="dxa"/>
        <w:jc w:val="center"/>
        <w:tblLook w:val="04A0" w:firstRow="1" w:lastRow="0" w:firstColumn="1" w:lastColumn="0" w:noHBand="0" w:noVBand="1"/>
      </w:tblPr>
      <w:tblGrid>
        <w:gridCol w:w="3320"/>
        <w:gridCol w:w="1280"/>
        <w:gridCol w:w="1280"/>
        <w:gridCol w:w="1417"/>
        <w:gridCol w:w="1280"/>
        <w:gridCol w:w="1280"/>
        <w:gridCol w:w="1280"/>
        <w:gridCol w:w="1280"/>
        <w:gridCol w:w="1280"/>
      </w:tblGrid>
      <w:tr w:rsidR="0067260A" w:rsidRPr="00FB55AE" w:rsidDel="000C0BA3" w14:paraId="6500EF22" w14:textId="0297B0FC" w:rsidTr="00150BF6">
        <w:trPr>
          <w:trHeight w:val="312"/>
          <w:jc w:val="center"/>
          <w:del w:id="2409" w:author="Daniel Noble" w:date="2025-04-01T13:40:00Z"/>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444C719" w14:textId="2E220CEB" w:rsidR="0067260A" w:rsidRPr="00B355FD" w:rsidDel="000C0BA3" w:rsidRDefault="0067260A" w:rsidP="00150BF6">
            <w:pPr>
              <w:spacing w:after="0" w:line="276" w:lineRule="auto"/>
              <w:jc w:val="center"/>
              <w:rPr>
                <w:del w:id="2410" w:author="Daniel Noble" w:date="2025-04-01T13:40:00Z" w16du:dateUtc="2025-04-01T02:40:00Z"/>
                <w:rFonts w:ascii="Times New Roman" w:eastAsia="Times New Roman" w:hAnsi="Times New Roman" w:cs="Times New Roman"/>
                <w:b/>
                <w:bCs/>
                <w:color w:val="000000"/>
                <w:sz w:val="24"/>
                <w:szCs w:val="24"/>
                <w:lang w:eastAsia="en-AU"/>
              </w:rPr>
            </w:pPr>
            <w:del w:id="2411"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Aquatic Organisms (PRRD</w:delText>
              </w:r>
              <w:r w:rsidRPr="00B355FD" w:rsidDel="000C0BA3">
                <w:rPr>
                  <w:rFonts w:ascii="Times New Roman" w:eastAsia="Times New Roman" w:hAnsi="Times New Roman" w:cs="Times New Roman"/>
                  <w:b/>
                  <w:bCs/>
                  <w:color w:val="000000"/>
                  <w:sz w:val="24"/>
                  <w:szCs w:val="24"/>
                  <w:vertAlign w:val="subscript"/>
                  <w:lang w:eastAsia="en-AU"/>
                </w:rPr>
                <w:delText>S</w:delText>
              </w:r>
              <w:r w:rsidRPr="00B355F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D96E81D" w14:textId="6CF64A4E" w:rsidR="0067260A" w:rsidRPr="00B355FD" w:rsidDel="000C0BA3" w:rsidRDefault="0067260A" w:rsidP="00150BF6">
            <w:pPr>
              <w:spacing w:after="0" w:line="276" w:lineRule="auto"/>
              <w:jc w:val="center"/>
              <w:rPr>
                <w:del w:id="2412" w:author="Daniel Noble" w:date="2025-04-01T13:40:00Z" w16du:dateUtc="2025-04-01T02:40:00Z"/>
                <w:rFonts w:ascii="Times New Roman" w:eastAsia="Times New Roman" w:hAnsi="Times New Roman" w:cs="Times New Roman"/>
                <w:b/>
                <w:bCs/>
                <w:color w:val="000000"/>
                <w:sz w:val="24"/>
                <w:szCs w:val="24"/>
                <w:lang w:eastAsia="en-AU"/>
              </w:rPr>
            </w:pPr>
            <w:del w:id="2413"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1539F2A" w14:textId="33362129" w:rsidR="0067260A" w:rsidRPr="00B355FD" w:rsidDel="000C0BA3" w:rsidRDefault="0067260A" w:rsidP="00150BF6">
            <w:pPr>
              <w:spacing w:after="0" w:line="276" w:lineRule="auto"/>
              <w:jc w:val="center"/>
              <w:rPr>
                <w:del w:id="2414" w:author="Daniel Noble" w:date="2025-04-01T13:40:00Z" w16du:dateUtc="2025-04-01T02:40:00Z"/>
                <w:rFonts w:ascii="Times New Roman" w:eastAsia="Times New Roman" w:hAnsi="Times New Roman" w:cs="Times New Roman"/>
                <w:b/>
                <w:bCs/>
                <w:color w:val="000000"/>
                <w:sz w:val="24"/>
                <w:szCs w:val="24"/>
                <w:lang w:eastAsia="en-AU"/>
              </w:rPr>
            </w:pPr>
            <w:del w:id="2415"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100DE733" w14:textId="0AC8EDB1" w:rsidR="0067260A" w:rsidRPr="00B355FD" w:rsidDel="000C0BA3" w:rsidRDefault="0067260A" w:rsidP="00150BF6">
            <w:pPr>
              <w:spacing w:after="0" w:line="276" w:lineRule="auto"/>
              <w:jc w:val="center"/>
              <w:rPr>
                <w:del w:id="2416" w:author="Daniel Noble" w:date="2025-04-01T13:40:00Z" w16du:dateUtc="2025-04-01T02:40:00Z"/>
                <w:rFonts w:ascii="Times New Roman" w:eastAsia="Times New Roman" w:hAnsi="Times New Roman" w:cs="Times New Roman"/>
                <w:b/>
                <w:bCs/>
                <w:color w:val="000000"/>
                <w:sz w:val="24"/>
                <w:szCs w:val="24"/>
                <w:lang w:eastAsia="en-AU"/>
              </w:rPr>
            </w:pPr>
            <w:del w:id="2417"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06B5A4F" w14:textId="6D8FC2F8" w:rsidR="0067260A" w:rsidRPr="00B355FD" w:rsidDel="000C0BA3" w:rsidRDefault="0067260A" w:rsidP="00150BF6">
            <w:pPr>
              <w:spacing w:after="0" w:line="276" w:lineRule="auto"/>
              <w:jc w:val="center"/>
              <w:rPr>
                <w:del w:id="2418" w:author="Daniel Noble" w:date="2025-04-01T13:40:00Z" w16du:dateUtc="2025-04-01T02:40:00Z"/>
                <w:rFonts w:ascii="Times New Roman" w:eastAsia="Times New Roman" w:hAnsi="Times New Roman" w:cs="Times New Roman"/>
                <w:b/>
                <w:bCs/>
                <w:color w:val="000000"/>
                <w:sz w:val="24"/>
                <w:szCs w:val="24"/>
                <w:lang w:eastAsia="en-AU"/>
              </w:rPr>
            </w:pPr>
            <w:del w:id="2419"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17446D1" w14:textId="53D4F2B9" w:rsidR="0067260A" w:rsidRPr="00B355FD" w:rsidDel="000C0BA3" w:rsidRDefault="0067260A" w:rsidP="00150BF6">
            <w:pPr>
              <w:spacing w:after="0" w:line="276" w:lineRule="auto"/>
              <w:jc w:val="center"/>
              <w:rPr>
                <w:del w:id="2420" w:author="Daniel Noble" w:date="2025-04-01T13:40:00Z" w16du:dateUtc="2025-04-01T02:40:00Z"/>
                <w:rFonts w:ascii="Times New Roman" w:eastAsia="Times New Roman" w:hAnsi="Times New Roman" w:cs="Times New Roman"/>
                <w:b/>
                <w:bCs/>
                <w:color w:val="000000"/>
                <w:sz w:val="24"/>
                <w:szCs w:val="24"/>
                <w:lang w:eastAsia="en-AU"/>
              </w:rPr>
            </w:pPr>
            <w:del w:id="2421"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4CD89A8" w14:textId="147FF249" w:rsidR="0067260A" w:rsidRPr="00B355FD" w:rsidDel="000C0BA3" w:rsidRDefault="0067260A" w:rsidP="00150BF6">
            <w:pPr>
              <w:spacing w:after="0" w:line="276" w:lineRule="auto"/>
              <w:jc w:val="center"/>
              <w:rPr>
                <w:del w:id="2422" w:author="Daniel Noble" w:date="2025-04-01T13:40:00Z" w16du:dateUtc="2025-04-01T02:40:00Z"/>
                <w:rFonts w:ascii="Times New Roman" w:eastAsia="Times New Roman" w:hAnsi="Times New Roman" w:cs="Times New Roman"/>
                <w:b/>
                <w:bCs/>
                <w:color w:val="000000"/>
                <w:sz w:val="24"/>
                <w:szCs w:val="24"/>
                <w:lang w:eastAsia="en-AU"/>
              </w:rPr>
            </w:pPr>
            <w:del w:id="2423"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C26CD2E" w14:textId="1305CB32" w:rsidR="0067260A" w:rsidRPr="00B355FD" w:rsidDel="000C0BA3" w:rsidRDefault="0067260A" w:rsidP="00150BF6">
            <w:pPr>
              <w:spacing w:after="0" w:line="276" w:lineRule="auto"/>
              <w:jc w:val="center"/>
              <w:rPr>
                <w:del w:id="2424" w:author="Daniel Noble" w:date="2025-04-01T13:40:00Z" w16du:dateUtc="2025-04-01T02:40:00Z"/>
                <w:rFonts w:ascii="Times New Roman" w:eastAsia="Times New Roman" w:hAnsi="Times New Roman" w:cs="Times New Roman"/>
                <w:b/>
                <w:bCs/>
                <w:color w:val="000000"/>
                <w:sz w:val="24"/>
                <w:szCs w:val="24"/>
                <w:lang w:eastAsia="en-AU"/>
              </w:rPr>
            </w:pPr>
            <w:del w:id="2425"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79A4976" w14:textId="1FBBCC42" w:rsidR="0067260A" w:rsidRPr="00B355FD" w:rsidDel="000C0BA3" w:rsidRDefault="0067260A" w:rsidP="00150BF6">
            <w:pPr>
              <w:spacing w:after="0" w:line="276" w:lineRule="auto"/>
              <w:jc w:val="center"/>
              <w:rPr>
                <w:del w:id="2426" w:author="Daniel Noble" w:date="2025-04-01T13:40:00Z" w16du:dateUtc="2025-04-01T02:40:00Z"/>
                <w:rFonts w:ascii="Times New Roman" w:eastAsia="Times New Roman" w:hAnsi="Times New Roman" w:cs="Times New Roman"/>
                <w:b/>
                <w:bCs/>
                <w:color w:val="000000"/>
                <w:sz w:val="24"/>
                <w:szCs w:val="24"/>
                <w:lang w:eastAsia="en-AU"/>
              </w:rPr>
            </w:pPr>
            <w:del w:id="2427"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p-value</w:delText>
              </w:r>
            </w:del>
          </w:p>
        </w:tc>
      </w:tr>
      <w:tr w:rsidR="0067260A" w:rsidRPr="00FB55AE" w:rsidDel="000C0BA3" w14:paraId="20279BDA" w14:textId="5C2EADD5" w:rsidTr="00150BF6">
        <w:trPr>
          <w:trHeight w:val="288"/>
          <w:jc w:val="center"/>
          <w:del w:id="2428"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FE2DF30" w14:textId="4EE57090" w:rsidR="0067260A" w:rsidRPr="00B355FD" w:rsidDel="000C0BA3" w:rsidRDefault="0067260A" w:rsidP="00150BF6">
            <w:pPr>
              <w:spacing w:after="0" w:line="276" w:lineRule="auto"/>
              <w:rPr>
                <w:del w:id="2429" w:author="Daniel Noble" w:date="2025-04-01T13:40:00Z" w16du:dateUtc="2025-04-01T02:40:00Z"/>
                <w:rFonts w:ascii="Times New Roman" w:eastAsia="Times New Roman" w:hAnsi="Times New Roman" w:cs="Times New Roman"/>
                <w:b/>
                <w:bCs/>
                <w:color w:val="000000"/>
                <w:sz w:val="24"/>
                <w:szCs w:val="24"/>
                <w:lang w:eastAsia="en-AU"/>
              </w:rPr>
            </w:pPr>
            <w:del w:id="243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MLMA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D992D98" w14:textId="78983185" w:rsidR="0067260A" w:rsidRPr="00B355FD" w:rsidDel="000C0BA3" w:rsidRDefault="0067260A" w:rsidP="00150BF6">
            <w:pPr>
              <w:spacing w:after="0" w:line="276" w:lineRule="auto"/>
              <w:jc w:val="center"/>
              <w:rPr>
                <w:del w:id="2431" w:author="Daniel Noble" w:date="2025-04-01T13:40:00Z" w16du:dateUtc="2025-04-01T02:40:00Z"/>
                <w:rFonts w:ascii="Times New Roman" w:eastAsia="Times New Roman" w:hAnsi="Times New Roman" w:cs="Times New Roman"/>
                <w:color w:val="000000"/>
                <w:sz w:val="24"/>
                <w:szCs w:val="24"/>
                <w:lang w:eastAsia="en-AU"/>
              </w:rPr>
            </w:pPr>
            <w:del w:id="2432"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877157C" w14:textId="708D37B9" w:rsidR="0067260A" w:rsidRPr="00B355FD" w:rsidDel="000C0BA3" w:rsidRDefault="0067260A" w:rsidP="00150BF6">
            <w:pPr>
              <w:spacing w:after="0" w:line="276" w:lineRule="auto"/>
              <w:jc w:val="center"/>
              <w:rPr>
                <w:del w:id="2433" w:author="Daniel Noble" w:date="2025-04-01T13:40:00Z" w16du:dateUtc="2025-04-01T02:40:00Z"/>
                <w:rFonts w:ascii="Times New Roman" w:eastAsia="Times New Roman" w:hAnsi="Times New Roman" w:cs="Times New Roman"/>
                <w:color w:val="000000"/>
                <w:sz w:val="24"/>
                <w:szCs w:val="24"/>
                <w:lang w:eastAsia="en-AU"/>
              </w:rPr>
            </w:pPr>
            <w:del w:id="243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B7FF3DC" w14:textId="2CD93442" w:rsidR="0067260A" w:rsidRPr="00B355FD" w:rsidDel="000C0BA3" w:rsidRDefault="0067260A" w:rsidP="00150BF6">
            <w:pPr>
              <w:spacing w:after="0" w:line="276" w:lineRule="auto"/>
              <w:jc w:val="center"/>
              <w:rPr>
                <w:del w:id="2435" w:author="Daniel Noble" w:date="2025-04-01T13:40:00Z" w16du:dateUtc="2025-04-01T02:40:00Z"/>
                <w:rFonts w:ascii="Times New Roman" w:eastAsia="Times New Roman" w:hAnsi="Times New Roman" w:cs="Times New Roman"/>
                <w:color w:val="000000"/>
                <w:sz w:val="24"/>
                <w:szCs w:val="24"/>
                <w:lang w:eastAsia="en-AU"/>
              </w:rPr>
            </w:pPr>
            <w:del w:id="243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51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6BB3980" w14:textId="2B6E5A05" w:rsidR="0067260A" w:rsidRPr="00B355FD" w:rsidDel="000C0BA3" w:rsidRDefault="0067260A" w:rsidP="00150BF6">
            <w:pPr>
              <w:spacing w:after="0" w:line="276" w:lineRule="auto"/>
              <w:jc w:val="center"/>
              <w:rPr>
                <w:del w:id="2437" w:author="Daniel Noble" w:date="2025-04-01T13:40:00Z" w16du:dateUtc="2025-04-01T02:40:00Z"/>
                <w:rFonts w:ascii="Times New Roman" w:eastAsia="Times New Roman" w:hAnsi="Times New Roman" w:cs="Times New Roman"/>
                <w:color w:val="000000"/>
                <w:sz w:val="24"/>
                <w:szCs w:val="24"/>
                <w:lang w:eastAsia="en-AU"/>
              </w:rPr>
            </w:pPr>
            <w:del w:id="243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-0.0033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799EA00" w14:textId="2A1192A8" w:rsidR="0067260A" w:rsidRPr="00B355FD" w:rsidDel="000C0BA3" w:rsidRDefault="0067260A" w:rsidP="00150BF6">
            <w:pPr>
              <w:spacing w:after="0" w:line="276" w:lineRule="auto"/>
              <w:jc w:val="center"/>
              <w:rPr>
                <w:del w:id="2439" w:author="Daniel Noble" w:date="2025-04-01T13:40:00Z" w16du:dateUtc="2025-04-01T02:40:00Z"/>
                <w:rFonts w:ascii="Times New Roman" w:eastAsia="Times New Roman" w:hAnsi="Times New Roman" w:cs="Times New Roman"/>
                <w:color w:val="000000"/>
                <w:sz w:val="24"/>
                <w:szCs w:val="24"/>
                <w:lang w:eastAsia="en-AU"/>
              </w:rPr>
            </w:pPr>
            <w:del w:id="2440"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-0.0737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6B2B746" w14:textId="07F73509" w:rsidR="0067260A" w:rsidRPr="00B355FD" w:rsidDel="000C0BA3" w:rsidRDefault="0067260A" w:rsidP="00150BF6">
            <w:pPr>
              <w:spacing w:after="0" w:line="276" w:lineRule="auto"/>
              <w:jc w:val="center"/>
              <w:rPr>
                <w:del w:id="2441" w:author="Daniel Noble" w:date="2025-04-01T13:40:00Z" w16du:dateUtc="2025-04-01T02:40:00Z"/>
                <w:rFonts w:ascii="Times New Roman" w:eastAsia="Times New Roman" w:hAnsi="Times New Roman" w:cs="Times New Roman"/>
                <w:color w:val="000000"/>
                <w:sz w:val="24"/>
                <w:szCs w:val="24"/>
                <w:lang w:eastAsia="en-AU"/>
              </w:rPr>
            </w:pPr>
            <w:del w:id="2442"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0.0672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12DD7E4" w14:textId="562B08B1" w:rsidR="0067260A" w:rsidRPr="00B355FD" w:rsidDel="000C0BA3" w:rsidRDefault="0067260A" w:rsidP="00150BF6">
            <w:pPr>
              <w:spacing w:after="0" w:line="276" w:lineRule="auto"/>
              <w:jc w:val="center"/>
              <w:rPr>
                <w:del w:id="2443" w:author="Daniel Noble" w:date="2025-04-01T13:40:00Z" w16du:dateUtc="2025-04-01T02:40:00Z"/>
                <w:rFonts w:ascii="Times New Roman" w:eastAsia="Times New Roman" w:hAnsi="Times New Roman" w:cs="Times New Roman"/>
                <w:color w:val="000000"/>
                <w:sz w:val="24"/>
                <w:szCs w:val="24"/>
                <w:lang w:eastAsia="en-AU"/>
              </w:rPr>
            </w:pPr>
            <w:del w:id="244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6C0090A" w14:textId="36E3CCA5" w:rsidR="0067260A" w:rsidRPr="00B355FD" w:rsidDel="000C0BA3" w:rsidRDefault="0067260A" w:rsidP="00150BF6">
            <w:pPr>
              <w:spacing w:after="0" w:line="276" w:lineRule="auto"/>
              <w:jc w:val="center"/>
              <w:rPr>
                <w:del w:id="2445" w:author="Daniel Noble" w:date="2025-04-01T13:40:00Z" w16du:dateUtc="2025-04-01T02:40:00Z"/>
                <w:rFonts w:ascii="Times New Roman" w:eastAsia="Times New Roman" w:hAnsi="Times New Roman" w:cs="Times New Roman"/>
                <w:color w:val="000000"/>
                <w:sz w:val="24"/>
                <w:szCs w:val="24"/>
                <w:lang w:eastAsia="en-AU"/>
              </w:rPr>
            </w:pPr>
            <w:del w:id="244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0.9201</w:delText>
              </w:r>
            </w:del>
          </w:p>
        </w:tc>
      </w:tr>
    </w:tbl>
    <w:p w14:paraId="2A92C99F" w14:textId="05CFA0B2" w:rsidR="0067260A" w:rsidDel="000C0BA3" w:rsidRDefault="0067260A" w:rsidP="0067260A">
      <w:pPr>
        <w:rPr>
          <w:del w:id="2447" w:author="Daniel Noble" w:date="2025-04-01T13:40:00Z" w16du:dateUtc="2025-04-01T02:40:00Z"/>
        </w:rPr>
      </w:pPr>
    </w:p>
    <w:p w14:paraId="5C4DA0EB" w14:textId="095477C0" w:rsidR="0067260A" w:rsidDel="000C0BA3" w:rsidRDefault="0067260A" w:rsidP="0067260A">
      <w:pPr>
        <w:rPr>
          <w:del w:id="2448" w:author="Daniel Noble" w:date="2025-04-01T13:40:00Z" w16du:dateUtc="2025-04-01T02:40:00Z"/>
          <w:b/>
          <w:bCs/>
        </w:rPr>
      </w:pPr>
    </w:p>
    <w:p w14:paraId="29232E24" w14:textId="1E6BC0D0" w:rsidR="0067260A" w:rsidRPr="00B355FD" w:rsidDel="000C0BA3" w:rsidRDefault="0067260A" w:rsidP="0067260A">
      <w:pPr>
        <w:spacing w:line="480" w:lineRule="auto"/>
        <w:rPr>
          <w:del w:id="2449" w:author="Daniel Noble" w:date="2025-04-01T13:40:00Z" w16du:dateUtc="2025-04-01T02:40:00Z"/>
          <w:rFonts w:ascii="Times New Roman" w:hAnsi="Times New Roman" w:cs="Times New Roman"/>
          <w:sz w:val="24"/>
          <w:szCs w:val="24"/>
        </w:rPr>
      </w:pPr>
      <w:del w:id="2450" w:author="Daniel Noble" w:date="2025-04-01T13:40:00Z" w16du:dateUtc="2025-04-01T02:40:00Z">
        <w:r w:rsidRPr="00B355FD" w:rsidDel="000C0BA3">
          <w:rPr>
            <w:rFonts w:ascii="Times New Roman" w:hAnsi="Times New Roman" w:cs="Times New Roman"/>
            <w:b/>
            <w:bCs/>
            <w:sz w:val="24"/>
            <w:szCs w:val="24"/>
          </w:rPr>
          <w:delText xml:space="preserve">Table S29 Results of the meta-regression of the aquatic data set with the amplitude of the fluctuation as the moderator. </w:delText>
        </w:r>
        <w:r w:rsidRPr="00B355FD" w:rsidDel="000C0BA3">
          <w:rPr>
            <w:rFonts w:ascii="Times New Roman" w:hAnsi="Times New Roman" w:cs="Times New Roman"/>
            <w:sz w:val="24"/>
            <w:szCs w:val="24"/>
          </w:rPr>
          <w:delText>Number of studies, species and effect sizes are totals from the subset of data with organisms from aquatic environments. Effect size = PRRD</w:delText>
        </w:r>
        <w:r w:rsidRPr="00B355FD" w:rsidDel="000C0BA3">
          <w:rPr>
            <w:rFonts w:ascii="Times New Roman" w:hAnsi="Times New Roman" w:cs="Times New Roman"/>
            <w:sz w:val="24"/>
            <w:szCs w:val="24"/>
            <w:vertAlign w:val="subscript"/>
          </w:rPr>
          <w:delText>S</w:delText>
        </w:r>
        <w:r w:rsidRPr="00B355FD" w:rsidDel="000C0BA3">
          <w:rPr>
            <w:rFonts w:ascii="Times New Roman" w:hAnsi="Times New Roman" w:cs="Times New Roman"/>
            <w:sz w:val="24"/>
            <w:szCs w:val="24"/>
          </w:rPr>
          <w:delText>.</w:delText>
        </w:r>
      </w:del>
    </w:p>
    <w:tbl>
      <w:tblPr>
        <w:tblW w:w="13697" w:type="dxa"/>
        <w:jc w:val="center"/>
        <w:tblLook w:val="04A0" w:firstRow="1" w:lastRow="0" w:firstColumn="1" w:lastColumn="0" w:noHBand="0" w:noVBand="1"/>
      </w:tblPr>
      <w:tblGrid>
        <w:gridCol w:w="3320"/>
        <w:gridCol w:w="1280"/>
        <w:gridCol w:w="1280"/>
        <w:gridCol w:w="1417"/>
        <w:gridCol w:w="1280"/>
        <w:gridCol w:w="1280"/>
        <w:gridCol w:w="1280"/>
        <w:gridCol w:w="1280"/>
        <w:gridCol w:w="1280"/>
      </w:tblGrid>
      <w:tr w:rsidR="0067260A" w:rsidRPr="005A6965" w:rsidDel="000C0BA3" w14:paraId="2E9F7ABC" w14:textId="66B73F28" w:rsidTr="00150BF6">
        <w:trPr>
          <w:trHeight w:val="312"/>
          <w:jc w:val="center"/>
          <w:del w:id="2451" w:author="Daniel Noble" w:date="2025-04-01T13:40:00Z"/>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5ADDB97" w14:textId="58D8D102" w:rsidR="0067260A" w:rsidRPr="00B355FD" w:rsidDel="000C0BA3" w:rsidRDefault="0067260A" w:rsidP="00150BF6">
            <w:pPr>
              <w:spacing w:after="0" w:line="276" w:lineRule="auto"/>
              <w:jc w:val="center"/>
              <w:rPr>
                <w:del w:id="2452" w:author="Daniel Noble" w:date="2025-04-01T13:40:00Z" w16du:dateUtc="2025-04-01T02:40:00Z"/>
                <w:rFonts w:ascii="Times New Roman" w:eastAsia="Times New Roman" w:hAnsi="Times New Roman" w:cs="Times New Roman"/>
                <w:b/>
                <w:bCs/>
                <w:color w:val="000000"/>
                <w:sz w:val="24"/>
                <w:szCs w:val="24"/>
                <w:lang w:eastAsia="en-AU"/>
              </w:rPr>
            </w:pPr>
            <w:del w:id="2453"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Aquatic Organisms (PRRD</w:delText>
              </w:r>
              <w:r w:rsidRPr="00B355FD" w:rsidDel="000C0BA3">
                <w:rPr>
                  <w:rFonts w:ascii="Times New Roman" w:eastAsia="Times New Roman" w:hAnsi="Times New Roman" w:cs="Times New Roman"/>
                  <w:b/>
                  <w:bCs/>
                  <w:color w:val="000000"/>
                  <w:sz w:val="24"/>
                  <w:szCs w:val="24"/>
                  <w:vertAlign w:val="subscript"/>
                  <w:lang w:eastAsia="en-AU"/>
                </w:rPr>
                <w:delText>S</w:delText>
              </w:r>
              <w:r w:rsidRPr="00B355F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CE18C1" w14:textId="264A3106" w:rsidR="0067260A" w:rsidRPr="00B355FD" w:rsidDel="000C0BA3" w:rsidRDefault="0067260A" w:rsidP="00150BF6">
            <w:pPr>
              <w:spacing w:after="0" w:line="276" w:lineRule="auto"/>
              <w:jc w:val="center"/>
              <w:rPr>
                <w:del w:id="2454" w:author="Daniel Noble" w:date="2025-04-01T13:40:00Z" w16du:dateUtc="2025-04-01T02:40:00Z"/>
                <w:rFonts w:ascii="Times New Roman" w:eastAsia="Times New Roman" w:hAnsi="Times New Roman" w:cs="Times New Roman"/>
                <w:b/>
                <w:bCs/>
                <w:color w:val="000000"/>
                <w:sz w:val="24"/>
                <w:szCs w:val="24"/>
                <w:lang w:eastAsia="en-AU"/>
              </w:rPr>
            </w:pPr>
            <w:del w:id="2455"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2988958" w14:textId="598A8915" w:rsidR="0067260A" w:rsidRPr="00B355FD" w:rsidDel="000C0BA3" w:rsidRDefault="0067260A" w:rsidP="00150BF6">
            <w:pPr>
              <w:spacing w:after="0" w:line="276" w:lineRule="auto"/>
              <w:jc w:val="center"/>
              <w:rPr>
                <w:del w:id="2456" w:author="Daniel Noble" w:date="2025-04-01T13:40:00Z" w16du:dateUtc="2025-04-01T02:40:00Z"/>
                <w:rFonts w:ascii="Times New Roman" w:eastAsia="Times New Roman" w:hAnsi="Times New Roman" w:cs="Times New Roman"/>
                <w:b/>
                <w:bCs/>
                <w:color w:val="000000"/>
                <w:sz w:val="24"/>
                <w:szCs w:val="24"/>
                <w:lang w:eastAsia="en-AU"/>
              </w:rPr>
            </w:pPr>
            <w:del w:id="2457"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20D9B7A8" w14:textId="1B964290" w:rsidR="0067260A" w:rsidRPr="00B355FD" w:rsidDel="000C0BA3" w:rsidRDefault="0067260A" w:rsidP="00150BF6">
            <w:pPr>
              <w:spacing w:after="0" w:line="276" w:lineRule="auto"/>
              <w:jc w:val="center"/>
              <w:rPr>
                <w:del w:id="2458" w:author="Daniel Noble" w:date="2025-04-01T13:40:00Z" w16du:dateUtc="2025-04-01T02:40:00Z"/>
                <w:rFonts w:ascii="Times New Roman" w:eastAsia="Times New Roman" w:hAnsi="Times New Roman" w:cs="Times New Roman"/>
                <w:b/>
                <w:bCs/>
                <w:color w:val="000000"/>
                <w:sz w:val="24"/>
                <w:szCs w:val="24"/>
                <w:lang w:eastAsia="en-AU"/>
              </w:rPr>
            </w:pPr>
            <w:del w:id="2459"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B6774D5" w14:textId="6338AFEA" w:rsidR="0067260A" w:rsidRPr="00B355FD" w:rsidDel="000C0BA3" w:rsidRDefault="0067260A" w:rsidP="00150BF6">
            <w:pPr>
              <w:spacing w:after="0" w:line="276" w:lineRule="auto"/>
              <w:jc w:val="center"/>
              <w:rPr>
                <w:del w:id="2460" w:author="Daniel Noble" w:date="2025-04-01T13:40:00Z" w16du:dateUtc="2025-04-01T02:40:00Z"/>
                <w:rFonts w:ascii="Times New Roman" w:eastAsia="Times New Roman" w:hAnsi="Times New Roman" w:cs="Times New Roman"/>
                <w:b/>
                <w:bCs/>
                <w:color w:val="000000"/>
                <w:sz w:val="24"/>
                <w:szCs w:val="24"/>
                <w:lang w:eastAsia="en-AU"/>
              </w:rPr>
            </w:pPr>
            <w:del w:id="2461"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AF9F030" w14:textId="6D305B08" w:rsidR="0067260A" w:rsidRPr="00B355FD" w:rsidDel="000C0BA3" w:rsidRDefault="0067260A" w:rsidP="00150BF6">
            <w:pPr>
              <w:spacing w:after="0" w:line="276" w:lineRule="auto"/>
              <w:jc w:val="center"/>
              <w:rPr>
                <w:del w:id="2462" w:author="Daniel Noble" w:date="2025-04-01T13:40:00Z" w16du:dateUtc="2025-04-01T02:40:00Z"/>
                <w:rFonts w:ascii="Times New Roman" w:eastAsia="Times New Roman" w:hAnsi="Times New Roman" w:cs="Times New Roman"/>
                <w:b/>
                <w:bCs/>
                <w:color w:val="000000"/>
                <w:sz w:val="24"/>
                <w:szCs w:val="24"/>
                <w:lang w:eastAsia="en-AU"/>
              </w:rPr>
            </w:pPr>
            <w:del w:id="2463"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1802EFD" w14:textId="5C319218" w:rsidR="0067260A" w:rsidRPr="00B355FD" w:rsidDel="000C0BA3" w:rsidRDefault="0067260A" w:rsidP="00150BF6">
            <w:pPr>
              <w:spacing w:after="0" w:line="276" w:lineRule="auto"/>
              <w:jc w:val="center"/>
              <w:rPr>
                <w:del w:id="2464" w:author="Daniel Noble" w:date="2025-04-01T13:40:00Z" w16du:dateUtc="2025-04-01T02:40:00Z"/>
                <w:rFonts w:ascii="Times New Roman" w:eastAsia="Times New Roman" w:hAnsi="Times New Roman" w:cs="Times New Roman"/>
                <w:b/>
                <w:bCs/>
                <w:color w:val="000000"/>
                <w:sz w:val="24"/>
                <w:szCs w:val="24"/>
                <w:lang w:eastAsia="en-AU"/>
              </w:rPr>
            </w:pPr>
            <w:del w:id="2465"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D9779AD" w14:textId="4A55D047" w:rsidR="0067260A" w:rsidRPr="00B355FD" w:rsidDel="000C0BA3" w:rsidRDefault="0067260A" w:rsidP="00150BF6">
            <w:pPr>
              <w:spacing w:after="0" w:line="276" w:lineRule="auto"/>
              <w:jc w:val="center"/>
              <w:rPr>
                <w:del w:id="2466" w:author="Daniel Noble" w:date="2025-04-01T13:40:00Z" w16du:dateUtc="2025-04-01T02:40:00Z"/>
                <w:rFonts w:ascii="Times New Roman" w:eastAsia="Times New Roman" w:hAnsi="Times New Roman" w:cs="Times New Roman"/>
                <w:b/>
                <w:bCs/>
                <w:color w:val="000000"/>
                <w:sz w:val="24"/>
                <w:szCs w:val="24"/>
                <w:lang w:eastAsia="en-AU"/>
              </w:rPr>
            </w:pPr>
            <w:del w:id="2467"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723AC8C" w14:textId="56571B18" w:rsidR="0067260A" w:rsidRPr="00B355FD" w:rsidDel="000C0BA3" w:rsidRDefault="0067260A" w:rsidP="00150BF6">
            <w:pPr>
              <w:spacing w:after="0" w:line="276" w:lineRule="auto"/>
              <w:jc w:val="center"/>
              <w:rPr>
                <w:del w:id="2468" w:author="Daniel Noble" w:date="2025-04-01T13:40:00Z" w16du:dateUtc="2025-04-01T02:40:00Z"/>
                <w:rFonts w:ascii="Times New Roman" w:eastAsia="Times New Roman" w:hAnsi="Times New Roman" w:cs="Times New Roman"/>
                <w:b/>
                <w:bCs/>
                <w:color w:val="000000"/>
                <w:sz w:val="24"/>
                <w:szCs w:val="24"/>
                <w:lang w:eastAsia="en-AU"/>
              </w:rPr>
            </w:pPr>
            <w:del w:id="2469"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p-value</w:delText>
              </w:r>
            </w:del>
          </w:p>
        </w:tc>
      </w:tr>
      <w:tr w:rsidR="0067260A" w:rsidRPr="005A6965" w:rsidDel="000C0BA3" w14:paraId="7AC46A0E" w14:textId="30EF5CD7" w:rsidTr="00150BF6">
        <w:trPr>
          <w:trHeight w:val="288"/>
          <w:jc w:val="center"/>
          <w:del w:id="2470"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7344C26" w14:textId="33015CA7" w:rsidR="0067260A" w:rsidRPr="00B355FD" w:rsidDel="000C0BA3" w:rsidRDefault="0067260A" w:rsidP="00150BF6">
            <w:pPr>
              <w:spacing w:after="0" w:line="276" w:lineRule="auto"/>
              <w:rPr>
                <w:del w:id="2471" w:author="Daniel Noble" w:date="2025-04-01T13:40:00Z" w16du:dateUtc="2025-04-01T02:40:00Z"/>
                <w:rFonts w:ascii="Times New Roman" w:eastAsia="Times New Roman" w:hAnsi="Times New Roman" w:cs="Times New Roman"/>
                <w:b/>
                <w:bCs/>
                <w:color w:val="000000"/>
                <w:sz w:val="24"/>
                <w:szCs w:val="24"/>
                <w:lang w:eastAsia="en-AU"/>
              </w:rPr>
            </w:pPr>
            <w:del w:id="247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Amplitude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C5A1D14" w14:textId="449671A3" w:rsidR="0067260A" w:rsidRPr="00B355FD" w:rsidDel="000C0BA3" w:rsidRDefault="0067260A" w:rsidP="00150BF6">
            <w:pPr>
              <w:spacing w:after="0" w:line="276" w:lineRule="auto"/>
              <w:jc w:val="center"/>
              <w:rPr>
                <w:del w:id="2473" w:author="Daniel Noble" w:date="2025-04-01T13:40:00Z" w16du:dateUtc="2025-04-01T02:40:00Z"/>
                <w:rFonts w:ascii="Times New Roman" w:eastAsia="Times New Roman" w:hAnsi="Times New Roman" w:cs="Times New Roman"/>
                <w:color w:val="000000"/>
                <w:sz w:val="24"/>
                <w:szCs w:val="24"/>
                <w:lang w:eastAsia="en-AU"/>
              </w:rPr>
            </w:pPr>
            <w:del w:id="247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81A68D9" w14:textId="39AF9A45" w:rsidR="0067260A" w:rsidRPr="00B355FD" w:rsidDel="000C0BA3" w:rsidRDefault="0067260A" w:rsidP="00150BF6">
            <w:pPr>
              <w:spacing w:after="0" w:line="276" w:lineRule="auto"/>
              <w:jc w:val="center"/>
              <w:rPr>
                <w:del w:id="2475" w:author="Daniel Noble" w:date="2025-04-01T13:40:00Z" w16du:dateUtc="2025-04-01T02:40:00Z"/>
                <w:rFonts w:ascii="Times New Roman" w:eastAsia="Times New Roman" w:hAnsi="Times New Roman" w:cs="Times New Roman"/>
                <w:color w:val="000000"/>
                <w:sz w:val="24"/>
                <w:szCs w:val="24"/>
                <w:lang w:eastAsia="en-AU"/>
              </w:rPr>
            </w:pPr>
            <w:del w:id="247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8352BEB" w14:textId="36B5EDD4" w:rsidR="0067260A" w:rsidRPr="00B355FD" w:rsidDel="000C0BA3" w:rsidRDefault="0067260A" w:rsidP="00150BF6">
            <w:pPr>
              <w:spacing w:after="0" w:line="276" w:lineRule="auto"/>
              <w:jc w:val="center"/>
              <w:rPr>
                <w:del w:id="2477" w:author="Daniel Noble" w:date="2025-04-01T13:40:00Z" w16du:dateUtc="2025-04-01T02:40:00Z"/>
                <w:rFonts w:ascii="Times New Roman" w:eastAsia="Times New Roman" w:hAnsi="Times New Roman" w:cs="Times New Roman"/>
                <w:color w:val="000000"/>
                <w:sz w:val="24"/>
                <w:szCs w:val="24"/>
                <w:lang w:eastAsia="en-AU"/>
              </w:rPr>
            </w:pPr>
            <w:del w:id="247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51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AE29D1A" w14:textId="3084CB4B" w:rsidR="0067260A" w:rsidRPr="00B355FD" w:rsidDel="000C0BA3" w:rsidRDefault="0067260A" w:rsidP="00150BF6">
            <w:pPr>
              <w:spacing w:after="0" w:line="276" w:lineRule="auto"/>
              <w:jc w:val="center"/>
              <w:rPr>
                <w:del w:id="2479" w:author="Daniel Noble" w:date="2025-04-01T13:40:00Z" w16du:dateUtc="2025-04-01T02:40:00Z"/>
                <w:rFonts w:ascii="Times New Roman" w:eastAsia="Times New Roman" w:hAnsi="Times New Roman" w:cs="Times New Roman"/>
                <w:color w:val="000000"/>
                <w:sz w:val="24"/>
                <w:szCs w:val="24"/>
                <w:lang w:eastAsia="en-AU"/>
              </w:rPr>
            </w:pPr>
            <w:del w:id="2480"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-0.0002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B1DA44" w14:textId="1C712645" w:rsidR="0067260A" w:rsidRPr="00B355FD" w:rsidDel="000C0BA3" w:rsidRDefault="0067260A" w:rsidP="00150BF6">
            <w:pPr>
              <w:spacing w:after="0" w:line="276" w:lineRule="auto"/>
              <w:jc w:val="center"/>
              <w:rPr>
                <w:del w:id="2481" w:author="Daniel Noble" w:date="2025-04-01T13:40:00Z" w16du:dateUtc="2025-04-01T02:40:00Z"/>
                <w:rFonts w:ascii="Times New Roman" w:eastAsia="Times New Roman" w:hAnsi="Times New Roman" w:cs="Times New Roman"/>
                <w:color w:val="000000"/>
                <w:sz w:val="24"/>
                <w:szCs w:val="24"/>
                <w:lang w:eastAsia="en-AU"/>
              </w:rPr>
            </w:pPr>
            <w:del w:id="2482"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-0.0085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C0F4B3A" w14:textId="1A75E968" w:rsidR="0067260A" w:rsidRPr="00B355FD" w:rsidDel="000C0BA3" w:rsidRDefault="0067260A" w:rsidP="00150BF6">
            <w:pPr>
              <w:spacing w:after="0" w:line="276" w:lineRule="auto"/>
              <w:jc w:val="center"/>
              <w:rPr>
                <w:del w:id="2483" w:author="Daniel Noble" w:date="2025-04-01T13:40:00Z" w16du:dateUtc="2025-04-01T02:40:00Z"/>
                <w:rFonts w:ascii="Times New Roman" w:eastAsia="Times New Roman" w:hAnsi="Times New Roman" w:cs="Times New Roman"/>
                <w:color w:val="000000"/>
                <w:sz w:val="24"/>
                <w:szCs w:val="24"/>
                <w:lang w:eastAsia="en-AU"/>
              </w:rPr>
            </w:pPr>
            <w:del w:id="248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0.0081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1C5D8D2" w14:textId="52B7E10B" w:rsidR="0067260A" w:rsidRPr="00B355FD" w:rsidDel="000C0BA3" w:rsidRDefault="0067260A" w:rsidP="00150BF6">
            <w:pPr>
              <w:spacing w:after="0" w:line="276" w:lineRule="auto"/>
              <w:jc w:val="center"/>
              <w:rPr>
                <w:del w:id="2485" w:author="Daniel Noble" w:date="2025-04-01T13:40:00Z" w16du:dateUtc="2025-04-01T02:40:00Z"/>
                <w:rFonts w:ascii="Times New Roman" w:eastAsia="Times New Roman" w:hAnsi="Times New Roman" w:cs="Times New Roman"/>
                <w:color w:val="000000"/>
                <w:sz w:val="24"/>
                <w:szCs w:val="24"/>
                <w:lang w:eastAsia="en-AU"/>
              </w:rPr>
            </w:pPr>
            <w:del w:id="248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20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E1BC795" w14:textId="29D02385" w:rsidR="0067260A" w:rsidRPr="00B355FD" w:rsidDel="000C0BA3" w:rsidRDefault="0067260A" w:rsidP="00150BF6">
            <w:pPr>
              <w:spacing w:after="0" w:line="276" w:lineRule="auto"/>
              <w:jc w:val="center"/>
              <w:rPr>
                <w:del w:id="2487" w:author="Daniel Noble" w:date="2025-04-01T13:40:00Z" w16du:dateUtc="2025-04-01T02:40:00Z"/>
                <w:rFonts w:ascii="Times New Roman" w:eastAsia="Times New Roman" w:hAnsi="Times New Roman" w:cs="Times New Roman"/>
                <w:color w:val="000000"/>
                <w:sz w:val="24"/>
                <w:szCs w:val="24"/>
                <w:lang w:eastAsia="en-AU"/>
              </w:rPr>
            </w:pPr>
            <w:del w:id="248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0.9550</w:delText>
              </w:r>
            </w:del>
          </w:p>
        </w:tc>
      </w:tr>
    </w:tbl>
    <w:p w14:paraId="5C258D80" w14:textId="69C96E6F" w:rsidR="0067260A" w:rsidDel="000C0BA3" w:rsidRDefault="0067260A" w:rsidP="0067260A">
      <w:pPr>
        <w:rPr>
          <w:del w:id="2489" w:author="Daniel Noble" w:date="2025-04-01T13:40:00Z" w16du:dateUtc="2025-04-01T02:40:00Z"/>
        </w:rPr>
      </w:pPr>
    </w:p>
    <w:p w14:paraId="27B24F6D" w14:textId="472F2C69" w:rsidR="0067260A" w:rsidRPr="00B355FD" w:rsidDel="000C0BA3" w:rsidRDefault="0067260A" w:rsidP="0067260A">
      <w:pPr>
        <w:spacing w:line="480" w:lineRule="auto"/>
        <w:rPr>
          <w:del w:id="2490" w:author="Daniel Noble" w:date="2025-04-01T13:40:00Z" w16du:dateUtc="2025-04-01T02:40:00Z"/>
          <w:rFonts w:ascii="Times New Roman" w:hAnsi="Times New Roman" w:cs="Times New Roman"/>
          <w:sz w:val="24"/>
          <w:szCs w:val="24"/>
        </w:rPr>
      </w:pPr>
      <w:del w:id="2491" w:author="Daniel Noble" w:date="2025-04-01T13:40:00Z" w16du:dateUtc="2025-04-01T02:40:00Z">
        <w:r w:rsidRPr="00B355FD" w:rsidDel="000C0BA3">
          <w:rPr>
            <w:rFonts w:ascii="Times New Roman" w:hAnsi="Times New Roman" w:cs="Times New Roman"/>
            <w:b/>
            <w:bCs/>
            <w:sz w:val="24"/>
            <w:szCs w:val="24"/>
          </w:rPr>
          <w:delText xml:space="preserve">Table S30 Results of the meta-regression of the aquatic data set with fluctuation type as the moderator. </w:delText>
        </w:r>
        <w:r w:rsidRPr="00B355FD" w:rsidDel="000C0BA3">
          <w:rPr>
            <w:rFonts w:ascii="Times New Roman" w:hAnsi="Times New Roman" w:cs="Times New Roman"/>
            <w:sz w:val="24"/>
            <w:szCs w:val="24"/>
          </w:rPr>
          <w:delText>Number of studies, species and effect sizes are totals from the subset of data with organisms from aquatic environments. Effect size = PRRD</w:delText>
        </w:r>
        <w:r w:rsidRPr="00B355FD" w:rsidDel="000C0BA3">
          <w:rPr>
            <w:rFonts w:ascii="Times New Roman" w:hAnsi="Times New Roman" w:cs="Times New Roman"/>
            <w:sz w:val="24"/>
            <w:szCs w:val="24"/>
            <w:vertAlign w:val="subscript"/>
          </w:rPr>
          <w:delText>S</w:delText>
        </w:r>
        <w:r w:rsidRPr="00B355FD" w:rsidDel="000C0BA3">
          <w:rPr>
            <w:rFonts w:ascii="Times New Roman" w:hAnsi="Times New Roman" w:cs="Times New Roman"/>
            <w:sz w:val="24"/>
            <w:szCs w:val="24"/>
          </w:rPr>
          <w:delText xml:space="preserve">. </w:delText>
        </w:r>
      </w:del>
    </w:p>
    <w:tbl>
      <w:tblPr>
        <w:tblW w:w="13697" w:type="dxa"/>
        <w:jc w:val="center"/>
        <w:tblLook w:val="04A0" w:firstRow="1" w:lastRow="0" w:firstColumn="1" w:lastColumn="0" w:noHBand="0" w:noVBand="1"/>
      </w:tblPr>
      <w:tblGrid>
        <w:gridCol w:w="3320"/>
        <w:gridCol w:w="1280"/>
        <w:gridCol w:w="1280"/>
        <w:gridCol w:w="1417"/>
        <w:gridCol w:w="1280"/>
        <w:gridCol w:w="1280"/>
        <w:gridCol w:w="1280"/>
        <w:gridCol w:w="1280"/>
        <w:gridCol w:w="1280"/>
      </w:tblGrid>
      <w:tr w:rsidR="0067260A" w:rsidRPr="005A6965" w:rsidDel="000C0BA3" w14:paraId="6A32B698" w14:textId="2AE8D154" w:rsidTr="00150BF6">
        <w:trPr>
          <w:trHeight w:val="312"/>
          <w:jc w:val="center"/>
          <w:del w:id="2492" w:author="Daniel Noble" w:date="2025-04-01T13:40:00Z"/>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E9DDFF6" w14:textId="3A770D4D" w:rsidR="0067260A" w:rsidRPr="00B355FD" w:rsidDel="000C0BA3" w:rsidRDefault="0067260A" w:rsidP="00150BF6">
            <w:pPr>
              <w:spacing w:after="0" w:line="276" w:lineRule="auto"/>
              <w:jc w:val="center"/>
              <w:rPr>
                <w:del w:id="2493" w:author="Daniel Noble" w:date="2025-04-01T13:40:00Z" w16du:dateUtc="2025-04-01T02:40:00Z"/>
                <w:rFonts w:ascii="Times New Roman" w:eastAsia="Times New Roman" w:hAnsi="Times New Roman" w:cs="Times New Roman"/>
                <w:b/>
                <w:bCs/>
                <w:color w:val="000000"/>
                <w:sz w:val="24"/>
                <w:szCs w:val="24"/>
                <w:lang w:eastAsia="en-AU"/>
              </w:rPr>
            </w:pPr>
            <w:del w:id="2494"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Aquatic Organisms (PRRD</w:delText>
              </w:r>
              <w:r w:rsidRPr="00B355FD" w:rsidDel="000C0BA3">
                <w:rPr>
                  <w:rFonts w:ascii="Times New Roman" w:eastAsia="Times New Roman" w:hAnsi="Times New Roman" w:cs="Times New Roman"/>
                  <w:b/>
                  <w:bCs/>
                  <w:color w:val="000000"/>
                  <w:sz w:val="24"/>
                  <w:szCs w:val="24"/>
                  <w:vertAlign w:val="subscript"/>
                  <w:lang w:eastAsia="en-AU"/>
                </w:rPr>
                <w:delText>S</w:delText>
              </w:r>
              <w:r w:rsidRPr="00B355F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9A5D8A1" w14:textId="107BACDC" w:rsidR="0067260A" w:rsidRPr="00B355FD" w:rsidDel="000C0BA3" w:rsidRDefault="0067260A" w:rsidP="00150BF6">
            <w:pPr>
              <w:spacing w:after="0" w:line="276" w:lineRule="auto"/>
              <w:jc w:val="center"/>
              <w:rPr>
                <w:del w:id="2495" w:author="Daniel Noble" w:date="2025-04-01T13:40:00Z" w16du:dateUtc="2025-04-01T02:40:00Z"/>
                <w:rFonts w:ascii="Times New Roman" w:eastAsia="Times New Roman" w:hAnsi="Times New Roman" w:cs="Times New Roman"/>
                <w:b/>
                <w:bCs/>
                <w:color w:val="000000"/>
                <w:sz w:val="24"/>
                <w:szCs w:val="24"/>
                <w:lang w:eastAsia="en-AU"/>
              </w:rPr>
            </w:pPr>
            <w:del w:id="2496"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A74607F" w14:textId="552585FC" w:rsidR="0067260A" w:rsidRPr="00B355FD" w:rsidDel="000C0BA3" w:rsidRDefault="0067260A" w:rsidP="00150BF6">
            <w:pPr>
              <w:spacing w:after="0" w:line="276" w:lineRule="auto"/>
              <w:jc w:val="center"/>
              <w:rPr>
                <w:del w:id="2497" w:author="Daniel Noble" w:date="2025-04-01T13:40:00Z" w16du:dateUtc="2025-04-01T02:40:00Z"/>
                <w:rFonts w:ascii="Times New Roman" w:eastAsia="Times New Roman" w:hAnsi="Times New Roman" w:cs="Times New Roman"/>
                <w:b/>
                <w:bCs/>
                <w:color w:val="000000"/>
                <w:sz w:val="24"/>
                <w:szCs w:val="24"/>
                <w:lang w:eastAsia="en-AU"/>
              </w:rPr>
            </w:pPr>
            <w:del w:id="2498"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1DA6B0F8" w14:textId="499E1030" w:rsidR="0067260A" w:rsidRPr="00B355FD" w:rsidDel="000C0BA3" w:rsidRDefault="0067260A" w:rsidP="00150BF6">
            <w:pPr>
              <w:spacing w:after="0" w:line="276" w:lineRule="auto"/>
              <w:jc w:val="center"/>
              <w:rPr>
                <w:del w:id="2499" w:author="Daniel Noble" w:date="2025-04-01T13:40:00Z" w16du:dateUtc="2025-04-01T02:40:00Z"/>
                <w:rFonts w:ascii="Times New Roman" w:eastAsia="Times New Roman" w:hAnsi="Times New Roman" w:cs="Times New Roman"/>
                <w:b/>
                <w:bCs/>
                <w:color w:val="000000"/>
                <w:sz w:val="24"/>
                <w:szCs w:val="24"/>
                <w:lang w:eastAsia="en-AU"/>
              </w:rPr>
            </w:pPr>
            <w:del w:id="250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EDFE2DA" w14:textId="58DDD09F" w:rsidR="0067260A" w:rsidRPr="00B355FD" w:rsidDel="000C0BA3" w:rsidRDefault="0067260A" w:rsidP="00150BF6">
            <w:pPr>
              <w:spacing w:after="0" w:line="276" w:lineRule="auto"/>
              <w:jc w:val="center"/>
              <w:rPr>
                <w:del w:id="2501" w:author="Daniel Noble" w:date="2025-04-01T13:40:00Z" w16du:dateUtc="2025-04-01T02:40:00Z"/>
                <w:rFonts w:ascii="Times New Roman" w:eastAsia="Times New Roman" w:hAnsi="Times New Roman" w:cs="Times New Roman"/>
                <w:b/>
                <w:bCs/>
                <w:color w:val="000000"/>
                <w:sz w:val="24"/>
                <w:szCs w:val="24"/>
                <w:lang w:eastAsia="en-AU"/>
              </w:rPr>
            </w:pPr>
            <w:del w:id="250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E0E86FC" w14:textId="225B88EE" w:rsidR="0067260A" w:rsidRPr="00B355FD" w:rsidDel="000C0BA3" w:rsidRDefault="0067260A" w:rsidP="00150BF6">
            <w:pPr>
              <w:spacing w:after="0" w:line="276" w:lineRule="auto"/>
              <w:jc w:val="center"/>
              <w:rPr>
                <w:del w:id="2503" w:author="Daniel Noble" w:date="2025-04-01T13:40:00Z" w16du:dateUtc="2025-04-01T02:40:00Z"/>
                <w:rFonts w:ascii="Times New Roman" w:eastAsia="Times New Roman" w:hAnsi="Times New Roman" w:cs="Times New Roman"/>
                <w:b/>
                <w:bCs/>
                <w:color w:val="000000"/>
                <w:sz w:val="24"/>
                <w:szCs w:val="24"/>
                <w:lang w:eastAsia="en-AU"/>
              </w:rPr>
            </w:pPr>
            <w:del w:id="2504"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E5D3774" w14:textId="30578888" w:rsidR="0067260A" w:rsidRPr="00B355FD" w:rsidDel="000C0BA3" w:rsidRDefault="0067260A" w:rsidP="00150BF6">
            <w:pPr>
              <w:spacing w:after="0" w:line="276" w:lineRule="auto"/>
              <w:jc w:val="center"/>
              <w:rPr>
                <w:del w:id="2505" w:author="Daniel Noble" w:date="2025-04-01T13:40:00Z" w16du:dateUtc="2025-04-01T02:40:00Z"/>
                <w:rFonts w:ascii="Times New Roman" w:eastAsia="Times New Roman" w:hAnsi="Times New Roman" w:cs="Times New Roman"/>
                <w:b/>
                <w:bCs/>
                <w:color w:val="000000"/>
                <w:sz w:val="24"/>
                <w:szCs w:val="24"/>
                <w:lang w:eastAsia="en-AU"/>
              </w:rPr>
            </w:pPr>
            <w:del w:id="2506"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25490A" w14:textId="6EB69475" w:rsidR="0067260A" w:rsidRPr="00B355FD" w:rsidDel="000C0BA3" w:rsidRDefault="0067260A" w:rsidP="00150BF6">
            <w:pPr>
              <w:spacing w:after="0" w:line="276" w:lineRule="auto"/>
              <w:jc w:val="center"/>
              <w:rPr>
                <w:del w:id="2507" w:author="Daniel Noble" w:date="2025-04-01T13:40:00Z" w16du:dateUtc="2025-04-01T02:40:00Z"/>
                <w:rFonts w:ascii="Times New Roman" w:eastAsia="Times New Roman" w:hAnsi="Times New Roman" w:cs="Times New Roman"/>
                <w:b/>
                <w:bCs/>
                <w:color w:val="000000"/>
                <w:sz w:val="24"/>
                <w:szCs w:val="24"/>
                <w:lang w:eastAsia="en-AU"/>
              </w:rPr>
            </w:pPr>
            <w:del w:id="2508"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66FCDB0" w14:textId="1E3679BC" w:rsidR="0067260A" w:rsidRPr="00B355FD" w:rsidDel="000C0BA3" w:rsidRDefault="0067260A" w:rsidP="00150BF6">
            <w:pPr>
              <w:spacing w:after="0" w:line="276" w:lineRule="auto"/>
              <w:jc w:val="center"/>
              <w:rPr>
                <w:del w:id="2509" w:author="Daniel Noble" w:date="2025-04-01T13:40:00Z" w16du:dateUtc="2025-04-01T02:40:00Z"/>
                <w:rFonts w:ascii="Times New Roman" w:eastAsia="Times New Roman" w:hAnsi="Times New Roman" w:cs="Times New Roman"/>
                <w:b/>
                <w:bCs/>
                <w:color w:val="000000"/>
                <w:sz w:val="24"/>
                <w:szCs w:val="24"/>
                <w:lang w:eastAsia="en-AU"/>
              </w:rPr>
            </w:pPr>
            <w:del w:id="251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p-value</w:delText>
              </w:r>
            </w:del>
          </w:p>
        </w:tc>
      </w:tr>
      <w:tr w:rsidR="0067260A" w:rsidRPr="005A6965" w:rsidDel="000C0BA3" w14:paraId="4827F603" w14:textId="092DEE78" w:rsidTr="00150BF6">
        <w:trPr>
          <w:trHeight w:val="288"/>
          <w:jc w:val="center"/>
          <w:del w:id="2511"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693E75F" w14:textId="38CCC35D" w:rsidR="0067260A" w:rsidRPr="00B355FD" w:rsidDel="000C0BA3" w:rsidRDefault="0067260A" w:rsidP="00150BF6">
            <w:pPr>
              <w:spacing w:after="0" w:line="276" w:lineRule="auto"/>
              <w:rPr>
                <w:del w:id="2512" w:author="Daniel Noble" w:date="2025-04-01T13:40:00Z" w16du:dateUtc="2025-04-01T02:40:00Z"/>
                <w:rFonts w:ascii="Times New Roman" w:eastAsia="Times New Roman" w:hAnsi="Times New Roman" w:cs="Times New Roman"/>
                <w:b/>
                <w:bCs/>
                <w:color w:val="000000"/>
                <w:sz w:val="24"/>
                <w:szCs w:val="24"/>
                <w:lang w:eastAsia="en-AU"/>
              </w:rPr>
            </w:pPr>
            <w:del w:id="2513"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Sinusoidal (Sine Curve)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31FEE8B" w14:textId="30DEFB60" w:rsidR="0067260A" w:rsidRPr="00B355FD" w:rsidDel="000C0BA3" w:rsidRDefault="0067260A" w:rsidP="00150BF6">
            <w:pPr>
              <w:spacing w:after="0" w:line="276" w:lineRule="auto"/>
              <w:jc w:val="center"/>
              <w:rPr>
                <w:del w:id="2514" w:author="Daniel Noble" w:date="2025-04-01T13:40:00Z" w16du:dateUtc="2025-04-01T02:40:00Z"/>
                <w:rFonts w:ascii="Times New Roman" w:eastAsia="Times New Roman" w:hAnsi="Times New Roman" w:cs="Times New Roman"/>
                <w:color w:val="000000"/>
                <w:sz w:val="24"/>
                <w:szCs w:val="24"/>
                <w:lang w:eastAsia="en-AU"/>
              </w:rPr>
            </w:pPr>
            <w:del w:id="2515"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B0F2BD4" w14:textId="3E94287A" w:rsidR="0067260A" w:rsidRPr="00B355FD" w:rsidDel="000C0BA3" w:rsidRDefault="0067260A" w:rsidP="00150BF6">
            <w:pPr>
              <w:spacing w:after="0" w:line="276" w:lineRule="auto"/>
              <w:jc w:val="center"/>
              <w:rPr>
                <w:del w:id="2516" w:author="Daniel Noble" w:date="2025-04-01T13:40:00Z" w16du:dateUtc="2025-04-01T02:40:00Z"/>
                <w:rFonts w:ascii="Times New Roman" w:eastAsia="Times New Roman" w:hAnsi="Times New Roman" w:cs="Times New Roman"/>
                <w:color w:val="000000"/>
                <w:sz w:val="24"/>
                <w:szCs w:val="24"/>
                <w:lang w:eastAsia="en-AU"/>
              </w:rPr>
            </w:pPr>
            <w:del w:id="2517"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8</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0113BFB" w14:textId="70273A1E" w:rsidR="0067260A" w:rsidRPr="00B355FD" w:rsidDel="000C0BA3" w:rsidRDefault="0067260A" w:rsidP="00150BF6">
            <w:pPr>
              <w:spacing w:after="0" w:line="276" w:lineRule="auto"/>
              <w:jc w:val="center"/>
              <w:rPr>
                <w:del w:id="2518" w:author="Daniel Noble" w:date="2025-04-01T13:40:00Z" w16du:dateUtc="2025-04-01T02:40:00Z"/>
                <w:rFonts w:ascii="Times New Roman" w:eastAsia="Times New Roman" w:hAnsi="Times New Roman" w:cs="Times New Roman"/>
                <w:color w:val="000000"/>
                <w:sz w:val="24"/>
                <w:szCs w:val="24"/>
                <w:lang w:eastAsia="en-AU"/>
              </w:rPr>
            </w:pPr>
            <w:del w:id="2519"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39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036EF76" w14:textId="4FBCD40B" w:rsidR="0067260A" w:rsidRPr="00B355FD" w:rsidDel="000C0BA3" w:rsidRDefault="0067260A" w:rsidP="00150BF6">
            <w:pPr>
              <w:spacing w:after="0" w:line="276" w:lineRule="auto"/>
              <w:jc w:val="center"/>
              <w:rPr>
                <w:del w:id="2520" w:author="Daniel Noble" w:date="2025-04-01T13:40:00Z" w16du:dateUtc="2025-04-01T02:40:00Z"/>
                <w:rFonts w:ascii="Times New Roman" w:eastAsia="Times New Roman" w:hAnsi="Times New Roman" w:cs="Times New Roman"/>
                <w:color w:val="000000"/>
                <w:sz w:val="24"/>
                <w:szCs w:val="24"/>
                <w:lang w:eastAsia="en-AU"/>
              </w:rPr>
            </w:pPr>
            <w:del w:id="2521"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-0.0023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68D75A2" w14:textId="4595DFFA" w:rsidR="0067260A" w:rsidRPr="00B355FD" w:rsidDel="000C0BA3" w:rsidRDefault="0067260A" w:rsidP="00150BF6">
            <w:pPr>
              <w:spacing w:after="0" w:line="276" w:lineRule="auto"/>
              <w:jc w:val="center"/>
              <w:rPr>
                <w:del w:id="2522" w:author="Daniel Noble" w:date="2025-04-01T13:40:00Z" w16du:dateUtc="2025-04-01T02:40:00Z"/>
                <w:rFonts w:ascii="Times New Roman" w:eastAsia="Times New Roman" w:hAnsi="Times New Roman" w:cs="Times New Roman"/>
                <w:color w:val="000000"/>
                <w:sz w:val="24"/>
                <w:szCs w:val="24"/>
                <w:lang w:eastAsia="en-AU"/>
              </w:rPr>
            </w:pPr>
            <w:del w:id="2523"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-0.0813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BE693AD" w14:textId="1B5A8610" w:rsidR="0067260A" w:rsidRPr="00B355FD" w:rsidDel="000C0BA3" w:rsidRDefault="0067260A" w:rsidP="00150BF6">
            <w:pPr>
              <w:spacing w:after="0" w:line="276" w:lineRule="auto"/>
              <w:jc w:val="center"/>
              <w:rPr>
                <w:del w:id="2524" w:author="Daniel Noble" w:date="2025-04-01T13:40:00Z" w16du:dateUtc="2025-04-01T02:40:00Z"/>
                <w:rFonts w:ascii="Times New Roman" w:eastAsia="Times New Roman" w:hAnsi="Times New Roman" w:cs="Times New Roman"/>
                <w:color w:val="000000"/>
                <w:sz w:val="24"/>
                <w:szCs w:val="24"/>
                <w:lang w:eastAsia="en-AU"/>
              </w:rPr>
            </w:pPr>
            <w:del w:id="2525"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0.0766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7BC4D29" w14:textId="79A0ED24" w:rsidR="0067260A" w:rsidRPr="00B355FD" w:rsidDel="000C0BA3" w:rsidRDefault="0067260A" w:rsidP="00150BF6">
            <w:pPr>
              <w:spacing w:after="0" w:line="276" w:lineRule="auto"/>
              <w:jc w:val="center"/>
              <w:rPr>
                <w:del w:id="2526" w:author="Daniel Noble" w:date="2025-04-01T13:40:00Z" w16du:dateUtc="2025-04-01T02:40:00Z"/>
                <w:rFonts w:ascii="Times New Roman" w:eastAsia="Times New Roman" w:hAnsi="Times New Roman" w:cs="Times New Roman"/>
                <w:color w:val="000000"/>
                <w:sz w:val="24"/>
                <w:szCs w:val="24"/>
                <w:lang w:eastAsia="en-AU"/>
              </w:rPr>
            </w:pPr>
            <w:del w:id="2527"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DE8D45E" w14:textId="4D95DC36" w:rsidR="0067260A" w:rsidRPr="00B355FD" w:rsidDel="000C0BA3" w:rsidRDefault="0067260A" w:rsidP="00150BF6">
            <w:pPr>
              <w:spacing w:after="0" w:line="276" w:lineRule="auto"/>
              <w:jc w:val="center"/>
              <w:rPr>
                <w:del w:id="2528" w:author="Daniel Noble" w:date="2025-04-01T13:40:00Z" w16du:dateUtc="2025-04-01T02:40:00Z"/>
                <w:rFonts w:ascii="Times New Roman" w:eastAsia="Times New Roman" w:hAnsi="Times New Roman" w:cs="Times New Roman"/>
                <w:color w:val="000000"/>
                <w:sz w:val="24"/>
                <w:szCs w:val="24"/>
                <w:lang w:eastAsia="en-AU"/>
              </w:rPr>
            </w:pPr>
            <w:del w:id="2529"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0.9483</w:delText>
              </w:r>
            </w:del>
          </w:p>
        </w:tc>
      </w:tr>
      <w:tr w:rsidR="0067260A" w:rsidRPr="005A6965" w:rsidDel="000C0BA3" w14:paraId="3D41E7C6" w14:textId="5BF8D952" w:rsidTr="00150BF6">
        <w:trPr>
          <w:trHeight w:val="288"/>
          <w:jc w:val="center"/>
          <w:del w:id="2530"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0159F17" w14:textId="3311B3EB" w:rsidR="0067260A" w:rsidRPr="00B355FD" w:rsidDel="000C0BA3" w:rsidRDefault="0067260A" w:rsidP="00150BF6">
            <w:pPr>
              <w:spacing w:after="0" w:line="276" w:lineRule="auto"/>
              <w:rPr>
                <w:del w:id="2531" w:author="Daniel Noble" w:date="2025-04-01T13:40:00Z" w16du:dateUtc="2025-04-01T02:40:00Z"/>
                <w:rFonts w:ascii="Times New Roman" w:eastAsia="Times New Roman" w:hAnsi="Times New Roman" w:cs="Times New Roman"/>
                <w:b/>
                <w:bCs/>
                <w:color w:val="000000"/>
                <w:sz w:val="24"/>
                <w:szCs w:val="24"/>
                <w:lang w:eastAsia="en-AU"/>
              </w:rPr>
            </w:pPr>
            <w:del w:id="253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Alternating</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8851292" w14:textId="549F26FA" w:rsidR="0067260A" w:rsidRPr="00B355FD" w:rsidDel="000C0BA3" w:rsidRDefault="0067260A" w:rsidP="00150BF6">
            <w:pPr>
              <w:spacing w:after="0" w:line="276" w:lineRule="auto"/>
              <w:jc w:val="center"/>
              <w:rPr>
                <w:del w:id="2533" w:author="Daniel Noble" w:date="2025-04-01T13:40:00Z" w16du:dateUtc="2025-04-01T02:40:00Z"/>
                <w:rFonts w:ascii="Times New Roman" w:eastAsia="Times New Roman" w:hAnsi="Times New Roman" w:cs="Times New Roman"/>
                <w:color w:val="000000"/>
                <w:sz w:val="24"/>
                <w:szCs w:val="24"/>
                <w:lang w:eastAsia="en-AU"/>
              </w:rPr>
            </w:pPr>
            <w:del w:id="253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4261D04" w14:textId="426C1BBC" w:rsidR="0067260A" w:rsidRPr="00B355FD" w:rsidDel="000C0BA3" w:rsidRDefault="0067260A" w:rsidP="00150BF6">
            <w:pPr>
              <w:spacing w:after="0" w:line="276" w:lineRule="auto"/>
              <w:jc w:val="center"/>
              <w:rPr>
                <w:del w:id="2535" w:author="Daniel Noble" w:date="2025-04-01T13:40:00Z" w16du:dateUtc="2025-04-01T02:40:00Z"/>
                <w:rFonts w:ascii="Times New Roman" w:eastAsia="Times New Roman" w:hAnsi="Times New Roman" w:cs="Times New Roman"/>
                <w:color w:val="000000"/>
                <w:sz w:val="24"/>
                <w:szCs w:val="24"/>
                <w:lang w:eastAsia="en-AU"/>
              </w:rPr>
            </w:pPr>
            <w:del w:id="253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5340237" w14:textId="29CA871D" w:rsidR="0067260A" w:rsidRPr="00B355FD" w:rsidDel="000C0BA3" w:rsidRDefault="0067260A" w:rsidP="00150BF6">
            <w:pPr>
              <w:spacing w:after="0" w:line="276" w:lineRule="auto"/>
              <w:jc w:val="center"/>
              <w:rPr>
                <w:del w:id="2537" w:author="Daniel Noble" w:date="2025-04-01T13:40:00Z" w16du:dateUtc="2025-04-01T02:40:00Z"/>
                <w:rFonts w:ascii="Times New Roman" w:eastAsia="Times New Roman" w:hAnsi="Times New Roman" w:cs="Times New Roman"/>
                <w:color w:val="000000"/>
                <w:sz w:val="24"/>
                <w:szCs w:val="24"/>
                <w:lang w:eastAsia="en-AU"/>
              </w:rPr>
            </w:pPr>
            <w:del w:id="253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745B0B4" w14:textId="0CA91B39" w:rsidR="0067260A" w:rsidRPr="00B355FD" w:rsidDel="000C0BA3" w:rsidRDefault="0067260A" w:rsidP="00150BF6">
            <w:pPr>
              <w:spacing w:after="0" w:line="276" w:lineRule="auto"/>
              <w:jc w:val="center"/>
              <w:rPr>
                <w:del w:id="2539" w:author="Daniel Noble" w:date="2025-04-01T13:40:00Z" w16du:dateUtc="2025-04-01T02:40:00Z"/>
                <w:rFonts w:ascii="Times New Roman" w:eastAsia="Times New Roman" w:hAnsi="Times New Roman" w:cs="Times New Roman"/>
                <w:color w:val="000000"/>
                <w:sz w:val="24"/>
                <w:szCs w:val="24"/>
                <w:lang w:eastAsia="en-AU"/>
              </w:rPr>
            </w:pPr>
            <w:del w:id="2540"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-0.0078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798B020" w14:textId="08051221" w:rsidR="0067260A" w:rsidRPr="00B355FD" w:rsidDel="000C0BA3" w:rsidRDefault="0067260A" w:rsidP="00150BF6">
            <w:pPr>
              <w:spacing w:after="0" w:line="276" w:lineRule="auto"/>
              <w:jc w:val="center"/>
              <w:rPr>
                <w:del w:id="2541" w:author="Daniel Noble" w:date="2025-04-01T13:40:00Z" w16du:dateUtc="2025-04-01T02:40:00Z"/>
                <w:rFonts w:ascii="Times New Roman" w:eastAsia="Times New Roman" w:hAnsi="Times New Roman" w:cs="Times New Roman"/>
                <w:color w:val="000000"/>
                <w:sz w:val="24"/>
                <w:szCs w:val="24"/>
                <w:lang w:eastAsia="en-AU"/>
              </w:rPr>
            </w:pPr>
            <w:del w:id="2542"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-0.1792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7A98116" w14:textId="072DFB33" w:rsidR="0067260A" w:rsidRPr="00B355FD" w:rsidDel="000C0BA3" w:rsidRDefault="0067260A" w:rsidP="00150BF6">
            <w:pPr>
              <w:spacing w:after="0" w:line="276" w:lineRule="auto"/>
              <w:jc w:val="center"/>
              <w:rPr>
                <w:del w:id="2543" w:author="Daniel Noble" w:date="2025-04-01T13:40:00Z" w16du:dateUtc="2025-04-01T02:40:00Z"/>
                <w:rFonts w:ascii="Times New Roman" w:eastAsia="Times New Roman" w:hAnsi="Times New Roman" w:cs="Times New Roman"/>
                <w:color w:val="000000"/>
                <w:sz w:val="24"/>
                <w:szCs w:val="24"/>
                <w:lang w:eastAsia="en-AU"/>
              </w:rPr>
            </w:pPr>
            <w:del w:id="254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0.1636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CC9EB15" w14:textId="5145FEE5" w:rsidR="0067260A" w:rsidRPr="00B355FD" w:rsidDel="000C0BA3" w:rsidRDefault="0067260A" w:rsidP="00150BF6">
            <w:pPr>
              <w:spacing w:after="0" w:line="276" w:lineRule="auto"/>
              <w:jc w:val="center"/>
              <w:rPr>
                <w:del w:id="2545" w:author="Daniel Noble" w:date="2025-04-01T13:40:00Z" w16du:dateUtc="2025-04-01T02:40:00Z"/>
                <w:rFonts w:ascii="Times New Roman" w:eastAsia="Times New Roman" w:hAnsi="Times New Roman" w:cs="Times New Roman"/>
                <w:color w:val="000000"/>
                <w:sz w:val="24"/>
                <w:szCs w:val="24"/>
                <w:lang w:eastAsia="en-AU"/>
              </w:rPr>
            </w:pPr>
            <w:del w:id="254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94C400C" w14:textId="7D37AD1B" w:rsidR="0067260A" w:rsidRPr="00B355FD" w:rsidDel="000C0BA3" w:rsidRDefault="0067260A" w:rsidP="00150BF6">
            <w:pPr>
              <w:spacing w:after="0" w:line="276" w:lineRule="auto"/>
              <w:jc w:val="center"/>
              <w:rPr>
                <w:del w:id="2547" w:author="Daniel Noble" w:date="2025-04-01T13:40:00Z" w16du:dateUtc="2025-04-01T02:40:00Z"/>
                <w:rFonts w:ascii="Times New Roman" w:eastAsia="Times New Roman" w:hAnsi="Times New Roman" w:cs="Times New Roman"/>
                <w:color w:val="000000"/>
                <w:sz w:val="24"/>
                <w:szCs w:val="24"/>
                <w:lang w:eastAsia="en-AU"/>
              </w:rPr>
            </w:pPr>
            <w:del w:id="254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0.9198</w:delText>
              </w:r>
            </w:del>
          </w:p>
        </w:tc>
      </w:tr>
    </w:tbl>
    <w:p w14:paraId="2465617C" w14:textId="74B60A02" w:rsidR="0067260A" w:rsidDel="000C0BA3" w:rsidRDefault="0067260A" w:rsidP="0067260A">
      <w:pPr>
        <w:rPr>
          <w:del w:id="2549" w:author="Daniel Noble" w:date="2025-04-01T13:40:00Z" w16du:dateUtc="2025-04-01T02:40:00Z"/>
        </w:rPr>
      </w:pPr>
    </w:p>
    <w:p w14:paraId="6059A19E" w14:textId="0784005A" w:rsidR="0067260A" w:rsidRPr="00B355FD" w:rsidDel="000C0BA3" w:rsidRDefault="0067260A" w:rsidP="0067260A">
      <w:pPr>
        <w:spacing w:line="480" w:lineRule="auto"/>
        <w:rPr>
          <w:del w:id="2550" w:author="Daniel Noble" w:date="2025-04-01T13:40:00Z" w16du:dateUtc="2025-04-01T02:40:00Z"/>
          <w:rFonts w:ascii="Times New Roman" w:hAnsi="Times New Roman" w:cs="Times New Roman"/>
          <w:sz w:val="24"/>
          <w:szCs w:val="24"/>
        </w:rPr>
      </w:pPr>
      <w:del w:id="2551" w:author="Daniel Noble" w:date="2025-04-01T13:40:00Z" w16du:dateUtc="2025-04-01T02:40:00Z">
        <w:r w:rsidRPr="00B355FD" w:rsidDel="000C0BA3">
          <w:rPr>
            <w:rFonts w:ascii="Times New Roman" w:hAnsi="Times New Roman" w:cs="Times New Roman"/>
            <w:b/>
            <w:bCs/>
            <w:sz w:val="24"/>
            <w:szCs w:val="24"/>
          </w:rPr>
          <w:delText xml:space="preserve">Table S31 Results of the meta-regression of the aquatic data set with the mechanism of plasticity as the moderator. </w:delText>
        </w:r>
        <w:r w:rsidRPr="00B355FD" w:rsidDel="000C0BA3">
          <w:rPr>
            <w:rFonts w:ascii="Times New Roman" w:hAnsi="Times New Roman" w:cs="Times New Roman"/>
            <w:sz w:val="24"/>
            <w:szCs w:val="24"/>
          </w:rPr>
          <w:delText>Number of studies, species and effect sizes are totals from the subset of data with organisms from aquatic environments. Effect size = PRRD</w:delText>
        </w:r>
        <w:r w:rsidRPr="00B355FD" w:rsidDel="000C0BA3">
          <w:rPr>
            <w:rFonts w:ascii="Times New Roman" w:hAnsi="Times New Roman" w:cs="Times New Roman"/>
            <w:sz w:val="24"/>
            <w:szCs w:val="24"/>
            <w:vertAlign w:val="subscript"/>
          </w:rPr>
          <w:delText>S</w:delText>
        </w:r>
        <w:r w:rsidRPr="00B355FD" w:rsidDel="000C0BA3">
          <w:rPr>
            <w:rFonts w:ascii="Times New Roman" w:hAnsi="Times New Roman" w:cs="Times New Roman"/>
            <w:sz w:val="24"/>
            <w:szCs w:val="24"/>
          </w:rPr>
          <w:delText xml:space="preserve">. </w:delText>
        </w:r>
      </w:del>
    </w:p>
    <w:tbl>
      <w:tblPr>
        <w:tblW w:w="13697" w:type="dxa"/>
        <w:jc w:val="center"/>
        <w:tblLook w:val="04A0" w:firstRow="1" w:lastRow="0" w:firstColumn="1" w:lastColumn="0" w:noHBand="0" w:noVBand="1"/>
      </w:tblPr>
      <w:tblGrid>
        <w:gridCol w:w="3320"/>
        <w:gridCol w:w="1280"/>
        <w:gridCol w:w="1280"/>
        <w:gridCol w:w="1417"/>
        <w:gridCol w:w="1280"/>
        <w:gridCol w:w="1280"/>
        <w:gridCol w:w="1280"/>
        <w:gridCol w:w="1280"/>
        <w:gridCol w:w="1280"/>
      </w:tblGrid>
      <w:tr w:rsidR="0067260A" w:rsidRPr="00CF0BD5" w:rsidDel="000C0BA3" w14:paraId="58E0A219" w14:textId="0E88EC37" w:rsidTr="00150BF6">
        <w:trPr>
          <w:trHeight w:val="312"/>
          <w:jc w:val="center"/>
          <w:del w:id="2552" w:author="Daniel Noble" w:date="2025-04-01T13:40:00Z"/>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99A26DA" w14:textId="3674A196" w:rsidR="0067260A" w:rsidRPr="00B355FD" w:rsidDel="000C0BA3" w:rsidRDefault="0067260A" w:rsidP="00150BF6">
            <w:pPr>
              <w:spacing w:after="0" w:line="276" w:lineRule="auto"/>
              <w:jc w:val="center"/>
              <w:rPr>
                <w:del w:id="2553" w:author="Daniel Noble" w:date="2025-04-01T13:40:00Z" w16du:dateUtc="2025-04-01T02:40:00Z"/>
                <w:rFonts w:ascii="Times New Roman" w:eastAsia="Times New Roman" w:hAnsi="Times New Roman" w:cs="Times New Roman"/>
                <w:b/>
                <w:bCs/>
                <w:color w:val="000000"/>
                <w:sz w:val="24"/>
                <w:szCs w:val="24"/>
                <w:lang w:eastAsia="en-AU"/>
              </w:rPr>
            </w:pPr>
            <w:del w:id="2554"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Aquatic Organisms (PRRD</w:delText>
              </w:r>
              <w:r w:rsidRPr="00B355FD" w:rsidDel="000C0BA3">
                <w:rPr>
                  <w:rFonts w:ascii="Times New Roman" w:eastAsia="Times New Roman" w:hAnsi="Times New Roman" w:cs="Times New Roman"/>
                  <w:b/>
                  <w:bCs/>
                  <w:color w:val="000000"/>
                  <w:sz w:val="24"/>
                  <w:szCs w:val="24"/>
                  <w:vertAlign w:val="subscript"/>
                  <w:lang w:eastAsia="en-AU"/>
                </w:rPr>
                <w:delText>S</w:delText>
              </w:r>
              <w:r w:rsidRPr="00B355F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9D16E15" w14:textId="2E6F573A" w:rsidR="0067260A" w:rsidRPr="00B355FD" w:rsidDel="000C0BA3" w:rsidRDefault="0067260A" w:rsidP="00150BF6">
            <w:pPr>
              <w:spacing w:after="0" w:line="276" w:lineRule="auto"/>
              <w:jc w:val="center"/>
              <w:rPr>
                <w:del w:id="2555" w:author="Daniel Noble" w:date="2025-04-01T13:40:00Z" w16du:dateUtc="2025-04-01T02:40:00Z"/>
                <w:rFonts w:ascii="Times New Roman" w:eastAsia="Times New Roman" w:hAnsi="Times New Roman" w:cs="Times New Roman"/>
                <w:b/>
                <w:bCs/>
                <w:color w:val="000000"/>
                <w:sz w:val="24"/>
                <w:szCs w:val="24"/>
                <w:lang w:eastAsia="en-AU"/>
              </w:rPr>
            </w:pPr>
            <w:del w:id="2556"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2790341" w14:textId="3602AEDF" w:rsidR="0067260A" w:rsidRPr="00B355FD" w:rsidDel="000C0BA3" w:rsidRDefault="0067260A" w:rsidP="00150BF6">
            <w:pPr>
              <w:spacing w:after="0" w:line="276" w:lineRule="auto"/>
              <w:jc w:val="center"/>
              <w:rPr>
                <w:del w:id="2557" w:author="Daniel Noble" w:date="2025-04-01T13:40:00Z" w16du:dateUtc="2025-04-01T02:40:00Z"/>
                <w:rFonts w:ascii="Times New Roman" w:eastAsia="Times New Roman" w:hAnsi="Times New Roman" w:cs="Times New Roman"/>
                <w:b/>
                <w:bCs/>
                <w:color w:val="000000"/>
                <w:sz w:val="24"/>
                <w:szCs w:val="24"/>
                <w:lang w:eastAsia="en-AU"/>
              </w:rPr>
            </w:pPr>
            <w:del w:id="2558"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077EB679" w14:textId="097D4A2F" w:rsidR="0067260A" w:rsidRPr="00B355FD" w:rsidDel="000C0BA3" w:rsidRDefault="0067260A" w:rsidP="00150BF6">
            <w:pPr>
              <w:spacing w:after="0" w:line="276" w:lineRule="auto"/>
              <w:jc w:val="center"/>
              <w:rPr>
                <w:del w:id="2559" w:author="Daniel Noble" w:date="2025-04-01T13:40:00Z" w16du:dateUtc="2025-04-01T02:40:00Z"/>
                <w:rFonts w:ascii="Times New Roman" w:eastAsia="Times New Roman" w:hAnsi="Times New Roman" w:cs="Times New Roman"/>
                <w:b/>
                <w:bCs/>
                <w:color w:val="000000"/>
                <w:sz w:val="24"/>
                <w:szCs w:val="24"/>
                <w:lang w:eastAsia="en-AU"/>
              </w:rPr>
            </w:pPr>
            <w:del w:id="256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32AFBFA" w14:textId="0B88501C" w:rsidR="0067260A" w:rsidRPr="00B355FD" w:rsidDel="000C0BA3" w:rsidRDefault="0067260A" w:rsidP="00150BF6">
            <w:pPr>
              <w:spacing w:after="0" w:line="276" w:lineRule="auto"/>
              <w:jc w:val="center"/>
              <w:rPr>
                <w:del w:id="2561" w:author="Daniel Noble" w:date="2025-04-01T13:40:00Z" w16du:dateUtc="2025-04-01T02:40:00Z"/>
                <w:rFonts w:ascii="Times New Roman" w:eastAsia="Times New Roman" w:hAnsi="Times New Roman" w:cs="Times New Roman"/>
                <w:b/>
                <w:bCs/>
                <w:color w:val="000000"/>
                <w:sz w:val="24"/>
                <w:szCs w:val="24"/>
                <w:lang w:eastAsia="en-AU"/>
              </w:rPr>
            </w:pPr>
            <w:del w:id="256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3116C41" w14:textId="53E4CCE6" w:rsidR="0067260A" w:rsidRPr="00B355FD" w:rsidDel="000C0BA3" w:rsidRDefault="0067260A" w:rsidP="00150BF6">
            <w:pPr>
              <w:spacing w:after="0" w:line="276" w:lineRule="auto"/>
              <w:jc w:val="center"/>
              <w:rPr>
                <w:del w:id="2563" w:author="Daniel Noble" w:date="2025-04-01T13:40:00Z" w16du:dateUtc="2025-04-01T02:40:00Z"/>
                <w:rFonts w:ascii="Times New Roman" w:eastAsia="Times New Roman" w:hAnsi="Times New Roman" w:cs="Times New Roman"/>
                <w:b/>
                <w:bCs/>
                <w:color w:val="000000"/>
                <w:sz w:val="24"/>
                <w:szCs w:val="24"/>
                <w:lang w:eastAsia="en-AU"/>
              </w:rPr>
            </w:pPr>
            <w:del w:id="2564"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E72C991" w14:textId="7E39715E" w:rsidR="0067260A" w:rsidRPr="00B355FD" w:rsidDel="000C0BA3" w:rsidRDefault="0067260A" w:rsidP="00150BF6">
            <w:pPr>
              <w:spacing w:after="0" w:line="276" w:lineRule="auto"/>
              <w:jc w:val="center"/>
              <w:rPr>
                <w:del w:id="2565" w:author="Daniel Noble" w:date="2025-04-01T13:40:00Z" w16du:dateUtc="2025-04-01T02:40:00Z"/>
                <w:rFonts w:ascii="Times New Roman" w:eastAsia="Times New Roman" w:hAnsi="Times New Roman" w:cs="Times New Roman"/>
                <w:b/>
                <w:bCs/>
                <w:color w:val="000000"/>
                <w:sz w:val="24"/>
                <w:szCs w:val="24"/>
                <w:lang w:eastAsia="en-AU"/>
              </w:rPr>
            </w:pPr>
            <w:del w:id="2566"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4AB6BE2" w14:textId="4D909049" w:rsidR="0067260A" w:rsidRPr="00B355FD" w:rsidDel="000C0BA3" w:rsidRDefault="0067260A" w:rsidP="00150BF6">
            <w:pPr>
              <w:spacing w:after="0" w:line="276" w:lineRule="auto"/>
              <w:jc w:val="center"/>
              <w:rPr>
                <w:del w:id="2567" w:author="Daniel Noble" w:date="2025-04-01T13:40:00Z" w16du:dateUtc="2025-04-01T02:40:00Z"/>
                <w:rFonts w:ascii="Times New Roman" w:eastAsia="Times New Roman" w:hAnsi="Times New Roman" w:cs="Times New Roman"/>
                <w:b/>
                <w:bCs/>
                <w:color w:val="000000"/>
                <w:sz w:val="24"/>
                <w:szCs w:val="24"/>
                <w:lang w:eastAsia="en-AU"/>
              </w:rPr>
            </w:pPr>
            <w:del w:id="2568"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F569D63" w14:textId="0E4F2D48" w:rsidR="0067260A" w:rsidRPr="00B355FD" w:rsidDel="000C0BA3" w:rsidRDefault="0067260A" w:rsidP="00150BF6">
            <w:pPr>
              <w:spacing w:after="0" w:line="276" w:lineRule="auto"/>
              <w:jc w:val="center"/>
              <w:rPr>
                <w:del w:id="2569" w:author="Daniel Noble" w:date="2025-04-01T13:40:00Z" w16du:dateUtc="2025-04-01T02:40:00Z"/>
                <w:rFonts w:ascii="Times New Roman" w:eastAsia="Times New Roman" w:hAnsi="Times New Roman" w:cs="Times New Roman"/>
                <w:b/>
                <w:bCs/>
                <w:color w:val="000000"/>
                <w:sz w:val="24"/>
                <w:szCs w:val="24"/>
                <w:lang w:eastAsia="en-AU"/>
              </w:rPr>
            </w:pPr>
            <w:del w:id="257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p-value</w:delText>
              </w:r>
            </w:del>
          </w:p>
        </w:tc>
      </w:tr>
      <w:tr w:rsidR="0067260A" w:rsidRPr="00CF0BD5" w:rsidDel="000C0BA3" w14:paraId="250AB25C" w14:textId="179FE4B5" w:rsidTr="00150BF6">
        <w:trPr>
          <w:trHeight w:val="288"/>
          <w:jc w:val="center"/>
          <w:del w:id="2571"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CB78FB2" w14:textId="21CFCC95" w:rsidR="0067260A" w:rsidRPr="00B355FD" w:rsidDel="000C0BA3" w:rsidRDefault="0067260A" w:rsidP="00150BF6">
            <w:pPr>
              <w:spacing w:after="0" w:line="276" w:lineRule="auto"/>
              <w:rPr>
                <w:del w:id="2572" w:author="Daniel Noble" w:date="2025-04-01T13:40:00Z" w16du:dateUtc="2025-04-01T02:40:00Z"/>
                <w:rFonts w:ascii="Times New Roman" w:eastAsia="Times New Roman" w:hAnsi="Times New Roman" w:cs="Times New Roman"/>
                <w:b/>
                <w:bCs/>
                <w:color w:val="000000"/>
                <w:sz w:val="24"/>
                <w:szCs w:val="24"/>
                <w:lang w:eastAsia="en-AU"/>
              </w:rPr>
            </w:pPr>
            <w:del w:id="2573"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Acclimation</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91067BE" w14:textId="5699013A" w:rsidR="0067260A" w:rsidRPr="00B355FD" w:rsidDel="000C0BA3" w:rsidRDefault="0067260A" w:rsidP="00150BF6">
            <w:pPr>
              <w:spacing w:after="0" w:line="276" w:lineRule="auto"/>
              <w:jc w:val="center"/>
              <w:rPr>
                <w:del w:id="2574" w:author="Daniel Noble" w:date="2025-04-01T13:40:00Z" w16du:dateUtc="2025-04-01T02:40:00Z"/>
                <w:rFonts w:ascii="Times New Roman" w:eastAsia="Times New Roman" w:hAnsi="Times New Roman" w:cs="Times New Roman"/>
                <w:color w:val="000000"/>
                <w:sz w:val="24"/>
                <w:szCs w:val="24"/>
                <w:lang w:eastAsia="en-AU"/>
              </w:rPr>
            </w:pPr>
            <w:del w:id="2575"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568DA30" w14:textId="5715CA8C" w:rsidR="0067260A" w:rsidRPr="00B355FD" w:rsidDel="000C0BA3" w:rsidRDefault="0067260A" w:rsidP="00150BF6">
            <w:pPr>
              <w:spacing w:after="0" w:line="276" w:lineRule="auto"/>
              <w:jc w:val="center"/>
              <w:rPr>
                <w:del w:id="2576" w:author="Daniel Noble" w:date="2025-04-01T13:40:00Z" w16du:dateUtc="2025-04-01T02:40:00Z"/>
                <w:rFonts w:ascii="Times New Roman" w:eastAsia="Times New Roman" w:hAnsi="Times New Roman" w:cs="Times New Roman"/>
                <w:color w:val="000000"/>
                <w:sz w:val="24"/>
                <w:szCs w:val="24"/>
                <w:lang w:eastAsia="en-AU"/>
              </w:rPr>
            </w:pPr>
            <w:del w:id="2577"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2872813" w14:textId="2C06F615" w:rsidR="0067260A" w:rsidRPr="00B355FD" w:rsidDel="000C0BA3" w:rsidRDefault="0067260A" w:rsidP="00150BF6">
            <w:pPr>
              <w:spacing w:after="0" w:line="276" w:lineRule="auto"/>
              <w:jc w:val="center"/>
              <w:rPr>
                <w:del w:id="2578" w:author="Daniel Noble" w:date="2025-04-01T13:40:00Z" w16du:dateUtc="2025-04-01T02:40:00Z"/>
                <w:rFonts w:ascii="Times New Roman" w:eastAsia="Times New Roman" w:hAnsi="Times New Roman" w:cs="Times New Roman"/>
                <w:color w:val="000000"/>
                <w:sz w:val="24"/>
                <w:szCs w:val="24"/>
                <w:lang w:eastAsia="en-AU"/>
              </w:rPr>
            </w:pPr>
            <w:del w:id="2579"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28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6192310" w14:textId="0E761AED" w:rsidR="0067260A" w:rsidRPr="00B355FD" w:rsidDel="000C0BA3" w:rsidRDefault="0067260A" w:rsidP="00150BF6">
            <w:pPr>
              <w:spacing w:after="0" w:line="276" w:lineRule="auto"/>
              <w:jc w:val="center"/>
              <w:rPr>
                <w:del w:id="2580" w:author="Daniel Noble" w:date="2025-04-01T13:40:00Z" w16du:dateUtc="2025-04-01T02:40:00Z"/>
                <w:rFonts w:ascii="Times New Roman" w:eastAsia="Times New Roman" w:hAnsi="Times New Roman" w:cs="Times New Roman"/>
                <w:color w:val="000000"/>
                <w:sz w:val="24"/>
                <w:szCs w:val="24"/>
                <w:lang w:eastAsia="en-AU"/>
              </w:rPr>
            </w:pPr>
            <w:del w:id="2581"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-0.0117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D63058F" w14:textId="14E887A6" w:rsidR="0067260A" w:rsidRPr="00B355FD" w:rsidDel="000C0BA3" w:rsidRDefault="0067260A" w:rsidP="00150BF6">
            <w:pPr>
              <w:spacing w:after="0" w:line="276" w:lineRule="auto"/>
              <w:jc w:val="center"/>
              <w:rPr>
                <w:del w:id="2582" w:author="Daniel Noble" w:date="2025-04-01T13:40:00Z" w16du:dateUtc="2025-04-01T02:40:00Z"/>
                <w:rFonts w:ascii="Times New Roman" w:eastAsia="Times New Roman" w:hAnsi="Times New Roman" w:cs="Times New Roman"/>
                <w:color w:val="000000"/>
                <w:sz w:val="24"/>
                <w:szCs w:val="24"/>
                <w:lang w:eastAsia="en-AU"/>
              </w:rPr>
            </w:pPr>
            <w:del w:id="2583"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-0.1388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AD93C9C" w14:textId="5A843477" w:rsidR="0067260A" w:rsidRPr="00B355FD" w:rsidDel="000C0BA3" w:rsidRDefault="0067260A" w:rsidP="00150BF6">
            <w:pPr>
              <w:spacing w:after="0" w:line="276" w:lineRule="auto"/>
              <w:jc w:val="center"/>
              <w:rPr>
                <w:del w:id="2584" w:author="Daniel Noble" w:date="2025-04-01T13:40:00Z" w16du:dateUtc="2025-04-01T02:40:00Z"/>
                <w:rFonts w:ascii="Times New Roman" w:eastAsia="Times New Roman" w:hAnsi="Times New Roman" w:cs="Times New Roman"/>
                <w:color w:val="000000"/>
                <w:sz w:val="24"/>
                <w:szCs w:val="24"/>
                <w:lang w:eastAsia="en-AU"/>
              </w:rPr>
            </w:pPr>
            <w:del w:id="2585"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0.1154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AF6D150" w14:textId="7DD28F04" w:rsidR="0067260A" w:rsidRPr="00B355FD" w:rsidDel="000C0BA3" w:rsidRDefault="0067260A" w:rsidP="00150BF6">
            <w:pPr>
              <w:spacing w:after="0" w:line="276" w:lineRule="auto"/>
              <w:jc w:val="center"/>
              <w:rPr>
                <w:del w:id="2586" w:author="Daniel Noble" w:date="2025-04-01T13:40:00Z" w16du:dateUtc="2025-04-01T02:40:00Z"/>
                <w:rFonts w:ascii="Times New Roman" w:eastAsia="Times New Roman" w:hAnsi="Times New Roman" w:cs="Times New Roman"/>
                <w:color w:val="000000"/>
                <w:sz w:val="24"/>
                <w:szCs w:val="24"/>
                <w:lang w:eastAsia="en-AU"/>
              </w:rPr>
            </w:pPr>
            <w:del w:id="2587"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9C8BD14" w14:textId="6039773A" w:rsidR="0067260A" w:rsidRPr="00B355FD" w:rsidDel="000C0BA3" w:rsidRDefault="0067260A" w:rsidP="00150BF6">
            <w:pPr>
              <w:spacing w:after="0" w:line="276" w:lineRule="auto"/>
              <w:jc w:val="center"/>
              <w:rPr>
                <w:del w:id="2588" w:author="Daniel Noble" w:date="2025-04-01T13:40:00Z" w16du:dateUtc="2025-04-01T02:40:00Z"/>
                <w:rFonts w:ascii="Times New Roman" w:eastAsia="Times New Roman" w:hAnsi="Times New Roman" w:cs="Times New Roman"/>
                <w:color w:val="000000"/>
                <w:sz w:val="24"/>
                <w:szCs w:val="24"/>
                <w:lang w:eastAsia="en-AU"/>
              </w:rPr>
            </w:pPr>
            <w:del w:id="2589"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0.8400</w:delText>
              </w:r>
            </w:del>
          </w:p>
        </w:tc>
      </w:tr>
      <w:tr w:rsidR="0067260A" w:rsidRPr="00CF0BD5" w:rsidDel="000C0BA3" w14:paraId="5581FD57" w14:textId="38F6D6F9" w:rsidTr="00150BF6">
        <w:trPr>
          <w:trHeight w:val="288"/>
          <w:jc w:val="center"/>
          <w:del w:id="2590"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6694445" w14:textId="1846F6E1" w:rsidR="0067260A" w:rsidRPr="00B355FD" w:rsidDel="000C0BA3" w:rsidRDefault="0067260A" w:rsidP="00150BF6">
            <w:pPr>
              <w:spacing w:after="0" w:line="276" w:lineRule="auto"/>
              <w:rPr>
                <w:del w:id="2591" w:author="Daniel Noble" w:date="2025-04-01T13:40:00Z" w16du:dateUtc="2025-04-01T02:40:00Z"/>
                <w:rFonts w:ascii="Times New Roman" w:eastAsia="Times New Roman" w:hAnsi="Times New Roman" w:cs="Times New Roman"/>
                <w:b/>
                <w:bCs/>
                <w:color w:val="000000"/>
                <w:sz w:val="24"/>
                <w:szCs w:val="24"/>
                <w:lang w:eastAsia="en-AU"/>
              </w:rPr>
            </w:pPr>
            <w:del w:id="259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Developmental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F6CE488" w14:textId="603F6593" w:rsidR="0067260A" w:rsidRPr="00B355FD" w:rsidDel="000C0BA3" w:rsidRDefault="0067260A" w:rsidP="00150BF6">
            <w:pPr>
              <w:spacing w:after="0" w:line="276" w:lineRule="auto"/>
              <w:jc w:val="center"/>
              <w:rPr>
                <w:del w:id="2593" w:author="Daniel Noble" w:date="2025-04-01T13:40:00Z" w16du:dateUtc="2025-04-01T02:40:00Z"/>
                <w:rFonts w:ascii="Times New Roman" w:eastAsia="Times New Roman" w:hAnsi="Times New Roman" w:cs="Times New Roman"/>
                <w:color w:val="000000"/>
                <w:sz w:val="24"/>
                <w:szCs w:val="24"/>
                <w:lang w:eastAsia="en-AU"/>
              </w:rPr>
            </w:pPr>
            <w:del w:id="259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F880A99" w14:textId="63982B7B" w:rsidR="0067260A" w:rsidRPr="00B355FD" w:rsidDel="000C0BA3" w:rsidRDefault="0067260A" w:rsidP="00150BF6">
            <w:pPr>
              <w:spacing w:after="0" w:line="276" w:lineRule="auto"/>
              <w:jc w:val="center"/>
              <w:rPr>
                <w:del w:id="2595" w:author="Daniel Noble" w:date="2025-04-01T13:40:00Z" w16du:dateUtc="2025-04-01T02:40:00Z"/>
                <w:rFonts w:ascii="Times New Roman" w:eastAsia="Times New Roman" w:hAnsi="Times New Roman" w:cs="Times New Roman"/>
                <w:color w:val="000000"/>
                <w:sz w:val="24"/>
                <w:szCs w:val="24"/>
                <w:lang w:eastAsia="en-AU"/>
              </w:rPr>
            </w:pPr>
            <w:del w:id="259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10B7D94" w14:textId="3AA8C2DE" w:rsidR="0067260A" w:rsidRPr="00B355FD" w:rsidDel="000C0BA3" w:rsidRDefault="0067260A" w:rsidP="00150BF6">
            <w:pPr>
              <w:spacing w:after="0" w:line="276" w:lineRule="auto"/>
              <w:jc w:val="center"/>
              <w:rPr>
                <w:del w:id="2597" w:author="Daniel Noble" w:date="2025-04-01T13:40:00Z" w16du:dateUtc="2025-04-01T02:40:00Z"/>
                <w:rFonts w:ascii="Times New Roman" w:eastAsia="Times New Roman" w:hAnsi="Times New Roman" w:cs="Times New Roman"/>
                <w:color w:val="000000"/>
                <w:sz w:val="24"/>
                <w:szCs w:val="24"/>
                <w:lang w:eastAsia="en-AU"/>
              </w:rPr>
            </w:pPr>
            <w:del w:id="259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23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0DD631E" w14:textId="36CF87EE" w:rsidR="0067260A" w:rsidRPr="00B355FD" w:rsidDel="000C0BA3" w:rsidRDefault="0067260A" w:rsidP="00150BF6">
            <w:pPr>
              <w:spacing w:after="0" w:line="276" w:lineRule="auto"/>
              <w:jc w:val="center"/>
              <w:rPr>
                <w:del w:id="2599" w:author="Daniel Noble" w:date="2025-04-01T13:40:00Z" w16du:dateUtc="2025-04-01T02:40:00Z"/>
                <w:rFonts w:ascii="Times New Roman" w:eastAsia="Times New Roman" w:hAnsi="Times New Roman" w:cs="Times New Roman"/>
                <w:color w:val="000000"/>
                <w:sz w:val="24"/>
                <w:szCs w:val="24"/>
                <w:lang w:eastAsia="en-AU"/>
              </w:rPr>
            </w:pPr>
            <w:del w:id="2600"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0.0007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8305342" w14:textId="2431F995" w:rsidR="0067260A" w:rsidRPr="00B355FD" w:rsidDel="000C0BA3" w:rsidRDefault="0067260A" w:rsidP="00150BF6">
            <w:pPr>
              <w:spacing w:after="0" w:line="276" w:lineRule="auto"/>
              <w:jc w:val="center"/>
              <w:rPr>
                <w:del w:id="2601" w:author="Daniel Noble" w:date="2025-04-01T13:40:00Z" w16du:dateUtc="2025-04-01T02:40:00Z"/>
                <w:rFonts w:ascii="Times New Roman" w:eastAsia="Times New Roman" w:hAnsi="Times New Roman" w:cs="Times New Roman"/>
                <w:color w:val="000000"/>
                <w:sz w:val="24"/>
                <w:szCs w:val="24"/>
                <w:lang w:eastAsia="en-AU"/>
              </w:rPr>
            </w:pPr>
            <w:del w:id="2602"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-0.0858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0F6F141" w14:textId="44B92CC9" w:rsidR="0067260A" w:rsidRPr="00B355FD" w:rsidDel="000C0BA3" w:rsidRDefault="0067260A" w:rsidP="00150BF6">
            <w:pPr>
              <w:spacing w:after="0" w:line="276" w:lineRule="auto"/>
              <w:jc w:val="center"/>
              <w:rPr>
                <w:del w:id="2603" w:author="Daniel Noble" w:date="2025-04-01T13:40:00Z" w16du:dateUtc="2025-04-01T02:40:00Z"/>
                <w:rFonts w:ascii="Times New Roman" w:eastAsia="Times New Roman" w:hAnsi="Times New Roman" w:cs="Times New Roman"/>
                <w:color w:val="000000"/>
                <w:sz w:val="24"/>
                <w:szCs w:val="24"/>
                <w:lang w:eastAsia="en-AU"/>
              </w:rPr>
            </w:pPr>
            <w:del w:id="260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0.0871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C922222" w14:textId="5A1A665A" w:rsidR="0067260A" w:rsidRPr="00B355FD" w:rsidDel="000C0BA3" w:rsidRDefault="0067260A" w:rsidP="00150BF6">
            <w:pPr>
              <w:spacing w:after="0" w:line="276" w:lineRule="auto"/>
              <w:jc w:val="center"/>
              <w:rPr>
                <w:del w:id="2605" w:author="Daniel Noble" w:date="2025-04-01T13:40:00Z" w16du:dateUtc="2025-04-01T02:40:00Z"/>
                <w:rFonts w:ascii="Times New Roman" w:eastAsia="Times New Roman" w:hAnsi="Times New Roman" w:cs="Times New Roman"/>
                <w:color w:val="000000"/>
                <w:sz w:val="24"/>
                <w:szCs w:val="24"/>
                <w:lang w:eastAsia="en-AU"/>
              </w:rPr>
            </w:pPr>
            <w:del w:id="260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D342BD1" w14:textId="32566F41" w:rsidR="0067260A" w:rsidRPr="00B355FD" w:rsidDel="000C0BA3" w:rsidRDefault="0067260A" w:rsidP="00150BF6">
            <w:pPr>
              <w:spacing w:after="0" w:line="276" w:lineRule="auto"/>
              <w:jc w:val="center"/>
              <w:rPr>
                <w:del w:id="2607" w:author="Daniel Noble" w:date="2025-04-01T13:40:00Z" w16du:dateUtc="2025-04-01T02:40:00Z"/>
                <w:rFonts w:ascii="Times New Roman" w:eastAsia="Times New Roman" w:hAnsi="Times New Roman" w:cs="Times New Roman"/>
                <w:color w:val="000000"/>
                <w:sz w:val="24"/>
                <w:szCs w:val="24"/>
                <w:lang w:eastAsia="en-AU"/>
              </w:rPr>
            </w:pPr>
            <w:del w:id="260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0.9868</w:delText>
              </w:r>
            </w:del>
          </w:p>
        </w:tc>
      </w:tr>
    </w:tbl>
    <w:p w14:paraId="76E0DBBA" w14:textId="70A1D76F" w:rsidR="0067260A" w:rsidDel="000C0BA3" w:rsidRDefault="0067260A" w:rsidP="0067260A">
      <w:pPr>
        <w:rPr>
          <w:del w:id="2609" w:author="Daniel Noble" w:date="2025-04-01T13:40:00Z" w16du:dateUtc="2025-04-01T02:40:00Z"/>
        </w:rPr>
      </w:pPr>
    </w:p>
    <w:p w14:paraId="2B5A68B4" w14:textId="0BD2BA62" w:rsidR="0067260A" w:rsidDel="000C0BA3" w:rsidRDefault="0067260A" w:rsidP="0067260A">
      <w:pPr>
        <w:rPr>
          <w:del w:id="2610" w:author="Daniel Noble" w:date="2025-04-01T13:40:00Z" w16du:dateUtc="2025-04-01T02:40:00Z"/>
          <w:b/>
          <w:bCs/>
        </w:rPr>
      </w:pPr>
    </w:p>
    <w:p w14:paraId="466F9E3A" w14:textId="2E44FB39" w:rsidR="0067260A" w:rsidDel="000C0BA3" w:rsidRDefault="0067260A" w:rsidP="0067260A">
      <w:pPr>
        <w:rPr>
          <w:del w:id="2611" w:author="Daniel Noble" w:date="2025-04-01T13:40:00Z" w16du:dateUtc="2025-04-01T02:40:00Z"/>
          <w:b/>
          <w:bCs/>
        </w:rPr>
      </w:pPr>
    </w:p>
    <w:p w14:paraId="4315F2EF" w14:textId="67B8C3DD" w:rsidR="0067260A" w:rsidRPr="00B355FD" w:rsidDel="000C0BA3" w:rsidRDefault="0067260A" w:rsidP="0067260A">
      <w:pPr>
        <w:spacing w:line="480" w:lineRule="auto"/>
        <w:rPr>
          <w:del w:id="2612" w:author="Daniel Noble" w:date="2025-04-01T13:40:00Z" w16du:dateUtc="2025-04-01T02:40:00Z"/>
          <w:rFonts w:ascii="Times New Roman" w:hAnsi="Times New Roman" w:cs="Times New Roman"/>
          <w:sz w:val="24"/>
          <w:szCs w:val="24"/>
        </w:rPr>
      </w:pPr>
      <w:del w:id="2613" w:author="Daniel Noble" w:date="2025-04-01T13:40:00Z" w16du:dateUtc="2025-04-01T02:40:00Z">
        <w:r w:rsidRPr="00B355FD" w:rsidDel="000C0BA3">
          <w:rPr>
            <w:rFonts w:ascii="Times New Roman" w:hAnsi="Times New Roman" w:cs="Times New Roman"/>
            <w:b/>
            <w:bCs/>
            <w:sz w:val="24"/>
            <w:szCs w:val="24"/>
          </w:rPr>
          <w:delText xml:space="preserve">Table S32 Results of the meta-regression of the aquatic data set with phenotypic trait category as the moderator. </w:delText>
        </w:r>
        <w:r w:rsidRPr="00B355FD" w:rsidDel="000C0BA3">
          <w:rPr>
            <w:rFonts w:ascii="Times New Roman" w:hAnsi="Times New Roman" w:cs="Times New Roman"/>
            <w:sz w:val="24"/>
            <w:szCs w:val="24"/>
          </w:rPr>
          <w:delText>Number of studies, species and effect sizes are totals from the subset of data with organisms from aquatic environments. Effect size = PRRD</w:delText>
        </w:r>
        <w:r w:rsidRPr="00B355FD" w:rsidDel="000C0BA3">
          <w:rPr>
            <w:rFonts w:ascii="Times New Roman" w:hAnsi="Times New Roman" w:cs="Times New Roman"/>
            <w:sz w:val="24"/>
            <w:szCs w:val="24"/>
            <w:vertAlign w:val="subscript"/>
          </w:rPr>
          <w:delText>S</w:delText>
        </w:r>
        <w:r w:rsidRPr="00B355FD" w:rsidDel="000C0BA3">
          <w:rPr>
            <w:rFonts w:ascii="Times New Roman" w:hAnsi="Times New Roman" w:cs="Times New Roman"/>
            <w:sz w:val="24"/>
            <w:szCs w:val="24"/>
          </w:rPr>
          <w:delText>.</w:delText>
        </w:r>
      </w:del>
    </w:p>
    <w:tbl>
      <w:tblPr>
        <w:tblW w:w="13697" w:type="dxa"/>
        <w:jc w:val="center"/>
        <w:tblLook w:val="04A0" w:firstRow="1" w:lastRow="0" w:firstColumn="1" w:lastColumn="0" w:noHBand="0" w:noVBand="1"/>
      </w:tblPr>
      <w:tblGrid>
        <w:gridCol w:w="3320"/>
        <w:gridCol w:w="1280"/>
        <w:gridCol w:w="1280"/>
        <w:gridCol w:w="1417"/>
        <w:gridCol w:w="1280"/>
        <w:gridCol w:w="1280"/>
        <w:gridCol w:w="1280"/>
        <w:gridCol w:w="1280"/>
        <w:gridCol w:w="1280"/>
      </w:tblGrid>
      <w:tr w:rsidR="0067260A" w:rsidRPr="00CF0BD5" w:rsidDel="000C0BA3" w14:paraId="7012A891" w14:textId="0BEB36F9" w:rsidTr="00150BF6">
        <w:trPr>
          <w:trHeight w:val="312"/>
          <w:jc w:val="center"/>
          <w:del w:id="2614" w:author="Daniel Noble" w:date="2025-04-01T13:40:00Z"/>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C1588D3" w14:textId="29E04E8C" w:rsidR="0067260A" w:rsidRPr="00B355FD" w:rsidDel="000C0BA3" w:rsidRDefault="0067260A" w:rsidP="00150BF6">
            <w:pPr>
              <w:spacing w:after="0" w:line="276" w:lineRule="auto"/>
              <w:jc w:val="center"/>
              <w:rPr>
                <w:del w:id="2615" w:author="Daniel Noble" w:date="2025-04-01T13:40:00Z" w16du:dateUtc="2025-04-01T02:40:00Z"/>
                <w:rFonts w:ascii="Times New Roman" w:eastAsia="Times New Roman" w:hAnsi="Times New Roman" w:cs="Times New Roman"/>
                <w:b/>
                <w:bCs/>
                <w:color w:val="000000"/>
                <w:sz w:val="24"/>
                <w:szCs w:val="24"/>
                <w:lang w:eastAsia="en-AU"/>
              </w:rPr>
            </w:pPr>
            <w:del w:id="2616"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Aquatic Organisms (PRRD</w:delText>
              </w:r>
              <w:r w:rsidRPr="00B355FD" w:rsidDel="000C0BA3">
                <w:rPr>
                  <w:rFonts w:ascii="Times New Roman" w:eastAsia="Times New Roman" w:hAnsi="Times New Roman" w:cs="Times New Roman"/>
                  <w:b/>
                  <w:bCs/>
                  <w:color w:val="000000"/>
                  <w:sz w:val="24"/>
                  <w:szCs w:val="24"/>
                  <w:vertAlign w:val="subscript"/>
                  <w:lang w:eastAsia="en-AU"/>
                </w:rPr>
                <w:delText>S</w:delText>
              </w:r>
              <w:r w:rsidRPr="00B355F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12EE3DE" w14:textId="235023BE" w:rsidR="0067260A" w:rsidRPr="00B355FD" w:rsidDel="000C0BA3" w:rsidRDefault="0067260A" w:rsidP="00150BF6">
            <w:pPr>
              <w:spacing w:after="0" w:line="276" w:lineRule="auto"/>
              <w:jc w:val="center"/>
              <w:rPr>
                <w:del w:id="2617" w:author="Daniel Noble" w:date="2025-04-01T13:40:00Z" w16du:dateUtc="2025-04-01T02:40:00Z"/>
                <w:rFonts w:ascii="Times New Roman" w:eastAsia="Times New Roman" w:hAnsi="Times New Roman" w:cs="Times New Roman"/>
                <w:b/>
                <w:bCs/>
                <w:color w:val="000000"/>
                <w:sz w:val="24"/>
                <w:szCs w:val="24"/>
                <w:lang w:eastAsia="en-AU"/>
              </w:rPr>
            </w:pPr>
            <w:del w:id="2618"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EE86DA1" w14:textId="1A590965" w:rsidR="0067260A" w:rsidRPr="00B355FD" w:rsidDel="000C0BA3" w:rsidRDefault="0067260A" w:rsidP="00150BF6">
            <w:pPr>
              <w:spacing w:after="0" w:line="276" w:lineRule="auto"/>
              <w:jc w:val="center"/>
              <w:rPr>
                <w:del w:id="2619" w:author="Daniel Noble" w:date="2025-04-01T13:40:00Z" w16du:dateUtc="2025-04-01T02:40:00Z"/>
                <w:rFonts w:ascii="Times New Roman" w:eastAsia="Times New Roman" w:hAnsi="Times New Roman" w:cs="Times New Roman"/>
                <w:b/>
                <w:bCs/>
                <w:color w:val="000000"/>
                <w:sz w:val="24"/>
                <w:szCs w:val="24"/>
                <w:lang w:eastAsia="en-AU"/>
              </w:rPr>
            </w:pPr>
            <w:del w:id="262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5C272E2" w14:textId="384794E1" w:rsidR="0067260A" w:rsidRPr="00B355FD" w:rsidDel="000C0BA3" w:rsidRDefault="0067260A" w:rsidP="00150BF6">
            <w:pPr>
              <w:spacing w:after="0" w:line="276" w:lineRule="auto"/>
              <w:jc w:val="center"/>
              <w:rPr>
                <w:del w:id="2621" w:author="Daniel Noble" w:date="2025-04-01T13:40:00Z" w16du:dateUtc="2025-04-01T02:40:00Z"/>
                <w:rFonts w:ascii="Times New Roman" w:eastAsia="Times New Roman" w:hAnsi="Times New Roman" w:cs="Times New Roman"/>
                <w:b/>
                <w:bCs/>
                <w:color w:val="000000"/>
                <w:sz w:val="24"/>
                <w:szCs w:val="24"/>
                <w:lang w:eastAsia="en-AU"/>
              </w:rPr>
            </w:pPr>
            <w:del w:id="262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FBE2730" w14:textId="59D41762" w:rsidR="0067260A" w:rsidRPr="00B355FD" w:rsidDel="000C0BA3" w:rsidRDefault="0067260A" w:rsidP="00150BF6">
            <w:pPr>
              <w:spacing w:after="0" w:line="276" w:lineRule="auto"/>
              <w:jc w:val="center"/>
              <w:rPr>
                <w:del w:id="2623" w:author="Daniel Noble" w:date="2025-04-01T13:40:00Z" w16du:dateUtc="2025-04-01T02:40:00Z"/>
                <w:rFonts w:ascii="Times New Roman" w:eastAsia="Times New Roman" w:hAnsi="Times New Roman" w:cs="Times New Roman"/>
                <w:b/>
                <w:bCs/>
                <w:color w:val="000000"/>
                <w:sz w:val="24"/>
                <w:szCs w:val="24"/>
                <w:lang w:eastAsia="en-AU"/>
              </w:rPr>
            </w:pPr>
            <w:del w:id="2624"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CF2232B" w14:textId="52A775AF" w:rsidR="0067260A" w:rsidRPr="00B355FD" w:rsidDel="000C0BA3" w:rsidRDefault="0067260A" w:rsidP="00150BF6">
            <w:pPr>
              <w:spacing w:after="0" w:line="276" w:lineRule="auto"/>
              <w:jc w:val="center"/>
              <w:rPr>
                <w:del w:id="2625" w:author="Daniel Noble" w:date="2025-04-01T13:40:00Z" w16du:dateUtc="2025-04-01T02:40:00Z"/>
                <w:rFonts w:ascii="Times New Roman" w:eastAsia="Times New Roman" w:hAnsi="Times New Roman" w:cs="Times New Roman"/>
                <w:b/>
                <w:bCs/>
                <w:color w:val="000000"/>
                <w:sz w:val="24"/>
                <w:szCs w:val="24"/>
                <w:lang w:eastAsia="en-AU"/>
              </w:rPr>
            </w:pPr>
            <w:del w:id="2626"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3C1471" w14:textId="182D2A79" w:rsidR="0067260A" w:rsidRPr="00B355FD" w:rsidDel="000C0BA3" w:rsidRDefault="0067260A" w:rsidP="00150BF6">
            <w:pPr>
              <w:spacing w:after="0" w:line="276" w:lineRule="auto"/>
              <w:jc w:val="center"/>
              <w:rPr>
                <w:del w:id="2627" w:author="Daniel Noble" w:date="2025-04-01T13:40:00Z" w16du:dateUtc="2025-04-01T02:40:00Z"/>
                <w:rFonts w:ascii="Times New Roman" w:eastAsia="Times New Roman" w:hAnsi="Times New Roman" w:cs="Times New Roman"/>
                <w:b/>
                <w:bCs/>
                <w:color w:val="000000"/>
                <w:sz w:val="24"/>
                <w:szCs w:val="24"/>
                <w:lang w:eastAsia="en-AU"/>
              </w:rPr>
            </w:pPr>
            <w:del w:id="2628"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BE91B81" w14:textId="35DC272A" w:rsidR="0067260A" w:rsidRPr="00B355FD" w:rsidDel="000C0BA3" w:rsidRDefault="0067260A" w:rsidP="00150BF6">
            <w:pPr>
              <w:spacing w:after="0" w:line="276" w:lineRule="auto"/>
              <w:jc w:val="center"/>
              <w:rPr>
                <w:del w:id="2629" w:author="Daniel Noble" w:date="2025-04-01T13:40:00Z" w16du:dateUtc="2025-04-01T02:40:00Z"/>
                <w:rFonts w:ascii="Times New Roman" w:eastAsia="Times New Roman" w:hAnsi="Times New Roman" w:cs="Times New Roman"/>
                <w:b/>
                <w:bCs/>
                <w:color w:val="000000"/>
                <w:sz w:val="24"/>
                <w:szCs w:val="24"/>
                <w:lang w:eastAsia="en-AU"/>
              </w:rPr>
            </w:pPr>
            <w:del w:id="263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8D0DF48" w14:textId="3398E739" w:rsidR="0067260A" w:rsidRPr="00B355FD" w:rsidDel="000C0BA3" w:rsidRDefault="0067260A" w:rsidP="00150BF6">
            <w:pPr>
              <w:spacing w:after="0" w:line="276" w:lineRule="auto"/>
              <w:jc w:val="center"/>
              <w:rPr>
                <w:del w:id="2631" w:author="Daniel Noble" w:date="2025-04-01T13:40:00Z" w16du:dateUtc="2025-04-01T02:40:00Z"/>
                <w:rFonts w:ascii="Times New Roman" w:eastAsia="Times New Roman" w:hAnsi="Times New Roman" w:cs="Times New Roman"/>
                <w:b/>
                <w:bCs/>
                <w:color w:val="000000"/>
                <w:sz w:val="24"/>
                <w:szCs w:val="24"/>
                <w:lang w:eastAsia="en-AU"/>
              </w:rPr>
            </w:pPr>
            <w:del w:id="263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p-value</w:delText>
              </w:r>
            </w:del>
          </w:p>
        </w:tc>
      </w:tr>
      <w:tr w:rsidR="0067260A" w:rsidRPr="00CF0BD5" w:rsidDel="000C0BA3" w14:paraId="112F6344" w14:textId="64A6349F" w:rsidTr="00150BF6">
        <w:trPr>
          <w:trHeight w:val="288"/>
          <w:jc w:val="center"/>
          <w:del w:id="2633"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6D9B398" w14:textId="368CB1A9" w:rsidR="0067260A" w:rsidRPr="00B355FD" w:rsidDel="000C0BA3" w:rsidRDefault="0067260A" w:rsidP="00150BF6">
            <w:pPr>
              <w:spacing w:after="0" w:line="276" w:lineRule="auto"/>
              <w:rPr>
                <w:del w:id="2634" w:author="Daniel Noble" w:date="2025-04-01T13:40:00Z" w16du:dateUtc="2025-04-01T02:40:00Z"/>
                <w:rFonts w:ascii="Times New Roman" w:eastAsia="Times New Roman" w:hAnsi="Times New Roman" w:cs="Times New Roman"/>
                <w:b/>
                <w:bCs/>
                <w:color w:val="000000"/>
                <w:sz w:val="24"/>
                <w:szCs w:val="24"/>
                <w:lang w:eastAsia="en-AU"/>
              </w:rPr>
            </w:pPr>
            <w:del w:id="2635"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Life-history Traits</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8CB9DDE" w14:textId="61DDA2F6" w:rsidR="0067260A" w:rsidRPr="00B355FD" w:rsidDel="000C0BA3" w:rsidRDefault="0067260A" w:rsidP="00150BF6">
            <w:pPr>
              <w:spacing w:after="0" w:line="276" w:lineRule="auto"/>
              <w:jc w:val="center"/>
              <w:rPr>
                <w:del w:id="2636" w:author="Daniel Noble" w:date="2025-04-01T13:40:00Z" w16du:dateUtc="2025-04-01T02:40:00Z"/>
                <w:rFonts w:ascii="Times New Roman" w:eastAsia="Times New Roman" w:hAnsi="Times New Roman" w:cs="Times New Roman"/>
                <w:color w:val="000000"/>
                <w:sz w:val="24"/>
                <w:szCs w:val="24"/>
                <w:lang w:eastAsia="en-AU"/>
              </w:rPr>
            </w:pPr>
            <w:del w:id="2637"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6742AB5" w14:textId="37955A42" w:rsidR="0067260A" w:rsidRPr="00B355FD" w:rsidDel="000C0BA3" w:rsidRDefault="0067260A" w:rsidP="00150BF6">
            <w:pPr>
              <w:spacing w:after="0" w:line="276" w:lineRule="auto"/>
              <w:jc w:val="center"/>
              <w:rPr>
                <w:del w:id="2638" w:author="Daniel Noble" w:date="2025-04-01T13:40:00Z" w16du:dateUtc="2025-04-01T02:40:00Z"/>
                <w:rFonts w:ascii="Times New Roman" w:eastAsia="Times New Roman" w:hAnsi="Times New Roman" w:cs="Times New Roman"/>
                <w:color w:val="000000"/>
                <w:sz w:val="24"/>
                <w:szCs w:val="24"/>
                <w:lang w:eastAsia="en-AU"/>
              </w:rPr>
            </w:pPr>
            <w:del w:id="2639"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1975285" w14:textId="5CCB7DC8" w:rsidR="0067260A" w:rsidRPr="00B355FD" w:rsidDel="000C0BA3" w:rsidRDefault="0067260A" w:rsidP="00150BF6">
            <w:pPr>
              <w:spacing w:after="0" w:line="276" w:lineRule="auto"/>
              <w:jc w:val="center"/>
              <w:rPr>
                <w:del w:id="2640" w:author="Daniel Noble" w:date="2025-04-01T13:40:00Z" w16du:dateUtc="2025-04-01T02:40:00Z"/>
                <w:rFonts w:ascii="Times New Roman" w:eastAsia="Times New Roman" w:hAnsi="Times New Roman" w:cs="Times New Roman"/>
                <w:color w:val="000000"/>
                <w:sz w:val="24"/>
                <w:szCs w:val="24"/>
                <w:lang w:eastAsia="en-AU"/>
              </w:rPr>
            </w:pPr>
            <w:del w:id="2641"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545A065" w14:textId="3201A51E" w:rsidR="0067260A" w:rsidRPr="00B355FD" w:rsidDel="000C0BA3" w:rsidRDefault="0067260A" w:rsidP="00150BF6">
            <w:pPr>
              <w:spacing w:after="0" w:line="276" w:lineRule="auto"/>
              <w:jc w:val="center"/>
              <w:rPr>
                <w:del w:id="2642" w:author="Daniel Noble" w:date="2025-04-01T13:40:00Z" w16du:dateUtc="2025-04-01T02:40:00Z"/>
                <w:rFonts w:ascii="Times New Roman" w:eastAsia="Times New Roman" w:hAnsi="Times New Roman" w:cs="Times New Roman"/>
                <w:color w:val="000000"/>
                <w:sz w:val="24"/>
                <w:szCs w:val="24"/>
                <w:lang w:eastAsia="en-AU"/>
              </w:rPr>
            </w:pPr>
            <w:del w:id="2643"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-0.0066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B2701A1" w14:textId="14D6150C" w:rsidR="0067260A" w:rsidRPr="00B355FD" w:rsidDel="000C0BA3" w:rsidRDefault="0067260A" w:rsidP="00150BF6">
            <w:pPr>
              <w:spacing w:after="0" w:line="276" w:lineRule="auto"/>
              <w:jc w:val="center"/>
              <w:rPr>
                <w:del w:id="2644" w:author="Daniel Noble" w:date="2025-04-01T13:40:00Z" w16du:dateUtc="2025-04-01T02:40:00Z"/>
                <w:rFonts w:ascii="Times New Roman" w:eastAsia="Times New Roman" w:hAnsi="Times New Roman" w:cs="Times New Roman"/>
                <w:color w:val="000000"/>
                <w:sz w:val="24"/>
                <w:szCs w:val="24"/>
                <w:lang w:eastAsia="en-AU"/>
              </w:rPr>
            </w:pPr>
            <w:del w:id="2645"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-0.1143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2766D83" w14:textId="2C976FC2" w:rsidR="0067260A" w:rsidRPr="00B355FD" w:rsidDel="000C0BA3" w:rsidRDefault="0067260A" w:rsidP="00150BF6">
            <w:pPr>
              <w:spacing w:after="0" w:line="276" w:lineRule="auto"/>
              <w:jc w:val="center"/>
              <w:rPr>
                <w:del w:id="2646" w:author="Daniel Noble" w:date="2025-04-01T13:40:00Z" w16du:dateUtc="2025-04-01T02:40:00Z"/>
                <w:rFonts w:ascii="Times New Roman" w:eastAsia="Times New Roman" w:hAnsi="Times New Roman" w:cs="Times New Roman"/>
                <w:color w:val="000000"/>
                <w:sz w:val="24"/>
                <w:szCs w:val="24"/>
                <w:lang w:eastAsia="en-AU"/>
              </w:rPr>
            </w:pPr>
            <w:del w:id="2647"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0.1011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453DCE9" w14:textId="5140AE99" w:rsidR="0067260A" w:rsidRPr="00B355FD" w:rsidDel="000C0BA3" w:rsidRDefault="0067260A" w:rsidP="00150BF6">
            <w:pPr>
              <w:spacing w:after="0" w:line="276" w:lineRule="auto"/>
              <w:jc w:val="center"/>
              <w:rPr>
                <w:del w:id="2648" w:author="Daniel Noble" w:date="2025-04-01T13:40:00Z" w16du:dateUtc="2025-04-01T02:40:00Z"/>
                <w:rFonts w:ascii="Times New Roman" w:eastAsia="Times New Roman" w:hAnsi="Times New Roman" w:cs="Times New Roman"/>
                <w:color w:val="000000"/>
                <w:sz w:val="24"/>
                <w:szCs w:val="24"/>
                <w:lang w:eastAsia="en-AU"/>
              </w:rPr>
            </w:pPr>
            <w:del w:id="2649"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04E9177" w14:textId="28CD3CE7" w:rsidR="0067260A" w:rsidRPr="00B355FD" w:rsidDel="000C0BA3" w:rsidRDefault="0067260A" w:rsidP="00150BF6">
            <w:pPr>
              <w:spacing w:after="0" w:line="276" w:lineRule="auto"/>
              <w:jc w:val="center"/>
              <w:rPr>
                <w:del w:id="2650" w:author="Daniel Noble" w:date="2025-04-01T13:40:00Z" w16du:dateUtc="2025-04-01T02:40:00Z"/>
                <w:rFonts w:ascii="Times New Roman" w:eastAsia="Times New Roman" w:hAnsi="Times New Roman" w:cs="Times New Roman"/>
                <w:color w:val="000000"/>
                <w:sz w:val="24"/>
                <w:szCs w:val="24"/>
                <w:lang w:eastAsia="en-AU"/>
              </w:rPr>
            </w:pPr>
            <w:del w:id="2651"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0.8973</w:delText>
              </w:r>
            </w:del>
          </w:p>
        </w:tc>
      </w:tr>
      <w:tr w:rsidR="0067260A" w:rsidRPr="00CF0BD5" w:rsidDel="000C0BA3" w14:paraId="2072DC4F" w14:textId="3B4F39EF" w:rsidTr="00150BF6">
        <w:trPr>
          <w:trHeight w:val="288"/>
          <w:jc w:val="center"/>
          <w:del w:id="2652"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1FFE3DE" w14:textId="70946C47" w:rsidR="0067260A" w:rsidRPr="00B355FD" w:rsidDel="000C0BA3" w:rsidRDefault="0067260A" w:rsidP="00150BF6">
            <w:pPr>
              <w:spacing w:after="0" w:line="276" w:lineRule="auto"/>
              <w:rPr>
                <w:del w:id="2653" w:author="Daniel Noble" w:date="2025-04-01T13:40:00Z" w16du:dateUtc="2025-04-01T02:40:00Z"/>
                <w:rFonts w:ascii="Times New Roman" w:eastAsia="Times New Roman" w:hAnsi="Times New Roman" w:cs="Times New Roman"/>
                <w:b/>
                <w:bCs/>
                <w:color w:val="000000"/>
                <w:sz w:val="24"/>
                <w:szCs w:val="24"/>
                <w:lang w:eastAsia="en-AU"/>
              </w:rPr>
            </w:pPr>
            <w:del w:id="2654"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Physiological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0D5B662" w14:textId="7FAABD8A" w:rsidR="0067260A" w:rsidRPr="00B355FD" w:rsidDel="000C0BA3" w:rsidRDefault="0067260A" w:rsidP="00150BF6">
            <w:pPr>
              <w:spacing w:after="0" w:line="276" w:lineRule="auto"/>
              <w:jc w:val="center"/>
              <w:rPr>
                <w:del w:id="2655" w:author="Daniel Noble" w:date="2025-04-01T13:40:00Z" w16du:dateUtc="2025-04-01T02:40:00Z"/>
                <w:rFonts w:ascii="Times New Roman" w:eastAsia="Times New Roman" w:hAnsi="Times New Roman" w:cs="Times New Roman"/>
                <w:color w:val="000000"/>
                <w:sz w:val="24"/>
                <w:szCs w:val="24"/>
                <w:lang w:eastAsia="en-AU"/>
              </w:rPr>
            </w:pPr>
            <w:del w:id="265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1C29550" w14:textId="4487A6FE" w:rsidR="0067260A" w:rsidRPr="00B355FD" w:rsidDel="000C0BA3" w:rsidRDefault="0067260A" w:rsidP="00150BF6">
            <w:pPr>
              <w:spacing w:after="0" w:line="276" w:lineRule="auto"/>
              <w:jc w:val="center"/>
              <w:rPr>
                <w:del w:id="2657" w:author="Daniel Noble" w:date="2025-04-01T13:40:00Z" w16du:dateUtc="2025-04-01T02:40:00Z"/>
                <w:rFonts w:ascii="Times New Roman" w:eastAsia="Times New Roman" w:hAnsi="Times New Roman" w:cs="Times New Roman"/>
                <w:color w:val="000000"/>
                <w:sz w:val="24"/>
                <w:szCs w:val="24"/>
                <w:lang w:eastAsia="en-AU"/>
              </w:rPr>
            </w:pPr>
            <w:del w:id="265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0E6CB04" w14:textId="56EBBE45" w:rsidR="0067260A" w:rsidRPr="00B355FD" w:rsidDel="000C0BA3" w:rsidRDefault="0067260A" w:rsidP="00150BF6">
            <w:pPr>
              <w:spacing w:after="0" w:line="276" w:lineRule="auto"/>
              <w:jc w:val="center"/>
              <w:rPr>
                <w:del w:id="2659" w:author="Daniel Noble" w:date="2025-04-01T13:40:00Z" w16du:dateUtc="2025-04-01T02:40:00Z"/>
                <w:rFonts w:ascii="Times New Roman" w:eastAsia="Times New Roman" w:hAnsi="Times New Roman" w:cs="Times New Roman"/>
                <w:color w:val="000000"/>
                <w:sz w:val="24"/>
                <w:szCs w:val="24"/>
                <w:lang w:eastAsia="en-AU"/>
              </w:rPr>
            </w:pPr>
            <w:del w:id="2660"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23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107580E" w14:textId="71D2002A" w:rsidR="0067260A" w:rsidRPr="00B355FD" w:rsidDel="000C0BA3" w:rsidRDefault="0067260A" w:rsidP="00150BF6">
            <w:pPr>
              <w:spacing w:after="0" w:line="276" w:lineRule="auto"/>
              <w:jc w:val="center"/>
              <w:rPr>
                <w:del w:id="2661" w:author="Daniel Noble" w:date="2025-04-01T13:40:00Z" w16du:dateUtc="2025-04-01T02:40:00Z"/>
                <w:rFonts w:ascii="Times New Roman" w:eastAsia="Times New Roman" w:hAnsi="Times New Roman" w:cs="Times New Roman"/>
                <w:color w:val="000000"/>
                <w:sz w:val="24"/>
                <w:szCs w:val="24"/>
                <w:lang w:eastAsia="en-AU"/>
              </w:rPr>
            </w:pPr>
            <w:del w:id="2662"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-0.0057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1C9F7CF" w14:textId="33927D28" w:rsidR="0067260A" w:rsidRPr="00B355FD" w:rsidDel="000C0BA3" w:rsidRDefault="0067260A" w:rsidP="00150BF6">
            <w:pPr>
              <w:spacing w:after="0" w:line="276" w:lineRule="auto"/>
              <w:jc w:val="center"/>
              <w:rPr>
                <w:del w:id="2663" w:author="Daniel Noble" w:date="2025-04-01T13:40:00Z" w16du:dateUtc="2025-04-01T02:40:00Z"/>
                <w:rFonts w:ascii="Times New Roman" w:eastAsia="Times New Roman" w:hAnsi="Times New Roman" w:cs="Times New Roman"/>
                <w:color w:val="000000"/>
                <w:sz w:val="24"/>
                <w:szCs w:val="24"/>
                <w:lang w:eastAsia="en-AU"/>
              </w:rPr>
            </w:pPr>
            <w:del w:id="2664"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-0.1347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C34C186" w14:textId="21F22679" w:rsidR="0067260A" w:rsidRPr="00B355FD" w:rsidDel="000C0BA3" w:rsidRDefault="0067260A" w:rsidP="00150BF6">
            <w:pPr>
              <w:spacing w:after="0" w:line="276" w:lineRule="auto"/>
              <w:jc w:val="center"/>
              <w:rPr>
                <w:del w:id="2665" w:author="Daniel Noble" w:date="2025-04-01T13:40:00Z" w16du:dateUtc="2025-04-01T02:40:00Z"/>
                <w:rFonts w:ascii="Times New Roman" w:eastAsia="Times New Roman" w:hAnsi="Times New Roman" w:cs="Times New Roman"/>
                <w:color w:val="000000"/>
                <w:sz w:val="24"/>
                <w:szCs w:val="24"/>
                <w:lang w:eastAsia="en-AU"/>
              </w:rPr>
            </w:pPr>
            <w:del w:id="2666"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0.1233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EF11F4D" w14:textId="53DF9FAC" w:rsidR="0067260A" w:rsidRPr="00B355FD" w:rsidDel="000C0BA3" w:rsidRDefault="0067260A" w:rsidP="00150BF6">
            <w:pPr>
              <w:spacing w:after="0" w:line="276" w:lineRule="auto"/>
              <w:jc w:val="center"/>
              <w:rPr>
                <w:del w:id="2667" w:author="Daniel Noble" w:date="2025-04-01T13:40:00Z" w16du:dateUtc="2025-04-01T02:40:00Z"/>
                <w:rFonts w:ascii="Times New Roman" w:eastAsia="Times New Roman" w:hAnsi="Times New Roman" w:cs="Times New Roman"/>
                <w:color w:val="000000"/>
                <w:sz w:val="24"/>
                <w:szCs w:val="24"/>
                <w:lang w:eastAsia="en-AU"/>
              </w:rPr>
            </w:pPr>
            <w:del w:id="2668"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34A9CEC" w14:textId="47DB18B2" w:rsidR="0067260A" w:rsidRPr="00B355FD" w:rsidDel="000C0BA3" w:rsidRDefault="0067260A" w:rsidP="00150BF6">
            <w:pPr>
              <w:spacing w:after="0" w:line="276" w:lineRule="auto"/>
              <w:jc w:val="center"/>
              <w:rPr>
                <w:del w:id="2669" w:author="Daniel Noble" w:date="2025-04-01T13:40:00Z" w16du:dateUtc="2025-04-01T02:40:00Z"/>
                <w:rFonts w:ascii="Times New Roman" w:eastAsia="Times New Roman" w:hAnsi="Times New Roman" w:cs="Times New Roman"/>
                <w:color w:val="000000"/>
                <w:sz w:val="24"/>
                <w:szCs w:val="24"/>
                <w:lang w:eastAsia="en-AU"/>
              </w:rPr>
            </w:pPr>
            <w:del w:id="2670"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0.9262</w:delText>
              </w:r>
            </w:del>
          </w:p>
        </w:tc>
      </w:tr>
    </w:tbl>
    <w:p w14:paraId="717A7C9E" w14:textId="696E546C" w:rsidR="0067260A" w:rsidDel="000C0BA3" w:rsidRDefault="0067260A" w:rsidP="0067260A">
      <w:pPr>
        <w:rPr>
          <w:del w:id="2671" w:author="Daniel Noble" w:date="2025-04-01T13:40:00Z" w16du:dateUtc="2025-04-01T02:40:00Z"/>
        </w:rPr>
      </w:pPr>
    </w:p>
    <w:p w14:paraId="030BA2E7" w14:textId="4A6C296C" w:rsidR="0067260A" w:rsidRPr="00B355FD" w:rsidDel="000C0BA3" w:rsidRDefault="0067260A" w:rsidP="0067260A">
      <w:pPr>
        <w:spacing w:line="480" w:lineRule="auto"/>
        <w:rPr>
          <w:del w:id="2672" w:author="Daniel Noble" w:date="2025-04-01T13:40:00Z" w16du:dateUtc="2025-04-01T02:40:00Z"/>
          <w:rFonts w:ascii="Times New Roman" w:hAnsi="Times New Roman" w:cs="Times New Roman"/>
          <w:sz w:val="24"/>
          <w:szCs w:val="24"/>
        </w:rPr>
      </w:pPr>
      <w:del w:id="2673" w:author="Daniel Noble" w:date="2025-04-01T13:40:00Z" w16du:dateUtc="2025-04-01T02:40:00Z">
        <w:r w:rsidRPr="00B355FD" w:rsidDel="000C0BA3">
          <w:rPr>
            <w:rFonts w:ascii="Times New Roman" w:hAnsi="Times New Roman" w:cs="Times New Roman"/>
            <w:b/>
            <w:bCs/>
            <w:sz w:val="24"/>
            <w:szCs w:val="24"/>
          </w:rPr>
          <w:delText xml:space="preserve">Table S33 Results of the terrestrial subset MLMA model. </w:delText>
        </w:r>
        <w:r w:rsidRPr="00B355FD" w:rsidDel="000C0BA3">
          <w:rPr>
            <w:rFonts w:ascii="Times New Roman" w:hAnsi="Times New Roman" w:cs="Times New Roman"/>
            <w:sz w:val="24"/>
            <w:szCs w:val="24"/>
          </w:rPr>
          <w:delText>Number of studies, species and effect sizes are totals from the subset of data with organisms from terrestrial environments. Effect size = PRRD</w:delText>
        </w:r>
        <w:r w:rsidRPr="00B355FD" w:rsidDel="000C0BA3">
          <w:rPr>
            <w:rFonts w:ascii="Times New Roman" w:hAnsi="Times New Roman" w:cs="Times New Roman"/>
            <w:sz w:val="24"/>
            <w:szCs w:val="24"/>
            <w:vertAlign w:val="subscript"/>
          </w:rPr>
          <w:delText>S</w:delText>
        </w:r>
        <w:r w:rsidRPr="00B355FD" w:rsidDel="000C0BA3">
          <w:rPr>
            <w:rFonts w:ascii="Times New Roman" w:hAnsi="Times New Roman" w:cs="Times New Roman"/>
            <w:sz w:val="24"/>
            <w:szCs w:val="24"/>
          </w:rPr>
          <w:delText>.</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1B1602" w:rsidDel="000C0BA3" w14:paraId="5352F79B" w14:textId="30628B90" w:rsidTr="00150BF6">
        <w:trPr>
          <w:trHeight w:val="312"/>
          <w:jc w:val="center"/>
          <w:del w:id="2674"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07521CD" w14:textId="560C096B" w:rsidR="0067260A" w:rsidRPr="00B355FD" w:rsidDel="000C0BA3" w:rsidRDefault="0067260A" w:rsidP="00150BF6">
            <w:pPr>
              <w:spacing w:after="0" w:line="276" w:lineRule="auto"/>
              <w:jc w:val="center"/>
              <w:rPr>
                <w:del w:id="2675" w:author="Daniel Noble" w:date="2025-04-01T13:40:00Z" w16du:dateUtc="2025-04-01T02:40:00Z"/>
                <w:rFonts w:ascii="Times New Roman" w:eastAsia="Times New Roman" w:hAnsi="Times New Roman" w:cs="Times New Roman"/>
                <w:b/>
                <w:bCs/>
                <w:color w:val="000000"/>
                <w:sz w:val="24"/>
                <w:szCs w:val="24"/>
                <w:lang w:eastAsia="en-AU"/>
              </w:rPr>
            </w:pPr>
            <w:del w:id="2676"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Terrestrial Organisms (PRRD</w:delText>
              </w:r>
              <w:r w:rsidRPr="00B355FD" w:rsidDel="000C0BA3">
                <w:rPr>
                  <w:rFonts w:ascii="Times New Roman" w:eastAsia="Times New Roman" w:hAnsi="Times New Roman" w:cs="Times New Roman"/>
                  <w:b/>
                  <w:bCs/>
                  <w:color w:val="000000"/>
                  <w:sz w:val="24"/>
                  <w:szCs w:val="24"/>
                  <w:vertAlign w:val="subscript"/>
                  <w:lang w:eastAsia="en-AU"/>
                </w:rPr>
                <w:delText>S</w:delText>
              </w:r>
              <w:r w:rsidRPr="00B355F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89EA3EB" w14:textId="682A78B3" w:rsidR="0067260A" w:rsidRPr="00B355FD" w:rsidDel="000C0BA3" w:rsidRDefault="0067260A" w:rsidP="00150BF6">
            <w:pPr>
              <w:spacing w:after="0" w:line="276" w:lineRule="auto"/>
              <w:jc w:val="center"/>
              <w:rPr>
                <w:del w:id="2677" w:author="Daniel Noble" w:date="2025-04-01T13:40:00Z" w16du:dateUtc="2025-04-01T02:40:00Z"/>
                <w:rFonts w:ascii="Times New Roman" w:eastAsia="Times New Roman" w:hAnsi="Times New Roman" w:cs="Times New Roman"/>
                <w:b/>
                <w:bCs/>
                <w:color w:val="000000"/>
                <w:sz w:val="24"/>
                <w:szCs w:val="24"/>
                <w:lang w:eastAsia="en-AU"/>
              </w:rPr>
            </w:pPr>
            <w:del w:id="2678"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903553F" w14:textId="0B90A1F9" w:rsidR="0067260A" w:rsidRPr="00B355FD" w:rsidDel="000C0BA3" w:rsidRDefault="0067260A" w:rsidP="00150BF6">
            <w:pPr>
              <w:spacing w:after="0" w:line="276" w:lineRule="auto"/>
              <w:jc w:val="center"/>
              <w:rPr>
                <w:del w:id="2679" w:author="Daniel Noble" w:date="2025-04-01T13:40:00Z" w16du:dateUtc="2025-04-01T02:40:00Z"/>
                <w:rFonts w:ascii="Times New Roman" w:eastAsia="Times New Roman" w:hAnsi="Times New Roman" w:cs="Times New Roman"/>
                <w:b/>
                <w:bCs/>
                <w:color w:val="000000"/>
                <w:sz w:val="24"/>
                <w:szCs w:val="24"/>
                <w:lang w:eastAsia="en-AU"/>
              </w:rPr>
            </w:pPr>
            <w:del w:id="268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6FEA3AC9" w14:textId="65F0C332" w:rsidR="0067260A" w:rsidRPr="00B355FD" w:rsidDel="000C0BA3" w:rsidRDefault="0067260A" w:rsidP="00150BF6">
            <w:pPr>
              <w:spacing w:after="0" w:line="276" w:lineRule="auto"/>
              <w:jc w:val="center"/>
              <w:rPr>
                <w:del w:id="2681" w:author="Daniel Noble" w:date="2025-04-01T13:40:00Z" w16du:dateUtc="2025-04-01T02:40:00Z"/>
                <w:rFonts w:ascii="Times New Roman" w:eastAsia="Times New Roman" w:hAnsi="Times New Roman" w:cs="Times New Roman"/>
                <w:b/>
                <w:bCs/>
                <w:color w:val="000000"/>
                <w:sz w:val="24"/>
                <w:szCs w:val="24"/>
                <w:lang w:eastAsia="en-AU"/>
              </w:rPr>
            </w:pPr>
            <w:del w:id="268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7DE1640" w14:textId="43354956" w:rsidR="0067260A" w:rsidRPr="00B355FD" w:rsidDel="000C0BA3" w:rsidRDefault="0067260A" w:rsidP="00150BF6">
            <w:pPr>
              <w:spacing w:after="0" w:line="276" w:lineRule="auto"/>
              <w:jc w:val="center"/>
              <w:rPr>
                <w:del w:id="2683" w:author="Daniel Noble" w:date="2025-04-01T13:40:00Z" w16du:dateUtc="2025-04-01T02:40:00Z"/>
                <w:rFonts w:ascii="Times New Roman" w:eastAsia="Times New Roman" w:hAnsi="Times New Roman" w:cs="Times New Roman"/>
                <w:b/>
                <w:bCs/>
                <w:color w:val="000000"/>
                <w:sz w:val="24"/>
                <w:szCs w:val="24"/>
                <w:lang w:eastAsia="en-AU"/>
              </w:rPr>
            </w:pPr>
            <w:del w:id="2684"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E085802" w14:textId="5A9A15A0" w:rsidR="0067260A" w:rsidRPr="00B355FD" w:rsidDel="000C0BA3" w:rsidRDefault="0067260A" w:rsidP="00150BF6">
            <w:pPr>
              <w:spacing w:after="0" w:line="276" w:lineRule="auto"/>
              <w:jc w:val="center"/>
              <w:rPr>
                <w:del w:id="2685" w:author="Daniel Noble" w:date="2025-04-01T13:40:00Z" w16du:dateUtc="2025-04-01T02:40:00Z"/>
                <w:rFonts w:ascii="Times New Roman" w:eastAsia="Times New Roman" w:hAnsi="Times New Roman" w:cs="Times New Roman"/>
                <w:b/>
                <w:bCs/>
                <w:color w:val="000000"/>
                <w:sz w:val="24"/>
                <w:szCs w:val="24"/>
                <w:lang w:eastAsia="en-AU"/>
              </w:rPr>
            </w:pPr>
            <w:del w:id="2686"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1253EDC" w14:textId="7E5FF966" w:rsidR="0067260A" w:rsidRPr="00B355FD" w:rsidDel="000C0BA3" w:rsidRDefault="0067260A" w:rsidP="00150BF6">
            <w:pPr>
              <w:spacing w:after="0" w:line="276" w:lineRule="auto"/>
              <w:jc w:val="center"/>
              <w:rPr>
                <w:del w:id="2687" w:author="Daniel Noble" w:date="2025-04-01T13:40:00Z" w16du:dateUtc="2025-04-01T02:40:00Z"/>
                <w:rFonts w:ascii="Times New Roman" w:eastAsia="Times New Roman" w:hAnsi="Times New Roman" w:cs="Times New Roman"/>
                <w:b/>
                <w:bCs/>
                <w:color w:val="000000"/>
                <w:sz w:val="24"/>
                <w:szCs w:val="24"/>
                <w:lang w:eastAsia="en-AU"/>
              </w:rPr>
            </w:pPr>
            <w:del w:id="2688"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CE95AC3" w14:textId="02517C81" w:rsidR="0067260A" w:rsidRPr="00B355FD" w:rsidDel="000C0BA3" w:rsidRDefault="0067260A" w:rsidP="00150BF6">
            <w:pPr>
              <w:spacing w:after="0" w:line="276" w:lineRule="auto"/>
              <w:jc w:val="center"/>
              <w:rPr>
                <w:del w:id="2689" w:author="Daniel Noble" w:date="2025-04-01T13:40:00Z" w16du:dateUtc="2025-04-01T02:40:00Z"/>
                <w:rFonts w:ascii="Times New Roman" w:eastAsia="Times New Roman" w:hAnsi="Times New Roman" w:cs="Times New Roman"/>
                <w:b/>
                <w:bCs/>
                <w:color w:val="000000"/>
                <w:sz w:val="24"/>
                <w:szCs w:val="24"/>
                <w:lang w:eastAsia="en-AU"/>
              </w:rPr>
            </w:pPr>
            <w:del w:id="2690"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F4BA057" w14:textId="34620B91" w:rsidR="0067260A" w:rsidRPr="00B355FD" w:rsidDel="000C0BA3" w:rsidRDefault="0067260A" w:rsidP="00150BF6">
            <w:pPr>
              <w:spacing w:after="0" w:line="276" w:lineRule="auto"/>
              <w:jc w:val="center"/>
              <w:rPr>
                <w:del w:id="2691" w:author="Daniel Noble" w:date="2025-04-01T13:40:00Z" w16du:dateUtc="2025-04-01T02:40:00Z"/>
                <w:rFonts w:ascii="Times New Roman" w:eastAsia="Times New Roman" w:hAnsi="Times New Roman" w:cs="Times New Roman"/>
                <w:b/>
                <w:bCs/>
                <w:color w:val="000000"/>
                <w:sz w:val="24"/>
                <w:szCs w:val="24"/>
                <w:lang w:eastAsia="en-AU"/>
              </w:rPr>
            </w:pPr>
            <w:del w:id="2692" w:author="Daniel Noble" w:date="2025-04-01T13:40:00Z" w16du:dateUtc="2025-04-01T02:40:00Z">
              <w:r w:rsidRPr="00B355FD" w:rsidDel="000C0BA3">
                <w:rPr>
                  <w:rFonts w:ascii="Times New Roman" w:eastAsia="Times New Roman" w:hAnsi="Times New Roman" w:cs="Times New Roman"/>
                  <w:b/>
                  <w:bCs/>
                  <w:color w:val="000000"/>
                  <w:sz w:val="24"/>
                  <w:szCs w:val="24"/>
                  <w:lang w:eastAsia="en-AU"/>
                </w:rPr>
                <w:delText>p-value</w:delText>
              </w:r>
            </w:del>
          </w:p>
        </w:tc>
      </w:tr>
      <w:tr w:rsidR="0067260A" w:rsidRPr="001B1602" w:rsidDel="000C0BA3" w14:paraId="64A0A86B" w14:textId="7739E99F" w:rsidTr="00150BF6">
        <w:trPr>
          <w:trHeight w:val="288"/>
          <w:jc w:val="center"/>
          <w:del w:id="2693"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30F1D285" w14:textId="06AE89DB" w:rsidR="0067260A" w:rsidRPr="00B355FD" w:rsidDel="000C0BA3" w:rsidRDefault="0067260A" w:rsidP="00150BF6">
            <w:pPr>
              <w:spacing w:after="0" w:line="276" w:lineRule="auto"/>
              <w:rPr>
                <w:del w:id="2694" w:author="Daniel Noble" w:date="2025-04-01T13:40:00Z" w16du:dateUtc="2025-04-01T02:40:00Z"/>
                <w:rFonts w:ascii="Times New Roman" w:eastAsia="Times New Roman" w:hAnsi="Times New Roman" w:cs="Times New Roman"/>
                <w:b/>
                <w:bCs/>
                <w:sz w:val="24"/>
                <w:szCs w:val="24"/>
                <w:lang w:eastAsia="en-AU"/>
              </w:rPr>
            </w:pPr>
            <w:del w:id="2695" w:author="Daniel Noble" w:date="2025-04-01T13:40:00Z" w16du:dateUtc="2025-04-01T02:40:00Z">
              <w:r w:rsidRPr="00B355FD" w:rsidDel="000C0BA3">
                <w:rPr>
                  <w:rFonts w:ascii="Times New Roman" w:eastAsia="Times New Roman" w:hAnsi="Times New Roman" w:cs="Times New Roman"/>
                  <w:b/>
                  <w:bCs/>
                  <w:sz w:val="24"/>
                  <w:szCs w:val="24"/>
                  <w:lang w:eastAsia="en-AU"/>
                </w:rPr>
                <w:delText>MLMA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82610A8" w14:textId="0DA68B65" w:rsidR="0067260A" w:rsidRPr="00B355FD" w:rsidDel="000C0BA3" w:rsidRDefault="0067260A" w:rsidP="00150BF6">
            <w:pPr>
              <w:spacing w:after="0" w:line="276" w:lineRule="auto"/>
              <w:jc w:val="center"/>
              <w:rPr>
                <w:del w:id="2696" w:author="Daniel Noble" w:date="2025-04-01T13:40:00Z" w16du:dateUtc="2025-04-01T02:40:00Z"/>
                <w:rFonts w:ascii="Times New Roman" w:eastAsia="Times New Roman" w:hAnsi="Times New Roman" w:cs="Times New Roman"/>
                <w:color w:val="000000"/>
                <w:sz w:val="24"/>
                <w:szCs w:val="24"/>
                <w:lang w:eastAsia="en-AU"/>
              </w:rPr>
            </w:pPr>
            <w:del w:id="2697"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31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759DCC9" w14:textId="759B7835" w:rsidR="0067260A" w:rsidRPr="00B355FD" w:rsidDel="000C0BA3" w:rsidRDefault="0067260A" w:rsidP="00150BF6">
            <w:pPr>
              <w:spacing w:after="0" w:line="276" w:lineRule="auto"/>
              <w:jc w:val="center"/>
              <w:rPr>
                <w:del w:id="2698" w:author="Daniel Noble" w:date="2025-04-01T13:40:00Z" w16du:dateUtc="2025-04-01T02:40:00Z"/>
                <w:rFonts w:ascii="Times New Roman" w:eastAsia="Times New Roman" w:hAnsi="Times New Roman" w:cs="Times New Roman"/>
                <w:color w:val="000000"/>
                <w:sz w:val="24"/>
                <w:szCs w:val="24"/>
                <w:lang w:eastAsia="en-AU"/>
              </w:rPr>
            </w:pPr>
            <w:del w:id="2699"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29</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D781077" w14:textId="31773E4A" w:rsidR="0067260A" w:rsidRPr="00B355FD" w:rsidDel="000C0BA3" w:rsidRDefault="0067260A" w:rsidP="00150BF6">
            <w:pPr>
              <w:spacing w:after="0" w:line="276" w:lineRule="auto"/>
              <w:jc w:val="center"/>
              <w:rPr>
                <w:del w:id="2700" w:author="Daniel Noble" w:date="2025-04-01T13:40:00Z" w16du:dateUtc="2025-04-01T02:40:00Z"/>
                <w:rFonts w:ascii="Times New Roman" w:eastAsia="Times New Roman" w:hAnsi="Times New Roman" w:cs="Times New Roman"/>
                <w:color w:val="000000"/>
                <w:sz w:val="24"/>
                <w:szCs w:val="24"/>
                <w:lang w:eastAsia="en-AU"/>
              </w:rPr>
            </w:pPr>
            <w:del w:id="2701"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152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21C9267" w14:textId="21988C1D" w:rsidR="0067260A" w:rsidRPr="00B355FD" w:rsidDel="000C0BA3" w:rsidRDefault="0067260A" w:rsidP="00150BF6">
            <w:pPr>
              <w:spacing w:after="0" w:line="276" w:lineRule="auto"/>
              <w:jc w:val="center"/>
              <w:rPr>
                <w:del w:id="2702" w:author="Daniel Noble" w:date="2025-04-01T13:40:00Z" w16du:dateUtc="2025-04-01T02:40:00Z"/>
                <w:rFonts w:ascii="Times New Roman" w:eastAsia="Times New Roman" w:hAnsi="Times New Roman" w:cs="Times New Roman"/>
                <w:color w:val="000000"/>
                <w:sz w:val="24"/>
                <w:szCs w:val="24"/>
                <w:lang w:eastAsia="en-AU"/>
              </w:rPr>
            </w:pPr>
            <w:del w:id="2703"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0.0034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D2945D8" w14:textId="70084024" w:rsidR="0067260A" w:rsidRPr="00B355FD" w:rsidDel="000C0BA3" w:rsidRDefault="0067260A" w:rsidP="00150BF6">
            <w:pPr>
              <w:spacing w:after="0" w:line="276" w:lineRule="auto"/>
              <w:jc w:val="center"/>
              <w:rPr>
                <w:del w:id="2704" w:author="Daniel Noble" w:date="2025-04-01T13:40:00Z" w16du:dateUtc="2025-04-01T02:40:00Z"/>
                <w:rFonts w:ascii="Times New Roman" w:eastAsia="Times New Roman" w:hAnsi="Times New Roman" w:cs="Times New Roman"/>
                <w:color w:val="000000"/>
                <w:sz w:val="24"/>
                <w:szCs w:val="24"/>
                <w:lang w:eastAsia="en-AU"/>
              </w:rPr>
            </w:pPr>
            <w:del w:id="2705"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-0.0260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36953CC" w14:textId="7917118E" w:rsidR="0067260A" w:rsidRPr="00B355FD" w:rsidDel="000C0BA3" w:rsidRDefault="0067260A" w:rsidP="00150BF6">
            <w:pPr>
              <w:spacing w:after="0" w:line="276" w:lineRule="auto"/>
              <w:jc w:val="center"/>
              <w:rPr>
                <w:del w:id="2706" w:author="Daniel Noble" w:date="2025-04-01T13:40:00Z" w16du:dateUtc="2025-04-01T02:40:00Z"/>
                <w:rFonts w:ascii="Times New Roman" w:eastAsia="Times New Roman" w:hAnsi="Times New Roman" w:cs="Times New Roman"/>
                <w:color w:val="000000"/>
                <w:sz w:val="24"/>
                <w:szCs w:val="24"/>
                <w:lang w:eastAsia="en-AU"/>
              </w:rPr>
            </w:pPr>
            <w:del w:id="2707"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0.0328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AC09B57" w14:textId="5708D899" w:rsidR="0067260A" w:rsidRPr="00B355FD" w:rsidDel="000C0BA3" w:rsidRDefault="0067260A" w:rsidP="00150BF6">
            <w:pPr>
              <w:spacing w:after="0" w:line="276" w:lineRule="auto"/>
              <w:jc w:val="center"/>
              <w:rPr>
                <w:del w:id="2708" w:author="Daniel Noble" w:date="2025-04-01T13:40:00Z" w16du:dateUtc="2025-04-01T02:40:00Z"/>
                <w:rFonts w:ascii="Times New Roman" w:eastAsia="Times New Roman" w:hAnsi="Times New Roman" w:cs="Times New Roman"/>
                <w:color w:val="000000"/>
                <w:sz w:val="24"/>
                <w:szCs w:val="24"/>
                <w:lang w:eastAsia="en-AU"/>
              </w:rPr>
            </w:pPr>
            <w:del w:id="2709"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25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A143777" w14:textId="4BC24766" w:rsidR="0067260A" w:rsidRPr="00B355FD" w:rsidDel="000C0BA3" w:rsidRDefault="0067260A" w:rsidP="00150BF6">
            <w:pPr>
              <w:spacing w:after="0" w:line="276" w:lineRule="auto"/>
              <w:jc w:val="center"/>
              <w:rPr>
                <w:del w:id="2710" w:author="Daniel Noble" w:date="2025-04-01T13:40:00Z" w16du:dateUtc="2025-04-01T02:40:00Z"/>
                <w:rFonts w:ascii="Times New Roman" w:eastAsia="Times New Roman" w:hAnsi="Times New Roman" w:cs="Times New Roman"/>
                <w:color w:val="000000"/>
                <w:sz w:val="24"/>
                <w:szCs w:val="24"/>
                <w:lang w:eastAsia="en-AU"/>
              </w:rPr>
            </w:pPr>
            <w:del w:id="2711" w:author="Daniel Noble" w:date="2025-04-01T13:40:00Z" w16du:dateUtc="2025-04-01T02:40:00Z">
              <w:r w:rsidRPr="00B355FD" w:rsidDel="000C0BA3">
                <w:rPr>
                  <w:rFonts w:ascii="Times New Roman" w:eastAsia="Times New Roman" w:hAnsi="Times New Roman" w:cs="Times New Roman"/>
                  <w:color w:val="000000"/>
                  <w:sz w:val="24"/>
                  <w:szCs w:val="24"/>
                  <w:lang w:eastAsia="en-AU"/>
                </w:rPr>
                <w:delText>0.8131</w:delText>
              </w:r>
            </w:del>
          </w:p>
        </w:tc>
      </w:tr>
    </w:tbl>
    <w:p w14:paraId="026A090F" w14:textId="03C4633D" w:rsidR="0067260A" w:rsidDel="000C0BA3" w:rsidRDefault="0067260A" w:rsidP="0067260A">
      <w:pPr>
        <w:rPr>
          <w:del w:id="2712" w:author="Daniel Noble" w:date="2025-04-01T13:40:00Z" w16du:dateUtc="2025-04-01T02:40:00Z"/>
        </w:rPr>
      </w:pPr>
    </w:p>
    <w:p w14:paraId="38EA456A" w14:textId="14C3420C" w:rsidR="0067260A" w:rsidRPr="0040411C" w:rsidDel="000C0BA3" w:rsidRDefault="0067260A" w:rsidP="0067260A">
      <w:pPr>
        <w:spacing w:line="480" w:lineRule="auto"/>
        <w:rPr>
          <w:del w:id="2713" w:author="Daniel Noble" w:date="2025-04-01T13:40:00Z" w16du:dateUtc="2025-04-01T02:40:00Z"/>
          <w:rFonts w:ascii="Times New Roman" w:hAnsi="Times New Roman" w:cs="Times New Roman"/>
          <w:sz w:val="24"/>
          <w:szCs w:val="24"/>
        </w:rPr>
      </w:pPr>
      <w:del w:id="2714" w:author="Daniel Noble" w:date="2025-04-01T13:40:00Z" w16du:dateUtc="2025-04-01T02:40:00Z">
        <w:r w:rsidRPr="0040411C" w:rsidDel="000C0BA3">
          <w:rPr>
            <w:rFonts w:ascii="Times New Roman" w:hAnsi="Times New Roman" w:cs="Times New Roman"/>
            <w:b/>
            <w:bCs/>
            <w:sz w:val="24"/>
            <w:szCs w:val="24"/>
          </w:rPr>
          <w:delText xml:space="preserve">Table S34 Results of the meta-regression of the terrestrial data set with the amplitude of the fluctuation as the moderator. </w:delText>
        </w:r>
        <w:r w:rsidRPr="0040411C" w:rsidDel="000C0BA3">
          <w:rPr>
            <w:rFonts w:ascii="Times New Roman" w:hAnsi="Times New Roman" w:cs="Times New Roman"/>
            <w:sz w:val="24"/>
            <w:szCs w:val="24"/>
          </w:rPr>
          <w:delText>Number of studies, species and effect sizes are totals from the subset of data with organisms from terrestrial environments. Effect size = PRRD</w:delText>
        </w:r>
        <w:r w:rsidRPr="0040411C" w:rsidDel="000C0BA3">
          <w:rPr>
            <w:rFonts w:ascii="Times New Roman" w:hAnsi="Times New Roman" w:cs="Times New Roman"/>
            <w:sz w:val="24"/>
            <w:szCs w:val="24"/>
            <w:vertAlign w:val="subscript"/>
          </w:rPr>
          <w:delText>S</w:delText>
        </w:r>
        <w:r w:rsidRPr="0040411C"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1B1602" w:rsidDel="000C0BA3" w14:paraId="6E174AC9" w14:textId="055E7F91" w:rsidTr="00150BF6">
        <w:trPr>
          <w:trHeight w:val="312"/>
          <w:jc w:val="center"/>
          <w:del w:id="2715"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E75B97F" w14:textId="5982941E" w:rsidR="0067260A" w:rsidRPr="0040411C" w:rsidDel="000C0BA3" w:rsidRDefault="0067260A" w:rsidP="00150BF6">
            <w:pPr>
              <w:spacing w:after="0" w:line="276" w:lineRule="auto"/>
              <w:jc w:val="center"/>
              <w:rPr>
                <w:del w:id="2716" w:author="Daniel Noble" w:date="2025-04-01T13:40:00Z" w16du:dateUtc="2025-04-01T02:40:00Z"/>
                <w:rFonts w:ascii="Times New Roman" w:eastAsia="Times New Roman" w:hAnsi="Times New Roman" w:cs="Times New Roman"/>
                <w:b/>
                <w:bCs/>
                <w:color w:val="000000"/>
                <w:sz w:val="24"/>
                <w:szCs w:val="24"/>
                <w:lang w:eastAsia="en-AU"/>
              </w:rPr>
            </w:pPr>
            <w:del w:id="271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Terrestrial Organisms (PRRD</w:delText>
              </w:r>
              <w:r w:rsidRPr="0040411C" w:rsidDel="000C0BA3">
                <w:rPr>
                  <w:rFonts w:ascii="Times New Roman" w:eastAsia="Times New Roman" w:hAnsi="Times New Roman" w:cs="Times New Roman"/>
                  <w:b/>
                  <w:bCs/>
                  <w:color w:val="000000"/>
                  <w:sz w:val="24"/>
                  <w:szCs w:val="24"/>
                  <w:vertAlign w:val="subscript"/>
                  <w:lang w:eastAsia="en-AU"/>
                </w:rPr>
                <w:delText>S</w:delText>
              </w:r>
              <w:r w:rsidRPr="0040411C"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559FA47" w14:textId="1D4D9BF9" w:rsidR="0067260A" w:rsidRPr="0040411C" w:rsidDel="000C0BA3" w:rsidRDefault="0067260A" w:rsidP="00150BF6">
            <w:pPr>
              <w:spacing w:after="0" w:line="276" w:lineRule="auto"/>
              <w:jc w:val="center"/>
              <w:rPr>
                <w:del w:id="2718" w:author="Daniel Noble" w:date="2025-04-01T13:40:00Z" w16du:dateUtc="2025-04-01T02:40:00Z"/>
                <w:rFonts w:ascii="Times New Roman" w:eastAsia="Times New Roman" w:hAnsi="Times New Roman" w:cs="Times New Roman"/>
                <w:b/>
                <w:bCs/>
                <w:color w:val="000000"/>
                <w:sz w:val="24"/>
                <w:szCs w:val="24"/>
                <w:lang w:eastAsia="en-AU"/>
              </w:rPr>
            </w:pPr>
            <w:del w:id="271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7E35805" w14:textId="5EF14C8B" w:rsidR="0067260A" w:rsidRPr="0040411C" w:rsidDel="000C0BA3" w:rsidRDefault="0067260A" w:rsidP="00150BF6">
            <w:pPr>
              <w:spacing w:after="0" w:line="276" w:lineRule="auto"/>
              <w:jc w:val="center"/>
              <w:rPr>
                <w:del w:id="2720" w:author="Daniel Noble" w:date="2025-04-01T13:40:00Z" w16du:dateUtc="2025-04-01T02:40:00Z"/>
                <w:rFonts w:ascii="Times New Roman" w:eastAsia="Times New Roman" w:hAnsi="Times New Roman" w:cs="Times New Roman"/>
                <w:b/>
                <w:bCs/>
                <w:color w:val="000000"/>
                <w:sz w:val="24"/>
                <w:szCs w:val="24"/>
                <w:lang w:eastAsia="en-AU"/>
              </w:rPr>
            </w:pPr>
            <w:del w:id="2721"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67B4BD09" w14:textId="5C52C48C" w:rsidR="0067260A" w:rsidRPr="0040411C" w:rsidDel="000C0BA3" w:rsidRDefault="0067260A" w:rsidP="00150BF6">
            <w:pPr>
              <w:spacing w:after="0" w:line="276" w:lineRule="auto"/>
              <w:jc w:val="center"/>
              <w:rPr>
                <w:del w:id="2722" w:author="Daniel Noble" w:date="2025-04-01T13:40:00Z" w16du:dateUtc="2025-04-01T02:40:00Z"/>
                <w:rFonts w:ascii="Times New Roman" w:eastAsia="Times New Roman" w:hAnsi="Times New Roman" w:cs="Times New Roman"/>
                <w:b/>
                <w:bCs/>
                <w:color w:val="000000"/>
                <w:sz w:val="24"/>
                <w:szCs w:val="24"/>
                <w:lang w:eastAsia="en-AU"/>
              </w:rPr>
            </w:pPr>
            <w:del w:id="2723"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BC500FA" w14:textId="53D25C12" w:rsidR="0067260A" w:rsidRPr="0040411C" w:rsidDel="000C0BA3" w:rsidRDefault="0067260A" w:rsidP="00150BF6">
            <w:pPr>
              <w:spacing w:after="0" w:line="276" w:lineRule="auto"/>
              <w:jc w:val="center"/>
              <w:rPr>
                <w:del w:id="2724" w:author="Daniel Noble" w:date="2025-04-01T13:40:00Z" w16du:dateUtc="2025-04-01T02:40:00Z"/>
                <w:rFonts w:ascii="Times New Roman" w:eastAsia="Times New Roman" w:hAnsi="Times New Roman" w:cs="Times New Roman"/>
                <w:b/>
                <w:bCs/>
                <w:color w:val="000000"/>
                <w:sz w:val="24"/>
                <w:szCs w:val="24"/>
                <w:lang w:eastAsia="en-AU"/>
              </w:rPr>
            </w:pPr>
            <w:del w:id="2725"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C33036" w14:textId="040F0B57" w:rsidR="0067260A" w:rsidRPr="0040411C" w:rsidDel="000C0BA3" w:rsidRDefault="0067260A" w:rsidP="00150BF6">
            <w:pPr>
              <w:spacing w:after="0" w:line="276" w:lineRule="auto"/>
              <w:jc w:val="center"/>
              <w:rPr>
                <w:del w:id="2726" w:author="Daniel Noble" w:date="2025-04-01T13:40:00Z" w16du:dateUtc="2025-04-01T02:40:00Z"/>
                <w:rFonts w:ascii="Times New Roman" w:eastAsia="Times New Roman" w:hAnsi="Times New Roman" w:cs="Times New Roman"/>
                <w:b/>
                <w:bCs/>
                <w:color w:val="000000"/>
                <w:sz w:val="24"/>
                <w:szCs w:val="24"/>
                <w:lang w:eastAsia="en-AU"/>
              </w:rPr>
            </w:pPr>
            <w:del w:id="272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E1D8D11" w14:textId="4612BB8B" w:rsidR="0067260A" w:rsidRPr="0040411C" w:rsidDel="000C0BA3" w:rsidRDefault="0067260A" w:rsidP="00150BF6">
            <w:pPr>
              <w:spacing w:after="0" w:line="276" w:lineRule="auto"/>
              <w:jc w:val="center"/>
              <w:rPr>
                <w:del w:id="2728" w:author="Daniel Noble" w:date="2025-04-01T13:40:00Z" w16du:dateUtc="2025-04-01T02:40:00Z"/>
                <w:rFonts w:ascii="Times New Roman" w:eastAsia="Times New Roman" w:hAnsi="Times New Roman" w:cs="Times New Roman"/>
                <w:b/>
                <w:bCs/>
                <w:color w:val="000000"/>
                <w:sz w:val="24"/>
                <w:szCs w:val="24"/>
                <w:lang w:eastAsia="en-AU"/>
              </w:rPr>
            </w:pPr>
            <w:del w:id="272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EB98BFC" w14:textId="514D1C2D" w:rsidR="0067260A" w:rsidRPr="0040411C" w:rsidDel="000C0BA3" w:rsidRDefault="0067260A" w:rsidP="00150BF6">
            <w:pPr>
              <w:spacing w:after="0" w:line="276" w:lineRule="auto"/>
              <w:jc w:val="center"/>
              <w:rPr>
                <w:del w:id="2730" w:author="Daniel Noble" w:date="2025-04-01T13:40:00Z" w16du:dateUtc="2025-04-01T02:40:00Z"/>
                <w:rFonts w:ascii="Times New Roman" w:eastAsia="Times New Roman" w:hAnsi="Times New Roman" w:cs="Times New Roman"/>
                <w:b/>
                <w:bCs/>
                <w:color w:val="000000"/>
                <w:sz w:val="24"/>
                <w:szCs w:val="24"/>
                <w:lang w:eastAsia="en-AU"/>
              </w:rPr>
            </w:pPr>
            <w:del w:id="2731"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3C0EF9" w14:textId="01B12ED6" w:rsidR="0067260A" w:rsidRPr="0040411C" w:rsidDel="000C0BA3" w:rsidRDefault="0067260A" w:rsidP="00150BF6">
            <w:pPr>
              <w:spacing w:after="0" w:line="276" w:lineRule="auto"/>
              <w:jc w:val="center"/>
              <w:rPr>
                <w:del w:id="2732" w:author="Daniel Noble" w:date="2025-04-01T13:40:00Z" w16du:dateUtc="2025-04-01T02:40:00Z"/>
                <w:rFonts w:ascii="Times New Roman" w:eastAsia="Times New Roman" w:hAnsi="Times New Roman" w:cs="Times New Roman"/>
                <w:b/>
                <w:bCs/>
                <w:color w:val="000000"/>
                <w:sz w:val="24"/>
                <w:szCs w:val="24"/>
                <w:lang w:eastAsia="en-AU"/>
              </w:rPr>
            </w:pPr>
            <w:del w:id="2733"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p-value</w:delText>
              </w:r>
            </w:del>
          </w:p>
        </w:tc>
      </w:tr>
      <w:tr w:rsidR="0067260A" w:rsidRPr="001B1602" w:rsidDel="000C0BA3" w14:paraId="0C087020" w14:textId="19C2479C" w:rsidTr="00150BF6">
        <w:trPr>
          <w:trHeight w:val="288"/>
          <w:jc w:val="center"/>
          <w:del w:id="2734"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0E9CE341" w14:textId="50B7B880" w:rsidR="0067260A" w:rsidRPr="0040411C" w:rsidDel="000C0BA3" w:rsidRDefault="0067260A" w:rsidP="00150BF6">
            <w:pPr>
              <w:spacing w:after="0" w:line="276" w:lineRule="auto"/>
              <w:rPr>
                <w:del w:id="2735" w:author="Daniel Noble" w:date="2025-04-01T13:40:00Z" w16du:dateUtc="2025-04-01T02:40:00Z"/>
                <w:rFonts w:ascii="Times New Roman" w:eastAsia="Times New Roman" w:hAnsi="Times New Roman" w:cs="Times New Roman"/>
                <w:b/>
                <w:bCs/>
                <w:color w:val="000000"/>
                <w:sz w:val="24"/>
                <w:szCs w:val="24"/>
                <w:lang w:eastAsia="en-AU"/>
              </w:rPr>
            </w:pPr>
            <w:del w:id="273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Amplitude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3C6ED2F" w14:textId="0107FE9C" w:rsidR="0067260A" w:rsidRPr="0040411C" w:rsidDel="000C0BA3" w:rsidRDefault="0067260A" w:rsidP="00150BF6">
            <w:pPr>
              <w:spacing w:after="0" w:line="276" w:lineRule="auto"/>
              <w:jc w:val="center"/>
              <w:rPr>
                <w:del w:id="2737" w:author="Daniel Noble" w:date="2025-04-01T13:40:00Z" w16du:dateUtc="2025-04-01T02:40:00Z"/>
                <w:rFonts w:ascii="Times New Roman" w:eastAsia="Times New Roman" w:hAnsi="Times New Roman" w:cs="Times New Roman"/>
                <w:color w:val="000000"/>
                <w:sz w:val="24"/>
                <w:szCs w:val="24"/>
                <w:lang w:eastAsia="en-AU"/>
              </w:rPr>
            </w:pPr>
            <w:del w:id="273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31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186033B" w14:textId="0C117D0A" w:rsidR="0067260A" w:rsidRPr="0040411C" w:rsidDel="000C0BA3" w:rsidRDefault="0067260A" w:rsidP="00150BF6">
            <w:pPr>
              <w:spacing w:after="0" w:line="276" w:lineRule="auto"/>
              <w:jc w:val="center"/>
              <w:rPr>
                <w:del w:id="2739" w:author="Daniel Noble" w:date="2025-04-01T13:40:00Z" w16du:dateUtc="2025-04-01T02:40:00Z"/>
                <w:rFonts w:ascii="Times New Roman" w:eastAsia="Times New Roman" w:hAnsi="Times New Roman" w:cs="Times New Roman"/>
                <w:color w:val="000000"/>
                <w:sz w:val="24"/>
                <w:szCs w:val="24"/>
                <w:lang w:eastAsia="en-AU"/>
              </w:rPr>
            </w:pPr>
            <w:del w:id="274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29</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D36E27F" w14:textId="30BA20D1" w:rsidR="0067260A" w:rsidRPr="0040411C" w:rsidDel="000C0BA3" w:rsidRDefault="0067260A" w:rsidP="00150BF6">
            <w:pPr>
              <w:spacing w:after="0" w:line="276" w:lineRule="auto"/>
              <w:jc w:val="center"/>
              <w:rPr>
                <w:del w:id="2741" w:author="Daniel Noble" w:date="2025-04-01T13:40:00Z" w16du:dateUtc="2025-04-01T02:40:00Z"/>
                <w:rFonts w:ascii="Times New Roman" w:eastAsia="Times New Roman" w:hAnsi="Times New Roman" w:cs="Times New Roman"/>
                <w:color w:val="000000"/>
                <w:sz w:val="24"/>
                <w:szCs w:val="24"/>
                <w:lang w:eastAsia="en-AU"/>
              </w:rPr>
            </w:pPr>
            <w:del w:id="274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152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D9C09E9" w14:textId="104BCEA1" w:rsidR="0067260A" w:rsidRPr="0040411C" w:rsidDel="000C0BA3" w:rsidRDefault="0067260A" w:rsidP="00150BF6">
            <w:pPr>
              <w:spacing w:after="0" w:line="276" w:lineRule="auto"/>
              <w:jc w:val="center"/>
              <w:rPr>
                <w:del w:id="2743" w:author="Daniel Noble" w:date="2025-04-01T13:40:00Z" w16du:dateUtc="2025-04-01T02:40:00Z"/>
                <w:rFonts w:ascii="Times New Roman" w:eastAsia="Times New Roman" w:hAnsi="Times New Roman" w:cs="Times New Roman"/>
                <w:color w:val="000000"/>
                <w:sz w:val="24"/>
                <w:szCs w:val="24"/>
                <w:lang w:eastAsia="en-AU"/>
              </w:rPr>
            </w:pPr>
            <w:del w:id="274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0.0001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6351F6F" w14:textId="6556A531" w:rsidR="0067260A" w:rsidRPr="0040411C" w:rsidDel="000C0BA3" w:rsidRDefault="0067260A" w:rsidP="00150BF6">
            <w:pPr>
              <w:spacing w:after="0" w:line="276" w:lineRule="auto"/>
              <w:jc w:val="center"/>
              <w:rPr>
                <w:del w:id="2745" w:author="Daniel Noble" w:date="2025-04-01T13:40:00Z" w16du:dateUtc="2025-04-01T02:40:00Z"/>
                <w:rFonts w:ascii="Times New Roman" w:eastAsia="Times New Roman" w:hAnsi="Times New Roman" w:cs="Times New Roman"/>
                <w:color w:val="000000"/>
                <w:sz w:val="24"/>
                <w:szCs w:val="24"/>
                <w:lang w:eastAsia="en-AU"/>
              </w:rPr>
            </w:pPr>
            <w:del w:id="274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-0.0026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F03E5D4" w14:textId="16BBE6AE" w:rsidR="0067260A" w:rsidRPr="0040411C" w:rsidDel="000C0BA3" w:rsidRDefault="0067260A" w:rsidP="00150BF6">
            <w:pPr>
              <w:spacing w:after="0" w:line="276" w:lineRule="auto"/>
              <w:jc w:val="center"/>
              <w:rPr>
                <w:del w:id="2747" w:author="Daniel Noble" w:date="2025-04-01T13:40:00Z" w16du:dateUtc="2025-04-01T02:40:00Z"/>
                <w:rFonts w:ascii="Times New Roman" w:eastAsia="Times New Roman" w:hAnsi="Times New Roman" w:cs="Times New Roman"/>
                <w:color w:val="000000"/>
                <w:sz w:val="24"/>
                <w:szCs w:val="24"/>
                <w:lang w:eastAsia="en-AU"/>
              </w:rPr>
            </w:pPr>
            <w:del w:id="274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0.0027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394BD32" w14:textId="69498F54" w:rsidR="0067260A" w:rsidRPr="0040411C" w:rsidDel="000C0BA3" w:rsidRDefault="0067260A" w:rsidP="00150BF6">
            <w:pPr>
              <w:spacing w:after="0" w:line="276" w:lineRule="auto"/>
              <w:jc w:val="center"/>
              <w:rPr>
                <w:del w:id="2749" w:author="Daniel Noble" w:date="2025-04-01T13:40:00Z" w16du:dateUtc="2025-04-01T02:40:00Z"/>
                <w:rFonts w:ascii="Times New Roman" w:eastAsia="Times New Roman" w:hAnsi="Times New Roman" w:cs="Times New Roman"/>
                <w:color w:val="000000"/>
                <w:sz w:val="24"/>
                <w:szCs w:val="24"/>
                <w:lang w:eastAsia="en-AU"/>
              </w:rPr>
            </w:pPr>
            <w:del w:id="275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57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C2B166F" w14:textId="65661F0E" w:rsidR="0067260A" w:rsidRPr="0040411C" w:rsidDel="000C0BA3" w:rsidRDefault="0067260A" w:rsidP="00150BF6">
            <w:pPr>
              <w:spacing w:after="0" w:line="276" w:lineRule="auto"/>
              <w:jc w:val="center"/>
              <w:rPr>
                <w:del w:id="2751" w:author="Daniel Noble" w:date="2025-04-01T13:40:00Z" w16du:dateUtc="2025-04-01T02:40:00Z"/>
                <w:rFonts w:ascii="Times New Roman" w:eastAsia="Times New Roman" w:hAnsi="Times New Roman" w:cs="Times New Roman"/>
                <w:color w:val="000000"/>
                <w:sz w:val="24"/>
                <w:szCs w:val="24"/>
                <w:lang w:eastAsia="en-AU"/>
              </w:rPr>
            </w:pPr>
            <w:del w:id="275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0.9521</w:delText>
              </w:r>
            </w:del>
          </w:p>
        </w:tc>
      </w:tr>
    </w:tbl>
    <w:p w14:paraId="3AC24043" w14:textId="4D41F840" w:rsidR="0067260A" w:rsidDel="000C0BA3" w:rsidRDefault="0067260A" w:rsidP="0067260A">
      <w:pPr>
        <w:rPr>
          <w:del w:id="2753" w:author="Daniel Noble" w:date="2025-04-01T13:40:00Z" w16du:dateUtc="2025-04-01T02:40:00Z"/>
        </w:rPr>
      </w:pPr>
    </w:p>
    <w:p w14:paraId="49280C80" w14:textId="76DD7B26" w:rsidR="0067260A" w:rsidDel="000C0BA3" w:rsidRDefault="0067260A" w:rsidP="0067260A">
      <w:pPr>
        <w:rPr>
          <w:del w:id="2754" w:author="Daniel Noble" w:date="2025-04-01T13:40:00Z" w16du:dateUtc="2025-04-01T02:40:00Z"/>
          <w:b/>
          <w:bCs/>
        </w:rPr>
      </w:pPr>
    </w:p>
    <w:p w14:paraId="20747341" w14:textId="29CA6115" w:rsidR="0067260A" w:rsidDel="000C0BA3" w:rsidRDefault="0067260A" w:rsidP="0067260A">
      <w:pPr>
        <w:rPr>
          <w:del w:id="2755" w:author="Daniel Noble" w:date="2025-04-01T13:40:00Z" w16du:dateUtc="2025-04-01T02:40:00Z"/>
          <w:b/>
          <w:bCs/>
        </w:rPr>
      </w:pPr>
    </w:p>
    <w:p w14:paraId="2E76358B" w14:textId="53FB3B45" w:rsidR="0067260A" w:rsidDel="000C0BA3" w:rsidRDefault="0067260A" w:rsidP="0067260A">
      <w:pPr>
        <w:rPr>
          <w:del w:id="2756" w:author="Daniel Noble" w:date="2025-04-01T13:40:00Z" w16du:dateUtc="2025-04-01T02:40:00Z"/>
          <w:b/>
          <w:bCs/>
        </w:rPr>
      </w:pPr>
    </w:p>
    <w:p w14:paraId="07F0E06E" w14:textId="2886E199" w:rsidR="0067260A" w:rsidRPr="0040411C" w:rsidDel="000C0BA3" w:rsidRDefault="0067260A" w:rsidP="0067260A">
      <w:pPr>
        <w:spacing w:line="480" w:lineRule="auto"/>
        <w:rPr>
          <w:del w:id="2757" w:author="Daniel Noble" w:date="2025-04-01T13:40:00Z" w16du:dateUtc="2025-04-01T02:40:00Z"/>
          <w:rFonts w:ascii="Times New Roman" w:hAnsi="Times New Roman" w:cs="Times New Roman"/>
          <w:sz w:val="24"/>
          <w:szCs w:val="24"/>
        </w:rPr>
      </w:pPr>
      <w:del w:id="2758" w:author="Daniel Noble" w:date="2025-04-01T13:40:00Z" w16du:dateUtc="2025-04-01T02:40:00Z">
        <w:r w:rsidRPr="0040411C" w:rsidDel="000C0BA3">
          <w:rPr>
            <w:rFonts w:ascii="Times New Roman" w:hAnsi="Times New Roman" w:cs="Times New Roman"/>
            <w:b/>
            <w:bCs/>
            <w:sz w:val="24"/>
            <w:szCs w:val="24"/>
          </w:rPr>
          <w:delText xml:space="preserve">Table S35 Results of the meta-regression of the terrestrial data set with fluctuation type as the moderator. </w:delText>
        </w:r>
        <w:r w:rsidRPr="0040411C" w:rsidDel="000C0BA3">
          <w:rPr>
            <w:rFonts w:ascii="Times New Roman" w:hAnsi="Times New Roman" w:cs="Times New Roman"/>
            <w:sz w:val="24"/>
            <w:szCs w:val="24"/>
          </w:rPr>
          <w:delText>Number of studies, species and effect sizes are totals from the subset of data with organisms from terrestrial environments. Effect size = PRRD</w:delText>
        </w:r>
        <w:r w:rsidRPr="0040411C" w:rsidDel="000C0BA3">
          <w:rPr>
            <w:rFonts w:ascii="Times New Roman" w:hAnsi="Times New Roman" w:cs="Times New Roman"/>
            <w:sz w:val="24"/>
            <w:szCs w:val="24"/>
            <w:vertAlign w:val="subscript"/>
          </w:rPr>
          <w:delText>S</w:delText>
        </w:r>
        <w:r w:rsidRPr="0040411C" w:rsidDel="000C0BA3">
          <w:rPr>
            <w:rFonts w:ascii="Times New Roman" w:hAnsi="Times New Roman" w:cs="Times New Roman"/>
            <w:sz w:val="24"/>
            <w:szCs w:val="24"/>
          </w:rPr>
          <w:delText>.</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1B1602" w:rsidDel="000C0BA3" w14:paraId="3144EA06" w14:textId="54E699AA" w:rsidTr="00150BF6">
        <w:trPr>
          <w:trHeight w:val="312"/>
          <w:jc w:val="center"/>
          <w:del w:id="2759"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EDE81A6" w14:textId="491D53AA" w:rsidR="0067260A" w:rsidRPr="0040411C" w:rsidDel="000C0BA3" w:rsidRDefault="0067260A" w:rsidP="00150BF6">
            <w:pPr>
              <w:spacing w:after="0" w:line="276" w:lineRule="auto"/>
              <w:jc w:val="center"/>
              <w:rPr>
                <w:del w:id="2760" w:author="Daniel Noble" w:date="2025-04-01T13:40:00Z" w16du:dateUtc="2025-04-01T02:40:00Z"/>
                <w:rFonts w:ascii="Times New Roman" w:eastAsia="Times New Roman" w:hAnsi="Times New Roman" w:cs="Times New Roman"/>
                <w:b/>
                <w:bCs/>
                <w:color w:val="000000"/>
                <w:sz w:val="24"/>
                <w:szCs w:val="24"/>
                <w:lang w:eastAsia="en-AU"/>
              </w:rPr>
            </w:pPr>
            <w:del w:id="2761"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Terrestrial Organisms (PRRD</w:delText>
              </w:r>
              <w:r w:rsidRPr="0040411C" w:rsidDel="000C0BA3">
                <w:rPr>
                  <w:rFonts w:ascii="Times New Roman" w:eastAsia="Times New Roman" w:hAnsi="Times New Roman" w:cs="Times New Roman"/>
                  <w:b/>
                  <w:bCs/>
                  <w:color w:val="000000"/>
                  <w:sz w:val="24"/>
                  <w:szCs w:val="24"/>
                  <w:vertAlign w:val="subscript"/>
                  <w:lang w:eastAsia="en-AU"/>
                </w:rPr>
                <w:delText>S</w:delText>
              </w:r>
              <w:r w:rsidRPr="0040411C"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920A527" w14:textId="2216E39F" w:rsidR="0067260A" w:rsidRPr="0040411C" w:rsidDel="000C0BA3" w:rsidRDefault="0067260A" w:rsidP="00150BF6">
            <w:pPr>
              <w:spacing w:after="0" w:line="276" w:lineRule="auto"/>
              <w:jc w:val="center"/>
              <w:rPr>
                <w:del w:id="2762" w:author="Daniel Noble" w:date="2025-04-01T13:40:00Z" w16du:dateUtc="2025-04-01T02:40:00Z"/>
                <w:rFonts w:ascii="Times New Roman" w:eastAsia="Times New Roman" w:hAnsi="Times New Roman" w:cs="Times New Roman"/>
                <w:b/>
                <w:bCs/>
                <w:color w:val="000000"/>
                <w:sz w:val="24"/>
                <w:szCs w:val="24"/>
                <w:lang w:eastAsia="en-AU"/>
              </w:rPr>
            </w:pPr>
            <w:del w:id="2763"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46CBFED" w14:textId="6B58ABCB" w:rsidR="0067260A" w:rsidRPr="0040411C" w:rsidDel="000C0BA3" w:rsidRDefault="0067260A" w:rsidP="00150BF6">
            <w:pPr>
              <w:spacing w:after="0" w:line="276" w:lineRule="auto"/>
              <w:jc w:val="center"/>
              <w:rPr>
                <w:del w:id="2764" w:author="Daniel Noble" w:date="2025-04-01T13:40:00Z" w16du:dateUtc="2025-04-01T02:40:00Z"/>
                <w:rFonts w:ascii="Times New Roman" w:eastAsia="Times New Roman" w:hAnsi="Times New Roman" w:cs="Times New Roman"/>
                <w:b/>
                <w:bCs/>
                <w:color w:val="000000"/>
                <w:sz w:val="24"/>
                <w:szCs w:val="24"/>
                <w:lang w:eastAsia="en-AU"/>
              </w:rPr>
            </w:pPr>
            <w:del w:id="2765"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0B0BE38F" w14:textId="3DCDB403" w:rsidR="0067260A" w:rsidRPr="0040411C" w:rsidDel="000C0BA3" w:rsidRDefault="0067260A" w:rsidP="00150BF6">
            <w:pPr>
              <w:spacing w:after="0" w:line="276" w:lineRule="auto"/>
              <w:jc w:val="center"/>
              <w:rPr>
                <w:del w:id="2766" w:author="Daniel Noble" w:date="2025-04-01T13:40:00Z" w16du:dateUtc="2025-04-01T02:40:00Z"/>
                <w:rFonts w:ascii="Times New Roman" w:eastAsia="Times New Roman" w:hAnsi="Times New Roman" w:cs="Times New Roman"/>
                <w:b/>
                <w:bCs/>
                <w:color w:val="000000"/>
                <w:sz w:val="24"/>
                <w:szCs w:val="24"/>
                <w:lang w:eastAsia="en-AU"/>
              </w:rPr>
            </w:pPr>
            <w:del w:id="276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2258D2F" w14:textId="156EF1C5" w:rsidR="0067260A" w:rsidRPr="0040411C" w:rsidDel="000C0BA3" w:rsidRDefault="0067260A" w:rsidP="00150BF6">
            <w:pPr>
              <w:spacing w:after="0" w:line="276" w:lineRule="auto"/>
              <w:jc w:val="center"/>
              <w:rPr>
                <w:del w:id="2768" w:author="Daniel Noble" w:date="2025-04-01T13:40:00Z" w16du:dateUtc="2025-04-01T02:40:00Z"/>
                <w:rFonts w:ascii="Times New Roman" w:eastAsia="Times New Roman" w:hAnsi="Times New Roman" w:cs="Times New Roman"/>
                <w:b/>
                <w:bCs/>
                <w:color w:val="000000"/>
                <w:sz w:val="24"/>
                <w:szCs w:val="24"/>
                <w:lang w:eastAsia="en-AU"/>
              </w:rPr>
            </w:pPr>
            <w:del w:id="276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5A632AB" w14:textId="4A50753E" w:rsidR="0067260A" w:rsidRPr="0040411C" w:rsidDel="000C0BA3" w:rsidRDefault="0067260A" w:rsidP="00150BF6">
            <w:pPr>
              <w:spacing w:after="0" w:line="276" w:lineRule="auto"/>
              <w:jc w:val="center"/>
              <w:rPr>
                <w:del w:id="2770" w:author="Daniel Noble" w:date="2025-04-01T13:40:00Z" w16du:dateUtc="2025-04-01T02:40:00Z"/>
                <w:rFonts w:ascii="Times New Roman" w:eastAsia="Times New Roman" w:hAnsi="Times New Roman" w:cs="Times New Roman"/>
                <w:b/>
                <w:bCs/>
                <w:color w:val="000000"/>
                <w:sz w:val="24"/>
                <w:szCs w:val="24"/>
                <w:lang w:eastAsia="en-AU"/>
              </w:rPr>
            </w:pPr>
            <w:del w:id="2771"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3F2A7DB" w14:textId="48077B91" w:rsidR="0067260A" w:rsidRPr="0040411C" w:rsidDel="000C0BA3" w:rsidRDefault="0067260A" w:rsidP="00150BF6">
            <w:pPr>
              <w:spacing w:after="0" w:line="276" w:lineRule="auto"/>
              <w:jc w:val="center"/>
              <w:rPr>
                <w:del w:id="2772" w:author="Daniel Noble" w:date="2025-04-01T13:40:00Z" w16du:dateUtc="2025-04-01T02:40:00Z"/>
                <w:rFonts w:ascii="Times New Roman" w:eastAsia="Times New Roman" w:hAnsi="Times New Roman" w:cs="Times New Roman"/>
                <w:b/>
                <w:bCs/>
                <w:color w:val="000000"/>
                <w:sz w:val="24"/>
                <w:szCs w:val="24"/>
                <w:lang w:eastAsia="en-AU"/>
              </w:rPr>
            </w:pPr>
            <w:del w:id="2773"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1E5F50" w14:textId="7131924E" w:rsidR="0067260A" w:rsidRPr="0040411C" w:rsidDel="000C0BA3" w:rsidRDefault="0067260A" w:rsidP="00150BF6">
            <w:pPr>
              <w:spacing w:after="0" w:line="276" w:lineRule="auto"/>
              <w:jc w:val="center"/>
              <w:rPr>
                <w:del w:id="2774" w:author="Daniel Noble" w:date="2025-04-01T13:40:00Z" w16du:dateUtc="2025-04-01T02:40:00Z"/>
                <w:rFonts w:ascii="Times New Roman" w:eastAsia="Times New Roman" w:hAnsi="Times New Roman" w:cs="Times New Roman"/>
                <w:b/>
                <w:bCs/>
                <w:color w:val="000000"/>
                <w:sz w:val="24"/>
                <w:szCs w:val="24"/>
                <w:lang w:eastAsia="en-AU"/>
              </w:rPr>
            </w:pPr>
            <w:del w:id="2775"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B3B6955" w14:textId="00659A8C" w:rsidR="0067260A" w:rsidRPr="0040411C" w:rsidDel="000C0BA3" w:rsidRDefault="0067260A" w:rsidP="00150BF6">
            <w:pPr>
              <w:spacing w:after="0" w:line="276" w:lineRule="auto"/>
              <w:jc w:val="center"/>
              <w:rPr>
                <w:del w:id="2776" w:author="Daniel Noble" w:date="2025-04-01T13:40:00Z" w16du:dateUtc="2025-04-01T02:40:00Z"/>
                <w:rFonts w:ascii="Times New Roman" w:eastAsia="Times New Roman" w:hAnsi="Times New Roman" w:cs="Times New Roman"/>
                <w:b/>
                <w:bCs/>
                <w:color w:val="000000"/>
                <w:sz w:val="24"/>
                <w:szCs w:val="24"/>
                <w:lang w:eastAsia="en-AU"/>
              </w:rPr>
            </w:pPr>
            <w:del w:id="277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p-value</w:delText>
              </w:r>
            </w:del>
          </w:p>
        </w:tc>
      </w:tr>
      <w:tr w:rsidR="0067260A" w:rsidRPr="001B1602" w:rsidDel="000C0BA3" w14:paraId="13149B94" w14:textId="24C6686B" w:rsidTr="00150BF6">
        <w:trPr>
          <w:trHeight w:val="288"/>
          <w:jc w:val="center"/>
          <w:del w:id="2778"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3BD2C3AB" w14:textId="3AF72C84" w:rsidR="0067260A" w:rsidRPr="0040411C" w:rsidDel="000C0BA3" w:rsidRDefault="0067260A" w:rsidP="00150BF6">
            <w:pPr>
              <w:spacing w:after="0" w:line="276" w:lineRule="auto"/>
              <w:rPr>
                <w:del w:id="2779" w:author="Daniel Noble" w:date="2025-04-01T13:40:00Z" w16du:dateUtc="2025-04-01T02:40:00Z"/>
                <w:rFonts w:ascii="Times New Roman" w:eastAsia="Times New Roman" w:hAnsi="Times New Roman" w:cs="Times New Roman"/>
                <w:b/>
                <w:bCs/>
                <w:color w:val="000000"/>
                <w:sz w:val="24"/>
                <w:szCs w:val="24"/>
                <w:lang w:eastAsia="en-AU"/>
              </w:rPr>
            </w:pPr>
            <w:del w:id="278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Sinusoidal (Sine Curve)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FA948A5" w14:textId="67C45A13" w:rsidR="0067260A" w:rsidRPr="0040411C" w:rsidDel="000C0BA3" w:rsidRDefault="0067260A" w:rsidP="00150BF6">
            <w:pPr>
              <w:spacing w:after="0" w:line="276" w:lineRule="auto"/>
              <w:jc w:val="center"/>
              <w:rPr>
                <w:del w:id="2781" w:author="Daniel Noble" w:date="2025-04-01T13:40:00Z" w16du:dateUtc="2025-04-01T02:40:00Z"/>
                <w:rFonts w:ascii="Times New Roman" w:eastAsia="Times New Roman" w:hAnsi="Times New Roman" w:cs="Times New Roman"/>
                <w:color w:val="000000"/>
                <w:sz w:val="24"/>
                <w:szCs w:val="24"/>
                <w:lang w:eastAsia="en-AU"/>
              </w:rPr>
            </w:pPr>
            <w:del w:id="278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C54AD65" w14:textId="5BB749BE" w:rsidR="0067260A" w:rsidRPr="0040411C" w:rsidDel="000C0BA3" w:rsidRDefault="0067260A" w:rsidP="00150BF6">
            <w:pPr>
              <w:spacing w:after="0" w:line="276" w:lineRule="auto"/>
              <w:jc w:val="center"/>
              <w:rPr>
                <w:del w:id="2783" w:author="Daniel Noble" w:date="2025-04-01T13:40:00Z" w16du:dateUtc="2025-04-01T02:40:00Z"/>
                <w:rFonts w:ascii="Times New Roman" w:eastAsia="Times New Roman" w:hAnsi="Times New Roman" w:cs="Times New Roman"/>
                <w:color w:val="000000"/>
                <w:sz w:val="24"/>
                <w:szCs w:val="24"/>
                <w:lang w:eastAsia="en-AU"/>
              </w:rPr>
            </w:pPr>
            <w:del w:id="278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8</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78CD229" w14:textId="69886428" w:rsidR="0067260A" w:rsidRPr="0040411C" w:rsidDel="000C0BA3" w:rsidRDefault="0067260A" w:rsidP="00150BF6">
            <w:pPr>
              <w:spacing w:after="0" w:line="276" w:lineRule="auto"/>
              <w:jc w:val="center"/>
              <w:rPr>
                <w:del w:id="2785" w:author="Daniel Noble" w:date="2025-04-01T13:40:00Z" w16du:dateUtc="2025-04-01T02:40:00Z"/>
                <w:rFonts w:ascii="Times New Roman" w:eastAsia="Times New Roman" w:hAnsi="Times New Roman" w:cs="Times New Roman"/>
                <w:color w:val="000000"/>
                <w:sz w:val="24"/>
                <w:szCs w:val="24"/>
                <w:lang w:eastAsia="en-AU"/>
              </w:rPr>
            </w:pPr>
            <w:del w:id="278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35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06739E7" w14:textId="6B4F17BF" w:rsidR="0067260A" w:rsidRPr="0040411C" w:rsidDel="000C0BA3" w:rsidRDefault="0067260A" w:rsidP="00150BF6">
            <w:pPr>
              <w:spacing w:after="0" w:line="276" w:lineRule="auto"/>
              <w:jc w:val="center"/>
              <w:rPr>
                <w:del w:id="2787" w:author="Daniel Noble" w:date="2025-04-01T13:40:00Z" w16du:dateUtc="2025-04-01T02:40:00Z"/>
                <w:rFonts w:ascii="Times New Roman" w:eastAsia="Times New Roman" w:hAnsi="Times New Roman" w:cs="Times New Roman"/>
                <w:color w:val="000000"/>
                <w:sz w:val="24"/>
                <w:szCs w:val="24"/>
                <w:lang w:eastAsia="en-AU"/>
              </w:rPr>
            </w:pPr>
            <w:del w:id="278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-0.0022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324FF93" w14:textId="6FBA809B" w:rsidR="0067260A" w:rsidRPr="0040411C" w:rsidDel="000C0BA3" w:rsidRDefault="0067260A" w:rsidP="00150BF6">
            <w:pPr>
              <w:spacing w:after="0" w:line="276" w:lineRule="auto"/>
              <w:jc w:val="center"/>
              <w:rPr>
                <w:del w:id="2789" w:author="Daniel Noble" w:date="2025-04-01T13:40:00Z" w16du:dateUtc="2025-04-01T02:40:00Z"/>
                <w:rFonts w:ascii="Times New Roman" w:eastAsia="Times New Roman" w:hAnsi="Times New Roman" w:cs="Times New Roman"/>
                <w:color w:val="000000"/>
                <w:sz w:val="24"/>
                <w:szCs w:val="24"/>
                <w:lang w:eastAsia="en-AU"/>
              </w:rPr>
            </w:pPr>
            <w:del w:id="279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-0.0774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D6D8E22" w14:textId="41E8245B" w:rsidR="0067260A" w:rsidRPr="0040411C" w:rsidDel="000C0BA3" w:rsidRDefault="0067260A" w:rsidP="00150BF6">
            <w:pPr>
              <w:spacing w:after="0" w:line="276" w:lineRule="auto"/>
              <w:jc w:val="center"/>
              <w:rPr>
                <w:del w:id="2791" w:author="Daniel Noble" w:date="2025-04-01T13:40:00Z" w16du:dateUtc="2025-04-01T02:40:00Z"/>
                <w:rFonts w:ascii="Times New Roman" w:eastAsia="Times New Roman" w:hAnsi="Times New Roman" w:cs="Times New Roman"/>
                <w:color w:val="000000"/>
                <w:sz w:val="24"/>
                <w:szCs w:val="24"/>
                <w:lang w:eastAsia="en-AU"/>
              </w:rPr>
            </w:pPr>
            <w:del w:id="279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0.0730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EF27F21" w14:textId="616A6994" w:rsidR="0067260A" w:rsidRPr="0040411C" w:rsidDel="000C0BA3" w:rsidRDefault="0067260A" w:rsidP="00150BF6">
            <w:pPr>
              <w:spacing w:after="0" w:line="276" w:lineRule="auto"/>
              <w:jc w:val="center"/>
              <w:rPr>
                <w:del w:id="2793" w:author="Daniel Noble" w:date="2025-04-01T13:40:00Z" w16du:dateUtc="2025-04-01T02:40:00Z"/>
                <w:rFonts w:ascii="Times New Roman" w:eastAsia="Times New Roman" w:hAnsi="Times New Roman" w:cs="Times New Roman"/>
                <w:color w:val="000000"/>
                <w:sz w:val="24"/>
                <w:szCs w:val="24"/>
                <w:lang w:eastAsia="en-AU"/>
              </w:rPr>
            </w:pPr>
            <w:del w:id="279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40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803C120" w14:textId="0CEABFA2" w:rsidR="0067260A" w:rsidRPr="0040411C" w:rsidDel="000C0BA3" w:rsidRDefault="0067260A" w:rsidP="00150BF6">
            <w:pPr>
              <w:spacing w:after="0" w:line="276" w:lineRule="auto"/>
              <w:jc w:val="center"/>
              <w:rPr>
                <w:del w:id="2795" w:author="Daniel Noble" w:date="2025-04-01T13:40:00Z" w16du:dateUtc="2025-04-01T02:40:00Z"/>
                <w:rFonts w:ascii="Times New Roman" w:eastAsia="Times New Roman" w:hAnsi="Times New Roman" w:cs="Times New Roman"/>
                <w:color w:val="000000"/>
                <w:sz w:val="24"/>
                <w:szCs w:val="24"/>
                <w:lang w:eastAsia="en-AU"/>
              </w:rPr>
            </w:pPr>
            <w:del w:id="279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0.9529</w:delText>
              </w:r>
            </w:del>
          </w:p>
        </w:tc>
      </w:tr>
      <w:tr w:rsidR="0067260A" w:rsidRPr="001B1602" w:rsidDel="000C0BA3" w14:paraId="6E64307B" w14:textId="17C8DA84" w:rsidTr="00150BF6">
        <w:trPr>
          <w:trHeight w:val="288"/>
          <w:jc w:val="center"/>
          <w:del w:id="2797"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18A14406" w14:textId="2EDC0FA5" w:rsidR="0067260A" w:rsidRPr="0040411C" w:rsidDel="000C0BA3" w:rsidRDefault="0067260A" w:rsidP="00150BF6">
            <w:pPr>
              <w:spacing w:after="0" w:line="276" w:lineRule="auto"/>
              <w:rPr>
                <w:del w:id="2798" w:author="Daniel Noble" w:date="2025-04-01T13:40:00Z" w16du:dateUtc="2025-04-01T02:40:00Z"/>
                <w:rFonts w:ascii="Times New Roman" w:eastAsia="Times New Roman" w:hAnsi="Times New Roman" w:cs="Times New Roman"/>
                <w:b/>
                <w:bCs/>
                <w:color w:val="000000"/>
                <w:sz w:val="24"/>
                <w:szCs w:val="24"/>
                <w:lang w:eastAsia="en-AU"/>
              </w:rPr>
            </w:pPr>
            <w:del w:id="279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Alternating</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DBB6A0D" w14:textId="7F4FCEE2" w:rsidR="0067260A" w:rsidRPr="0040411C" w:rsidDel="000C0BA3" w:rsidRDefault="0067260A" w:rsidP="00150BF6">
            <w:pPr>
              <w:spacing w:after="0" w:line="276" w:lineRule="auto"/>
              <w:jc w:val="center"/>
              <w:rPr>
                <w:del w:id="2800" w:author="Daniel Noble" w:date="2025-04-01T13:40:00Z" w16du:dateUtc="2025-04-01T02:40:00Z"/>
                <w:rFonts w:ascii="Times New Roman" w:eastAsia="Times New Roman" w:hAnsi="Times New Roman" w:cs="Times New Roman"/>
                <w:color w:val="000000"/>
                <w:sz w:val="24"/>
                <w:szCs w:val="24"/>
                <w:lang w:eastAsia="en-AU"/>
              </w:rPr>
            </w:pPr>
            <w:del w:id="280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9E066B1" w14:textId="03A97C50" w:rsidR="0067260A" w:rsidRPr="0040411C" w:rsidDel="000C0BA3" w:rsidRDefault="0067260A" w:rsidP="00150BF6">
            <w:pPr>
              <w:spacing w:after="0" w:line="276" w:lineRule="auto"/>
              <w:jc w:val="center"/>
              <w:rPr>
                <w:del w:id="2802" w:author="Daniel Noble" w:date="2025-04-01T13:40:00Z" w16du:dateUtc="2025-04-01T02:40:00Z"/>
                <w:rFonts w:ascii="Times New Roman" w:eastAsia="Times New Roman" w:hAnsi="Times New Roman" w:cs="Times New Roman"/>
                <w:color w:val="000000"/>
                <w:sz w:val="24"/>
                <w:szCs w:val="24"/>
                <w:lang w:eastAsia="en-AU"/>
              </w:rPr>
            </w:pPr>
            <w:del w:id="280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0D0526A" w14:textId="21733055" w:rsidR="0067260A" w:rsidRPr="0040411C" w:rsidDel="000C0BA3" w:rsidRDefault="0067260A" w:rsidP="00150BF6">
            <w:pPr>
              <w:spacing w:after="0" w:line="276" w:lineRule="auto"/>
              <w:jc w:val="center"/>
              <w:rPr>
                <w:del w:id="2804" w:author="Daniel Noble" w:date="2025-04-01T13:40:00Z" w16du:dateUtc="2025-04-01T02:40:00Z"/>
                <w:rFonts w:ascii="Times New Roman" w:eastAsia="Times New Roman" w:hAnsi="Times New Roman" w:cs="Times New Roman"/>
                <w:color w:val="000000"/>
                <w:sz w:val="24"/>
                <w:szCs w:val="24"/>
                <w:lang w:eastAsia="en-AU"/>
              </w:rPr>
            </w:pPr>
            <w:del w:id="280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42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F69C99" w14:textId="5C25C332" w:rsidR="0067260A" w:rsidRPr="0040411C" w:rsidDel="000C0BA3" w:rsidRDefault="0067260A" w:rsidP="00150BF6">
            <w:pPr>
              <w:spacing w:after="0" w:line="276" w:lineRule="auto"/>
              <w:jc w:val="center"/>
              <w:rPr>
                <w:del w:id="2806" w:author="Daniel Noble" w:date="2025-04-01T13:40:00Z" w16du:dateUtc="2025-04-01T02:40:00Z"/>
                <w:rFonts w:ascii="Times New Roman" w:eastAsia="Times New Roman" w:hAnsi="Times New Roman" w:cs="Times New Roman"/>
                <w:color w:val="000000"/>
                <w:sz w:val="24"/>
                <w:szCs w:val="24"/>
                <w:lang w:eastAsia="en-AU"/>
              </w:rPr>
            </w:pPr>
            <w:del w:id="280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9E28F99" w14:textId="32FAB30A" w:rsidR="0067260A" w:rsidRPr="0040411C" w:rsidDel="000C0BA3" w:rsidRDefault="0067260A" w:rsidP="00150BF6">
            <w:pPr>
              <w:spacing w:after="0" w:line="276" w:lineRule="auto"/>
              <w:jc w:val="center"/>
              <w:rPr>
                <w:del w:id="2808" w:author="Daniel Noble" w:date="2025-04-01T13:40:00Z" w16du:dateUtc="2025-04-01T02:40:00Z"/>
                <w:rFonts w:ascii="Times New Roman" w:eastAsia="Times New Roman" w:hAnsi="Times New Roman" w:cs="Times New Roman"/>
                <w:color w:val="000000"/>
                <w:sz w:val="24"/>
                <w:szCs w:val="24"/>
                <w:lang w:eastAsia="en-AU"/>
              </w:rPr>
            </w:pPr>
            <w:del w:id="280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-0.0330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3AB9747" w14:textId="3783966B" w:rsidR="0067260A" w:rsidRPr="0040411C" w:rsidDel="000C0BA3" w:rsidRDefault="0067260A" w:rsidP="00150BF6">
            <w:pPr>
              <w:spacing w:after="0" w:line="276" w:lineRule="auto"/>
              <w:jc w:val="center"/>
              <w:rPr>
                <w:del w:id="2810" w:author="Daniel Noble" w:date="2025-04-01T13:40:00Z" w16du:dateUtc="2025-04-01T02:40:00Z"/>
                <w:rFonts w:ascii="Times New Roman" w:eastAsia="Times New Roman" w:hAnsi="Times New Roman" w:cs="Times New Roman"/>
                <w:color w:val="000000"/>
                <w:sz w:val="24"/>
                <w:szCs w:val="24"/>
                <w:lang w:eastAsia="en-AU"/>
              </w:rPr>
            </w:pPr>
            <w:del w:id="281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0.0430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8D76F90" w14:textId="63975F6B" w:rsidR="0067260A" w:rsidRPr="0040411C" w:rsidDel="000C0BA3" w:rsidRDefault="0067260A" w:rsidP="00150BF6">
            <w:pPr>
              <w:spacing w:after="0" w:line="276" w:lineRule="auto"/>
              <w:jc w:val="center"/>
              <w:rPr>
                <w:del w:id="2812" w:author="Daniel Noble" w:date="2025-04-01T13:40:00Z" w16du:dateUtc="2025-04-01T02:40:00Z"/>
                <w:rFonts w:ascii="Times New Roman" w:eastAsia="Times New Roman" w:hAnsi="Times New Roman" w:cs="Times New Roman"/>
                <w:color w:val="000000"/>
                <w:sz w:val="24"/>
                <w:szCs w:val="24"/>
                <w:lang w:eastAsia="en-AU"/>
              </w:rPr>
            </w:pPr>
            <w:del w:id="281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BDFA907" w14:textId="140ED332" w:rsidR="0067260A" w:rsidRPr="0040411C" w:rsidDel="000C0BA3" w:rsidRDefault="0067260A" w:rsidP="00150BF6">
            <w:pPr>
              <w:spacing w:after="0" w:line="276" w:lineRule="auto"/>
              <w:jc w:val="center"/>
              <w:rPr>
                <w:del w:id="2814" w:author="Daniel Noble" w:date="2025-04-01T13:40:00Z" w16du:dateUtc="2025-04-01T02:40:00Z"/>
                <w:rFonts w:ascii="Times New Roman" w:eastAsia="Times New Roman" w:hAnsi="Times New Roman" w:cs="Times New Roman"/>
                <w:color w:val="000000"/>
                <w:sz w:val="24"/>
                <w:szCs w:val="24"/>
                <w:lang w:eastAsia="en-AU"/>
              </w:rPr>
            </w:pPr>
            <w:del w:id="281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0.7873</w:delText>
              </w:r>
            </w:del>
          </w:p>
        </w:tc>
      </w:tr>
      <w:tr w:rsidR="0067260A" w:rsidRPr="001B1602" w:rsidDel="000C0BA3" w14:paraId="0F459389" w14:textId="398C7963" w:rsidTr="00150BF6">
        <w:trPr>
          <w:trHeight w:val="288"/>
          <w:jc w:val="center"/>
          <w:del w:id="2816"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14A4CEB4" w14:textId="65B410E7" w:rsidR="0067260A" w:rsidRPr="0040411C" w:rsidDel="000C0BA3" w:rsidRDefault="0067260A" w:rsidP="00150BF6">
            <w:pPr>
              <w:spacing w:after="0" w:line="276" w:lineRule="auto"/>
              <w:rPr>
                <w:del w:id="2817" w:author="Daniel Noble" w:date="2025-04-01T13:40:00Z" w16du:dateUtc="2025-04-01T02:40:00Z"/>
                <w:rFonts w:ascii="Times New Roman" w:eastAsia="Times New Roman" w:hAnsi="Times New Roman" w:cs="Times New Roman"/>
                <w:b/>
                <w:bCs/>
                <w:color w:val="000000"/>
                <w:sz w:val="24"/>
                <w:szCs w:val="24"/>
                <w:lang w:eastAsia="en-AU"/>
              </w:rPr>
            </w:pPr>
            <w:del w:id="281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Stepwise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19A9826" w14:textId="46AC30D0" w:rsidR="0067260A" w:rsidRPr="0040411C" w:rsidDel="000C0BA3" w:rsidRDefault="0067260A" w:rsidP="00150BF6">
            <w:pPr>
              <w:spacing w:after="0" w:line="276" w:lineRule="auto"/>
              <w:jc w:val="center"/>
              <w:rPr>
                <w:del w:id="2819" w:author="Daniel Noble" w:date="2025-04-01T13:40:00Z" w16du:dateUtc="2025-04-01T02:40:00Z"/>
                <w:rFonts w:ascii="Times New Roman" w:eastAsia="Times New Roman" w:hAnsi="Times New Roman" w:cs="Times New Roman"/>
                <w:color w:val="000000"/>
                <w:sz w:val="24"/>
                <w:szCs w:val="24"/>
                <w:lang w:eastAsia="en-AU"/>
              </w:rPr>
            </w:pPr>
            <w:del w:id="282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2CBAB97" w14:textId="70B0341F" w:rsidR="0067260A" w:rsidRPr="0040411C" w:rsidDel="000C0BA3" w:rsidRDefault="0067260A" w:rsidP="00150BF6">
            <w:pPr>
              <w:spacing w:after="0" w:line="276" w:lineRule="auto"/>
              <w:jc w:val="center"/>
              <w:rPr>
                <w:del w:id="2821" w:author="Daniel Noble" w:date="2025-04-01T13:40:00Z" w16du:dateUtc="2025-04-01T02:40:00Z"/>
                <w:rFonts w:ascii="Times New Roman" w:eastAsia="Times New Roman" w:hAnsi="Times New Roman" w:cs="Times New Roman"/>
                <w:color w:val="000000"/>
                <w:sz w:val="24"/>
                <w:szCs w:val="24"/>
                <w:lang w:eastAsia="en-AU"/>
              </w:rPr>
            </w:pPr>
            <w:del w:id="282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A82AC21" w14:textId="683BD495" w:rsidR="0067260A" w:rsidRPr="0040411C" w:rsidDel="000C0BA3" w:rsidRDefault="0067260A" w:rsidP="00150BF6">
            <w:pPr>
              <w:spacing w:after="0" w:line="276" w:lineRule="auto"/>
              <w:jc w:val="center"/>
              <w:rPr>
                <w:del w:id="2823" w:author="Daniel Noble" w:date="2025-04-01T13:40:00Z" w16du:dateUtc="2025-04-01T02:40:00Z"/>
                <w:rFonts w:ascii="Times New Roman" w:eastAsia="Times New Roman" w:hAnsi="Times New Roman" w:cs="Times New Roman"/>
                <w:color w:val="000000"/>
                <w:sz w:val="24"/>
                <w:szCs w:val="24"/>
                <w:lang w:eastAsia="en-AU"/>
              </w:rPr>
            </w:pPr>
            <w:del w:id="282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46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2123399" w14:textId="6351ED25" w:rsidR="0067260A" w:rsidRPr="0040411C" w:rsidDel="000C0BA3" w:rsidRDefault="0067260A" w:rsidP="00150BF6">
            <w:pPr>
              <w:spacing w:after="0" w:line="276" w:lineRule="auto"/>
              <w:jc w:val="center"/>
              <w:rPr>
                <w:del w:id="2825" w:author="Daniel Noble" w:date="2025-04-01T13:40:00Z" w16du:dateUtc="2025-04-01T02:40:00Z"/>
                <w:rFonts w:ascii="Times New Roman" w:eastAsia="Times New Roman" w:hAnsi="Times New Roman" w:cs="Times New Roman"/>
                <w:color w:val="000000"/>
                <w:sz w:val="24"/>
                <w:szCs w:val="24"/>
                <w:lang w:eastAsia="en-AU"/>
              </w:rPr>
            </w:pPr>
            <w:del w:id="282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F52449C" w14:textId="78BF62EB" w:rsidR="0067260A" w:rsidRPr="0040411C" w:rsidDel="000C0BA3" w:rsidRDefault="0067260A" w:rsidP="00150BF6">
            <w:pPr>
              <w:spacing w:after="0" w:line="276" w:lineRule="auto"/>
              <w:jc w:val="center"/>
              <w:rPr>
                <w:del w:id="2827" w:author="Daniel Noble" w:date="2025-04-01T13:40:00Z" w16du:dateUtc="2025-04-01T02:40:00Z"/>
                <w:rFonts w:ascii="Times New Roman" w:eastAsia="Times New Roman" w:hAnsi="Times New Roman" w:cs="Times New Roman"/>
                <w:color w:val="000000"/>
                <w:sz w:val="24"/>
                <w:szCs w:val="24"/>
                <w:lang w:eastAsia="en-AU"/>
              </w:rPr>
            </w:pPr>
            <w:del w:id="282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-0.0694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21EC7D9" w14:textId="577DD377" w:rsidR="0067260A" w:rsidRPr="0040411C" w:rsidDel="000C0BA3" w:rsidRDefault="0067260A" w:rsidP="00150BF6">
            <w:pPr>
              <w:spacing w:after="0" w:line="276" w:lineRule="auto"/>
              <w:jc w:val="center"/>
              <w:rPr>
                <w:del w:id="2829" w:author="Daniel Noble" w:date="2025-04-01T13:40:00Z" w16du:dateUtc="2025-04-01T02:40:00Z"/>
                <w:rFonts w:ascii="Times New Roman" w:eastAsia="Times New Roman" w:hAnsi="Times New Roman" w:cs="Times New Roman"/>
                <w:color w:val="000000"/>
                <w:sz w:val="24"/>
                <w:szCs w:val="24"/>
                <w:lang w:eastAsia="en-AU"/>
              </w:rPr>
            </w:pPr>
            <w:del w:id="283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0.0767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1E5ABFE" w14:textId="0ABD344E" w:rsidR="0067260A" w:rsidRPr="0040411C" w:rsidDel="000C0BA3" w:rsidRDefault="0067260A" w:rsidP="00150BF6">
            <w:pPr>
              <w:spacing w:after="0" w:line="276" w:lineRule="auto"/>
              <w:jc w:val="center"/>
              <w:rPr>
                <w:del w:id="2831" w:author="Daniel Noble" w:date="2025-04-01T13:40:00Z" w16du:dateUtc="2025-04-01T02:40:00Z"/>
                <w:rFonts w:ascii="Times New Roman" w:eastAsia="Times New Roman" w:hAnsi="Times New Roman" w:cs="Times New Roman"/>
                <w:color w:val="000000"/>
                <w:sz w:val="24"/>
                <w:szCs w:val="24"/>
                <w:lang w:eastAsia="en-AU"/>
              </w:rPr>
            </w:pPr>
            <w:del w:id="283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40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3041926" w14:textId="7AD431EE" w:rsidR="0067260A" w:rsidRPr="0040411C" w:rsidDel="000C0BA3" w:rsidRDefault="0067260A" w:rsidP="00150BF6">
            <w:pPr>
              <w:spacing w:after="0" w:line="276" w:lineRule="auto"/>
              <w:jc w:val="center"/>
              <w:rPr>
                <w:del w:id="2833" w:author="Daniel Noble" w:date="2025-04-01T13:40:00Z" w16du:dateUtc="2025-04-01T02:40:00Z"/>
                <w:rFonts w:ascii="Times New Roman" w:eastAsia="Times New Roman" w:hAnsi="Times New Roman" w:cs="Times New Roman"/>
                <w:color w:val="000000"/>
                <w:sz w:val="24"/>
                <w:szCs w:val="24"/>
                <w:lang w:eastAsia="en-AU"/>
              </w:rPr>
            </w:pPr>
            <w:del w:id="283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0.9193</w:delText>
              </w:r>
            </w:del>
          </w:p>
        </w:tc>
      </w:tr>
    </w:tbl>
    <w:p w14:paraId="7B39A23E" w14:textId="5D19A374" w:rsidR="0067260A" w:rsidDel="000C0BA3" w:rsidRDefault="0067260A" w:rsidP="0067260A">
      <w:pPr>
        <w:rPr>
          <w:del w:id="2835" w:author="Daniel Noble" w:date="2025-04-01T13:40:00Z" w16du:dateUtc="2025-04-01T02:40:00Z"/>
        </w:rPr>
      </w:pPr>
    </w:p>
    <w:p w14:paraId="6D121C8E" w14:textId="38CEDD74" w:rsidR="0067260A" w:rsidRPr="0040411C" w:rsidDel="000C0BA3" w:rsidRDefault="0067260A" w:rsidP="0067260A">
      <w:pPr>
        <w:spacing w:line="480" w:lineRule="auto"/>
        <w:rPr>
          <w:del w:id="2836" w:author="Daniel Noble" w:date="2025-04-01T13:40:00Z" w16du:dateUtc="2025-04-01T02:40:00Z"/>
          <w:rFonts w:ascii="Times New Roman" w:hAnsi="Times New Roman" w:cs="Times New Roman"/>
          <w:sz w:val="24"/>
          <w:szCs w:val="24"/>
        </w:rPr>
      </w:pPr>
      <w:del w:id="2837" w:author="Daniel Noble" w:date="2025-04-01T13:40:00Z" w16du:dateUtc="2025-04-01T02:40:00Z">
        <w:r w:rsidRPr="0040411C" w:rsidDel="000C0BA3">
          <w:rPr>
            <w:rFonts w:ascii="Times New Roman" w:hAnsi="Times New Roman" w:cs="Times New Roman"/>
            <w:b/>
            <w:bCs/>
            <w:sz w:val="24"/>
            <w:szCs w:val="24"/>
          </w:rPr>
          <w:delText xml:space="preserve">Table S36 Results of the meta-regression of the terrestrial data set with mechanism of plasticity as the moderator. </w:delText>
        </w:r>
        <w:r w:rsidRPr="0040411C" w:rsidDel="000C0BA3">
          <w:rPr>
            <w:rFonts w:ascii="Times New Roman" w:hAnsi="Times New Roman" w:cs="Times New Roman"/>
            <w:sz w:val="24"/>
            <w:szCs w:val="24"/>
          </w:rPr>
          <w:delText>Number of studies, species and effect sizes are totals from the subset of data with organisms from terrestrial environments. Effect size = PRRD</w:delText>
        </w:r>
        <w:r w:rsidRPr="0040411C" w:rsidDel="000C0BA3">
          <w:rPr>
            <w:rFonts w:ascii="Times New Roman" w:hAnsi="Times New Roman" w:cs="Times New Roman"/>
            <w:sz w:val="24"/>
            <w:szCs w:val="24"/>
            <w:vertAlign w:val="subscript"/>
          </w:rPr>
          <w:delText>S</w:delText>
        </w:r>
        <w:r w:rsidRPr="0040411C"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AF057B" w:rsidDel="000C0BA3" w14:paraId="758B71F3" w14:textId="6EACBC37" w:rsidTr="00150BF6">
        <w:trPr>
          <w:trHeight w:val="312"/>
          <w:jc w:val="center"/>
          <w:del w:id="2838"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ADE737C" w14:textId="06B16E21" w:rsidR="0067260A" w:rsidRPr="0040411C" w:rsidDel="000C0BA3" w:rsidRDefault="0067260A" w:rsidP="00150BF6">
            <w:pPr>
              <w:spacing w:after="0" w:line="276" w:lineRule="auto"/>
              <w:jc w:val="center"/>
              <w:rPr>
                <w:del w:id="2839" w:author="Daniel Noble" w:date="2025-04-01T13:40:00Z" w16du:dateUtc="2025-04-01T02:40:00Z"/>
                <w:rFonts w:ascii="Times New Roman" w:eastAsia="Times New Roman" w:hAnsi="Times New Roman" w:cs="Times New Roman"/>
                <w:b/>
                <w:bCs/>
                <w:color w:val="000000"/>
                <w:sz w:val="24"/>
                <w:szCs w:val="24"/>
                <w:lang w:eastAsia="en-AU"/>
              </w:rPr>
            </w:pPr>
            <w:del w:id="284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Terrestrial Organisms (PRRD</w:delText>
              </w:r>
              <w:r w:rsidRPr="0040411C" w:rsidDel="000C0BA3">
                <w:rPr>
                  <w:rFonts w:ascii="Times New Roman" w:eastAsia="Times New Roman" w:hAnsi="Times New Roman" w:cs="Times New Roman"/>
                  <w:b/>
                  <w:bCs/>
                  <w:color w:val="000000"/>
                  <w:sz w:val="24"/>
                  <w:szCs w:val="24"/>
                  <w:vertAlign w:val="subscript"/>
                  <w:lang w:eastAsia="en-AU"/>
                </w:rPr>
                <w:delText>S</w:delText>
              </w:r>
              <w:r w:rsidRPr="0040411C"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3015EA5" w14:textId="5FF57CA0" w:rsidR="0067260A" w:rsidRPr="0040411C" w:rsidDel="000C0BA3" w:rsidRDefault="0067260A" w:rsidP="00150BF6">
            <w:pPr>
              <w:spacing w:after="0" w:line="276" w:lineRule="auto"/>
              <w:jc w:val="center"/>
              <w:rPr>
                <w:del w:id="2841" w:author="Daniel Noble" w:date="2025-04-01T13:40:00Z" w16du:dateUtc="2025-04-01T02:40:00Z"/>
                <w:rFonts w:ascii="Times New Roman" w:eastAsia="Times New Roman" w:hAnsi="Times New Roman" w:cs="Times New Roman"/>
                <w:b/>
                <w:bCs/>
                <w:color w:val="000000"/>
                <w:sz w:val="24"/>
                <w:szCs w:val="24"/>
                <w:lang w:eastAsia="en-AU"/>
              </w:rPr>
            </w:pPr>
            <w:del w:id="2842"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698D0DC" w14:textId="0A7BF262" w:rsidR="0067260A" w:rsidRPr="0040411C" w:rsidDel="000C0BA3" w:rsidRDefault="0067260A" w:rsidP="00150BF6">
            <w:pPr>
              <w:spacing w:after="0" w:line="276" w:lineRule="auto"/>
              <w:jc w:val="center"/>
              <w:rPr>
                <w:del w:id="2843" w:author="Daniel Noble" w:date="2025-04-01T13:40:00Z" w16du:dateUtc="2025-04-01T02:40:00Z"/>
                <w:rFonts w:ascii="Times New Roman" w:eastAsia="Times New Roman" w:hAnsi="Times New Roman" w:cs="Times New Roman"/>
                <w:b/>
                <w:bCs/>
                <w:color w:val="000000"/>
                <w:sz w:val="24"/>
                <w:szCs w:val="24"/>
                <w:lang w:eastAsia="en-AU"/>
              </w:rPr>
            </w:pPr>
            <w:del w:id="2844"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7F915791" w14:textId="5205AF09" w:rsidR="0067260A" w:rsidRPr="0040411C" w:rsidDel="000C0BA3" w:rsidRDefault="0067260A" w:rsidP="00150BF6">
            <w:pPr>
              <w:spacing w:after="0" w:line="276" w:lineRule="auto"/>
              <w:jc w:val="center"/>
              <w:rPr>
                <w:del w:id="2845" w:author="Daniel Noble" w:date="2025-04-01T13:40:00Z" w16du:dateUtc="2025-04-01T02:40:00Z"/>
                <w:rFonts w:ascii="Times New Roman" w:eastAsia="Times New Roman" w:hAnsi="Times New Roman" w:cs="Times New Roman"/>
                <w:b/>
                <w:bCs/>
                <w:color w:val="000000"/>
                <w:sz w:val="24"/>
                <w:szCs w:val="24"/>
                <w:lang w:eastAsia="en-AU"/>
              </w:rPr>
            </w:pPr>
            <w:del w:id="284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5D9591B" w14:textId="3829872B" w:rsidR="0067260A" w:rsidRPr="0040411C" w:rsidDel="000C0BA3" w:rsidRDefault="0067260A" w:rsidP="00150BF6">
            <w:pPr>
              <w:spacing w:after="0" w:line="276" w:lineRule="auto"/>
              <w:jc w:val="center"/>
              <w:rPr>
                <w:del w:id="2847" w:author="Daniel Noble" w:date="2025-04-01T13:40:00Z" w16du:dateUtc="2025-04-01T02:40:00Z"/>
                <w:rFonts w:ascii="Times New Roman" w:eastAsia="Times New Roman" w:hAnsi="Times New Roman" w:cs="Times New Roman"/>
                <w:b/>
                <w:bCs/>
                <w:color w:val="000000"/>
                <w:sz w:val="24"/>
                <w:szCs w:val="24"/>
                <w:lang w:eastAsia="en-AU"/>
              </w:rPr>
            </w:pPr>
            <w:del w:id="284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E3C04FF" w14:textId="45E25D0F" w:rsidR="0067260A" w:rsidRPr="0040411C" w:rsidDel="000C0BA3" w:rsidRDefault="0067260A" w:rsidP="00150BF6">
            <w:pPr>
              <w:spacing w:after="0" w:line="276" w:lineRule="auto"/>
              <w:jc w:val="center"/>
              <w:rPr>
                <w:del w:id="2849" w:author="Daniel Noble" w:date="2025-04-01T13:40:00Z" w16du:dateUtc="2025-04-01T02:40:00Z"/>
                <w:rFonts w:ascii="Times New Roman" w:eastAsia="Times New Roman" w:hAnsi="Times New Roman" w:cs="Times New Roman"/>
                <w:b/>
                <w:bCs/>
                <w:color w:val="000000"/>
                <w:sz w:val="24"/>
                <w:szCs w:val="24"/>
                <w:lang w:eastAsia="en-AU"/>
              </w:rPr>
            </w:pPr>
            <w:del w:id="285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F98A092" w14:textId="0FA22C0E" w:rsidR="0067260A" w:rsidRPr="0040411C" w:rsidDel="000C0BA3" w:rsidRDefault="0067260A" w:rsidP="00150BF6">
            <w:pPr>
              <w:spacing w:after="0" w:line="276" w:lineRule="auto"/>
              <w:jc w:val="center"/>
              <w:rPr>
                <w:del w:id="2851" w:author="Daniel Noble" w:date="2025-04-01T13:40:00Z" w16du:dateUtc="2025-04-01T02:40:00Z"/>
                <w:rFonts w:ascii="Times New Roman" w:eastAsia="Times New Roman" w:hAnsi="Times New Roman" w:cs="Times New Roman"/>
                <w:b/>
                <w:bCs/>
                <w:color w:val="000000"/>
                <w:sz w:val="24"/>
                <w:szCs w:val="24"/>
                <w:lang w:eastAsia="en-AU"/>
              </w:rPr>
            </w:pPr>
            <w:del w:id="2852"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D54FDA4" w14:textId="784FFA53" w:rsidR="0067260A" w:rsidRPr="0040411C" w:rsidDel="000C0BA3" w:rsidRDefault="0067260A" w:rsidP="00150BF6">
            <w:pPr>
              <w:spacing w:after="0" w:line="276" w:lineRule="auto"/>
              <w:jc w:val="center"/>
              <w:rPr>
                <w:del w:id="2853" w:author="Daniel Noble" w:date="2025-04-01T13:40:00Z" w16du:dateUtc="2025-04-01T02:40:00Z"/>
                <w:rFonts w:ascii="Times New Roman" w:eastAsia="Times New Roman" w:hAnsi="Times New Roman" w:cs="Times New Roman"/>
                <w:b/>
                <w:bCs/>
                <w:color w:val="000000"/>
                <w:sz w:val="24"/>
                <w:szCs w:val="24"/>
                <w:lang w:eastAsia="en-AU"/>
              </w:rPr>
            </w:pPr>
            <w:del w:id="2854"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0937F67" w14:textId="4061454F" w:rsidR="0067260A" w:rsidRPr="0040411C" w:rsidDel="000C0BA3" w:rsidRDefault="0067260A" w:rsidP="00150BF6">
            <w:pPr>
              <w:spacing w:after="0" w:line="276" w:lineRule="auto"/>
              <w:jc w:val="center"/>
              <w:rPr>
                <w:del w:id="2855" w:author="Daniel Noble" w:date="2025-04-01T13:40:00Z" w16du:dateUtc="2025-04-01T02:40:00Z"/>
                <w:rFonts w:ascii="Times New Roman" w:eastAsia="Times New Roman" w:hAnsi="Times New Roman" w:cs="Times New Roman"/>
                <w:b/>
                <w:bCs/>
                <w:color w:val="000000"/>
                <w:sz w:val="24"/>
                <w:szCs w:val="24"/>
                <w:lang w:eastAsia="en-AU"/>
              </w:rPr>
            </w:pPr>
            <w:del w:id="285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p-value</w:delText>
              </w:r>
            </w:del>
          </w:p>
        </w:tc>
      </w:tr>
      <w:tr w:rsidR="0067260A" w:rsidRPr="00AF057B" w:rsidDel="000C0BA3" w14:paraId="4324679A" w14:textId="40C8D6DE" w:rsidTr="00150BF6">
        <w:trPr>
          <w:trHeight w:val="288"/>
          <w:jc w:val="center"/>
          <w:del w:id="2857"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019F67D3" w14:textId="48CA0610" w:rsidR="0067260A" w:rsidRPr="0040411C" w:rsidDel="000C0BA3" w:rsidRDefault="0067260A" w:rsidP="00150BF6">
            <w:pPr>
              <w:spacing w:after="0" w:line="276" w:lineRule="auto"/>
              <w:rPr>
                <w:del w:id="2858" w:author="Daniel Noble" w:date="2025-04-01T13:40:00Z" w16du:dateUtc="2025-04-01T02:40:00Z"/>
                <w:rFonts w:ascii="Times New Roman" w:eastAsia="Times New Roman" w:hAnsi="Times New Roman" w:cs="Times New Roman"/>
                <w:b/>
                <w:bCs/>
                <w:color w:val="000000"/>
                <w:sz w:val="24"/>
                <w:szCs w:val="24"/>
                <w:lang w:eastAsia="en-AU"/>
              </w:rPr>
            </w:pPr>
            <w:del w:id="285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Acclimation</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B5EB688" w14:textId="7B2A64EC" w:rsidR="0067260A" w:rsidRPr="0040411C" w:rsidDel="000C0BA3" w:rsidRDefault="0067260A" w:rsidP="00150BF6">
            <w:pPr>
              <w:spacing w:after="0" w:line="276" w:lineRule="auto"/>
              <w:jc w:val="center"/>
              <w:rPr>
                <w:del w:id="2860" w:author="Daniel Noble" w:date="2025-04-01T13:40:00Z" w16du:dateUtc="2025-04-01T02:40:00Z"/>
                <w:rFonts w:ascii="Times New Roman" w:eastAsia="Times New Roman" w:hAnsi="Times New Roman" w:cs="Times New Roman"/>
                <w:color w:val="000000"/>
                <w:sz w:val="24"/>
                <w:szCs w:val="24"/>
                <w:lang w:eastAsia="en-AU"/>
              </w:rPr>
            </w:pPr>
            <w:del w:id="286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B8D780A" w14:textId="43CFEB67" w:rsidR="0067260A" w:rsidRPr="0040411C" w:rsidDel="000C0BA3" w:rsidRDefault="0067260A" w:rsidP="00150BF6">
            <w:pPr>
              <w:spacing w:after="0" w:line="276" w:lineRule="auto"/>
              <w:jc w:val="center"/>
              <w:rPr>
                <w:del w:id="2862" w:author="Daniel Noble" w:date="2025-04-01T13:40:00Z" w16du:dateUtc="2025-04-01T02:40:00Z"/>
                <w:rFonts w:ascii="Times New Roman" w:eastAsia="Times New Roman" w:hAnsi="Times New Roman" w:cs="Times New Roman"/>
                <w:color w:val="000000"/>
                <w:sz w:val="24"/>
                <w:szCs w:val="24"/>
                <w:lang w:eastAsia="en-AU"/>
              </w:rPr>
            </w:pPr>
            <w:del w:id="286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6</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D430DDE" w14:textId="3AF49D85" w:rsidR="0067260A" w:rsidRPr="0040411C" w:rsidDel="000C0BA3" w:rsidRDefault="0067260A" w:rsidP="00150BF6">
            <w:pPr>
              <w:spacing w:after="0" w:line="276" w:lineRule="auto"/>
              <w:jc w:val="center"/>
              <w:rPr>
                <w:del w:id="2864" w:author="Daniel Noble" w:date="2025-04-01T13:40:00Z" w16du:dateUtc="2025-04-01T02:40:00Z"/>
                <w:rFonts w:ascii="Times New Roman" w:eastAsia="Times New Roman" w:hAnsi="Times New Roman" w:cs="Times New Roman"/>
                <w:color w:val="000000"/>
                <w:sz w:val="24"/>
                <w:szCs w:val="24"/>
                <w:lang w:eastAsia="en-AU"/>
              </w:rPr>
            </w:pPr>
            <w:del w:id="286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077EF9D" w14:textId="57F46517" w:rsidR="0067260A" w:rsidRPr="0040411C" w:rsidDel="000C0BA3" w:rsidRDefault="0067260A" w:rsidP="00150BF6">
            <w:pPr>
              <w:spacing w:after="0" w:line="276" w:lineRule="auto"/>
              <w:jc w:val="center"/>
              <w:rPr>
                <w:del w:id="2866" w:author="Daniel Noble" w:date="2025-04-01T13:40:00Z" w16du:dateUtc="2025-04-01T02:40:00Z"/>
                <w:rFonts w:ascii="Times New Roman" w:eastAsia="Times New Roman" w:hAnsi="Times New Roman" w:cs="Times New Roman"/>
                <w:color w:val="000000"/>
                <w:sz w:val="24"/>
                <w:szCs w:val="24"/>
                <w:lang w:eastAsia="en-AU"/>
              </w:rPr>
            </w:pPr>
            <w:del w:id="286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4303E70" w14:textId="36D87503" w:rsidR="0067260A" w:rsidRPr="0040411C" w:rsidDel="000C0BA3" w:rsidRDefault="0067260A" w:rsidP="00150BF6">
            <w:pPr>
              <w:spacing w:after="0" w:line="276" w:lineRule="auto"/>
              <w:jc w:val="center"/>
              <w:rPr>
                <w:del w:id="2868" w:author="Daniel Noble" w:date="2025-04-01T13:40:00Z" w16du:dateUtc="2025-04-01T02:40:00Z"/>
                <w:rFonts w:ascii="Times New Roman" w:eastAsia="Times New Roman" w:hAnsi="Times New Roman" w:cs="Times New Roman"/>
                <w:color w:val="000000"/>
                <w:sz w:val="24"/>
                <w:szCs w:val="24"/>
                <w:lang w:eastAsia="en-AU"/>
              </w:rPr>
            </w:pPr>
            <w:del w:id="286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-0.1152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9D837D1" w14:textId="12F805BF" w:rsidR="0067260A" w:rsidRPr="0040411C" w:rsidDel="000C0BA3" w:rsidRDefault="0067260A" w:rsidP="00150BF6">
            <w:pPr>
              <w:spacing w:after="0" w:line="276" w:lineRule="auto"/>
              <w:jc w:val="center"/>
              <w:rPr>
                <w:del w:id="2870" w:author="Daniel Noble" w:date="2025-04-01T13:40:00Z" w16du:dateUtc="2025-04-01T02:40:00Z"/>
                <w:rFonts w:ascii="Times New Roman" w:eastAsia="Times New Roman" w:hAnsi="Times New Roman" w:cs="Times New Roman"/>
                <w:color w:val="000000"/>
                <w:sz w:val="24"/>
                <w:szCs w:val="24"/>
                <w:lang w:eastAsia="en-AU"/>
              </w:rPr>
            </w:pPr>
            <w:del w:id="287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0.1129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6E1FA55" w14:textId="57F77960" w:rsidR="0067260A" w:rsidRPr="0040411C" w:rsidDel="000C0BA3" w:rsidRDefault="0067260A" w:rsidP="00150BF6">
            <w:pPr>
              <w:spacing w:after="0" w:line="276" w:lineRule="auto"/>
              <w:jc w:val="center"/>
              <w:rPr>
                <w:del w:id="2872" w:author="Daniel Noble" w:date="2025-04-01T13:40:00Z" w16du:dateUtc="2025-04-01T02:40:00Z"/>
                <w:rFonts w:ascii="Times New Roman" w:eastAsia="Times New Roman" w:hAnsi="Times New Roman" w:cs="Times New Roman"/>
                <w:color w:val="000000"/>
                <w:sz w:val="24"/>
                <w:szCs w:val="24"/>
                <w:lang w:eastAsia="en-AU"/>
              </w:rPr>
            </w:pPr>
            <w:del w:id="287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64D6B90" w14:textId="0FAB7C36" w:rsidR="0067260A" w:rsidRPr="0040411C" w:rsidDel="000C0BA3" w:rsidRDefault="0067260A" w:rsidP="00150BF6">
            <w:pPr>
              <w:spacing w:after="0" w:line="276" w:lineRule="auto"/>
              <w:jc w:val="center"/>
              <w:rPr>
                <w:del w:id="2874" w:author="Daniel Noble" w:date="2025-04-01T13:40:00Z" w16du:dateUtc="2025-04-01T02:40:00Z"/>
                <w:rFonts w:ascii="Times New Roman" w:eastAsia="Times New Roman" w:hAnsi="Times New Roman" w:cs="Times New Roman"/>
                <w:color w:val="000000"/>
                <w:sz w:val="24"/>
                <w:szCs w:val="24"/>
                <w:lang w:eastAsia="en-AU"/>
              </w:rPr>
            </w:pPr>
            <w:del w:id="287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0.9840</w:delText>
              </w:r>
            </w:del>
          </w:p>
        </w:tc>
      </w:tr>
      <w:tr w:rsidR="0067260A" w:rsidRPr="00AF057B" w:rsidDel="000C0BA3" w14:paraId="19B8B014" w14:textId="4F6A3036" w:rsidTr="00150BF6">
        <w:trPr>
          <w:trHeight w:val="288"/>
          <w:jc w:val="center"/>
          <w:del w:id="2876"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66A75530" w14:textId="2266E90C" w:rsidR="0067260A" w:rsidRPr="0040411C" w:rsidDel="000C0BA3" w:rsidRDefault="0067260A" w:rsidP="00150BF6">
            <w:pPr>
              <w:spacing w:after="0" w:line="276" w:lineRule="auto"/>
              <w:rPr>
                <w:del w:id="2877" w:author="Daniel Noble" w:date="2025-04-01T13:40:00Z" w16du:dateUtc="2025-04-01T02:40:00Z"/>
                <w:rFonts w:ascii="Times New Roman" w:eastAsia="Times New Roman" w:hAnsi="Times New Roman" w:cs="Times New Roman"/>
                <w:b/>
                <w:bCs/>
                <w:color w:val="000000"/>
                <w:sz w:val="24"/>
                <w:szCs w:val="24"/>
                <w:lang w:eastAsia="en-AU"/>
              </w:rPr>
            </w:pPr>
            <w:del w:id="287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Developmental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C7BEEE6" w14:textId="6DF40B2F" w:rsidR="0067260A" w:rsidRPr="0040411C" w:rsidDel="000C0BA3" w:rsidRDefault="0067260A" w:rsidP="00150BF6">
            <w:pPr>
              <w:spacing w:after="0" w:line="276" w:lineRule="auto"/>
              <w:jc w:val="center"/>
              <w:rPr>
                <w:del w:id="2879" w:author="Daniel Noble" w:date="2025-04-01T13:40:00Z" w16du:dateUtc="2025-04-01T02:40:00Z"/>
                <w:rFonts w:ascii="Times New Roman" w:eastAsia="Times New Roman" w:hAnsi="Times New Roman" w:cs="Times New Roman"/>
                <w:color w:val="000000"/>
                <w:sz w:val="24"/>
                <w:szCs w:val="24"/>
                <w:lang w:eastAsia="en-AU"/>
              </w:rPr>
            </w:pPr>
            <w:del w:id="288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988CCEF" w14:textId="1C6D4934" w:rsidR="0067260A" w:rsidRPr="0040411C" w:rsidDel="000C0BA3" w:rsidRDefault="0067260A" w:rsidP="00150BF6">
            <w:pPr>
              <w:spacing w:after="0" w:line="276" w:lineRule="auto"/>
              <w:jc w:val="center"/>
              <w:rPr>
                <w:del w:id="2881" w:author="Daniel Noble" w:date="2025-04-01T13:40:00Z" w16du:dateUtc="2025-04-01T02:40:00Z"/>
                <w:rFonts w:ascii="Times New Roman" w:eastAsia="Times New Roman" w:hAnsi="Times New Roman" w:cs="Times New Roman"/>
                <w:color w:val="000000"/>
                <w:sz w:val="24"/>
                <w:szCs w:val="24"/>
                <w:lang w:eastAsia="en-AU"/>
              </w:rPr>
            </w:pPr>
            <w:del w:id="288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02AF5CC" w14:textId="765E0303" w:rsidR="0067260A" w:rsidRPr="0040411C" w:rsidDel="000C0BA3" w:rsidRDefault="0067260A" w:rsidP="00150BF6">
            <w:pPr>
              <w:spacing w:after="0" w:line="276" w:lineRule="auto"/>
              <w:jc w:val="center"/>
              <w:rPr>
                <w:del w:id="2883" w:author="Daniel Noble" w:date="2025-04-01T13:40:00Z" w16du:dateUtc="2025-04-01T02:40:00Z"/>
                <w:rFonts w:ascii="Times New Roman" w:eastAsia="Times New Roman" w:hAnsi="Times New Roman" w:cs="Times New Roman"/>
                <w:color w:val="000000"/>
                <w:sz w:val="24"/>
                <w:szCs w:val="24"/>
                <w:lang w:eastAsia="en-AU"/>
              </w:rPr>
            </w:pPr>
            <w:del w:id="288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115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B244815" w14:textId="02761809" w:rsidR="0067260A" w:rsidRPr="0040411C" w:rsidDel="000C0BA3" w:rsidRDefault="0067260A" w:rsidP="00150BF6">
            <w:pPr>
              <w:spacing w:after="0" w:line="276" w:lineRule="auto"/>
              <w:jc w:val="center"/>
              <w:rPr>
                <w:del w:id="2885" w:author="Daniel Noble" w:date="2025-04-01T13:40:00Z" w16du:dateUtc="2025-04-01T02:40:00Z"/>
                <w:rFonts w:ascii="Times New Roman" w:eastAsia="Times New Roman" w:hAnsi="Times New Roman" w:cs="Times New Roman"/>
                <w:color w:val="000000"/>
                <w:sz w:val="24"/>
                <w:szCs w:val="24"/>
                <w:lang w:eastAsia="en-AU"/>
              </w:rPr>
            </w:pPr>
            <w:del w:id="288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9EE3795" w14:textId="0AE44BEB" w:rsidR="0067260A" w:rsidRPr="0040411C" w:rsidDel="000C0BA3" w:rsidRDefault="0067260A" w:rsidP="00150BF6">
            <w:pPr>
              <w:spacing w:after="0" w:line="276" w:lineRule="auto"/>
              <w:jc w:val="center"/>
              <w:rPr>
                <w:del w:id="2887" w:author="Daniel Noble" w:date="2025-04-01T13:40:00Z" w16du:dateUtc="2025-04-01T02:40:00Z"/>
                <w:rFonts w:ascii="Times New Roman" w:eastAsia="Times New Roman" w:hAnsi="Times New Roman" w:cs="Times New Roman"/>
                <w:color w:val="000000"/>
                <w:sz w:val="24"/>
                <w:szCs w:val="24"/>
                <w:lang w:eastAsia="en-AU"/>
              </w:rPr>
            </w:pPr>
            <w:del w:id="288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-0.0254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D6FC75" w14:textId="278CCCE6" w:rsidR="0067260A" w:rsidRPr="0040411C" w:rsidDel="000C0BA3" w:rsidRDefault="0067260A" w:rsidP="00150BF6">
            <w:pPr>
              <w:spacing w:after="0" w:line="276" w:lineRule="auto"/>
              <w:jc w:val="center"/>
              <w:rPr>
                <w:del w:id="2889" w:author="Daniel Noble" w:date="2025-04-01T13:40:00Z" w16du:dateUtc="2025-04-01T02:40:00Z"/>
                <w:rFonts w:ascii="Times New Roman" w:eastAsia="Times New Roman" w:hAnsi="Times New Roman" w:cs="Times New Roman"/>
                <w:color w:val="000000"/>
                <w:sz w:val="24"/>
                <w:szCs w:val="24"/>
                <w:lang w:eastAsia="en-AU"/>
              </w:rPr>
            </w:pPr>
            <w:del w:id="289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0.0328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CA01095" w14:textId="3380A420" w:rsidR="0067260A" w:rsidRPr="0040411C" w:rsidDel="000C0BA3" w:rsidRDefault="0067260A" w:rsidP="00150BF6">
            <w:pPr>
              <w:spacing w:after="0" w:line="276" w:lineRule="auto"/>
              <w:jc w:val="center"/>
              <w:rPr>
                <w:del w:id="2891" w:author="Daniel Noble" w:date="2025-04-01T13:40:00Z" w16du:dateUtc="2025-04-01T02:40:00Z"/>
                <w:rFonts w:ascii="Times New Roman" w:eastAsia="Times New Roman" w:hAnsi="Times New Roman" w:cs="Times New Roman"/>
                <w:color w:val="000000"/>
                <w:sz w:val="24"/>
                <w:szCs w:val="24"/>
                <w:lang w:eastAsia="en-AU"/>
              </w:rPr>
            </w:pPr>
            <w:del w:id="289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3A91C8A" w14:textId="537F22E3" w:rsidR="0067260A" w:rsidRPr="0040411C" w:rsidDel="000C0BA3" w:rsidRDefault="0067260A" w:rsidP="00150BF6">
            <w:pPr>
              <w:spacing w:after="0" w:line="276" w:lineRule="auto"/>
              <w:jc w:val="center"/>
              <w:rPr>
                <w:del w:id="2893" w:author="Daniel Noble" w:date="2025-04-01T13:40:00Z" w16du:dateUtc="2025-04-01T02:40:00Z"/>
                <w:rFonts w:ascii="Times New Roman" w:eastAsia="Times New Roman" w:hAnsi="Times New Roman" w:cs="Times New Roman"/>
                <w:color w:val="000000"/>
                <w:sz w:val="24"/>
                <w:szCs w:val="24"/>
                <w:lang w:eastAsia="en-AU"/>
              </w:rPr>
            </w:pPr>
            <w:del w:id="289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0.8016</w:delText>
              </w:r>
            </w:del>
          </w:p>
        </w:tc>
      </w:tr>
    </w:tbl>
    <w:p w14:paraId="5D47AFDA" w14:textId="37C867FA" w:rsidR="0067260A" w:rsidDel="000C0BA3" w:rsidRDefault="0067260A" w:rsidP="0067260A">
      <w:pPr>
        <w:rPr>
          <w:del w:id="2895" w:author="Daniel Noble" w:date="2025-04-01T13:40:00Z" w16du:dateUtc="2025-04-01T02:40:00Z"/>
        </w:rPr>
      </w:pPr>
    </w:p>
    <w:p w14:paraId="22322E11" w14:textId="1F69EA30" w:rsidR="0067260A" w:rsidRPr="0040411C" w:rsidDel="000C0BA3" w:rsidRDefault="0067260A" w:rsidP="0067260A">
      <w:pPr>
        <w:spacing w:line="480" w:lineRule="auto"/>
        <w:rPr>
          <w:del w:id="2896" w:author="Daniel Noble" w:date="2025-04-01T13:40:00Z" w16du:dateUtc="2025-04-01T02:40:00Z"/>
          <w:rFonts w:ascii="Times New Roman" w:hAnsi="Times New Roman" w:cs="Times New Roman"/>
          <w:sz w:val="24"/>
          <w:szCs w:val="24"/>
        </w:rPr>
      </w:pPr>
      <w:del w:id="2897" w:author="Daniel Noble" w:date="2025-04-01T13:40:00Z" w16du:dateUtc="2025-04-01T02:40:00Z">
        <w:r w:rsidRPr="0040411C" w:rsidDel="000C0BA3">
          <w:rPr>
            <w:rFonts w:ascii="Times New Roman" w:hAnsi="Times New Roman" w:cs="Times New Roman"/>
            <w:b/>
            <w:bCs/>
            <w:sz w:val="24"/>
            <w:szCs w:val="24"/>
          </w:rPr>
          <w:delText xml:space="preserve">Table S37 Results of the meta-regression of the terrestrial data set with phenotypic trait category as the moderator. </w:delText>
        </w:r>
        <w:r w:rsidRPr="0040411C" w:rsidDel="000C0BA3">
          <w:rPr>
            <w:rFonts w:ascii="Times New Roman" w:hAnsi="Times New Roman" w:cs="Times New Roman"/>
            <w:sz w:val="24"/>
            <w:szCs w:val="24"/>
          </w:rPr>
          <w:delText>Number of studies, species and effect sizes are totals from the subset of data with organisms from terrestrial environments. Effect size = PRRD</w:delText>
        </w:r>
        <w:r w:rsidRPr="0040411C" w:rsidDel="000C0BA3">
          <w:rPr>
            <w:rFonts w:ascii="Times New Roman" w:hAnsi="Times New Roman" w:cs="Times New Roman"/>
            <w:sz w:val="24"/>
            <w:szCs w:val="24"/>
            <w:vertAlign w:val="subscript"/>
          </w:rPr>
          <w:delText>S</w:delText>
        </w:r>
        <w:r w:rsidRPr="0040411C"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AF057B" w:rsidDel="000C0BA3" w14:paraId="2DE552EC" w14:textId="0EC98285" w:rsidTr="00150BF6">
        <w:trPr>
          <w:trHeight w:val="312"/>
          <w:jc w:val="center"/>
          <w:del w:id="2898"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A1DFCEB" w14:textId="4BE169BA" w:rsidR="0067260A" w:rsidRPr="0040411C" w:rsidDel="000C0BA3" w:rsidRDefault="0067260A" w:rsidP="00150BF6">
            <w:pPr>
              <w:spacing w:after="0" w:line="276" w:lineRule="auto"/>
              <w:jc w:val="center"/>
              <w:rPr>
                <w:del w:id="2899" w:author="Daniel Noble" w:date="2025-04-01T13:40:00Z" w16du:dateUtc="2025-04-01T02:40:00Z"/>
                <w:rFonts w:ascii="Times New Roman" w:eastAsia="Times New Roman" w:hAnsi="Times New Roman" w:cs="Times New Roman"/>
                <w:b/>
                <w:bCs/>
                <w:color w:val="000000"/>
                <w:sz w:val="24"/>
                <w:szCs w:val="24"/>
                <w:lang w:eastAsia="en-AU"/>
              </w:rPr>
            </w:pPr>
            <w:del w:id="290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Terrestrial Organisms (PRRD</w:delText>
              </w:r>
              <w:r w:rsidRPr="0040411C" w:rsidDel="000C0BA3">
                <w:rPr>
                  <w:rFonts w:ascii="Times New Roman" w:eastAsia="Times New Roman" w:hAnsi="Times New Roman" w:cs="Times New Roman"/>
                  <w:b/>
                  <w:bCs/>
                  <w:color w:val="000000"/>
                  <w:sz w:val="24"/>
                  <w:szCs w:val="24"/>
                  <w:vertAlign w:val="subscript"/>
                  <w:lang w:eastAsia="en-AU"/>
                </w:rPr>
                <w:delText>S</w:delText>
              </w:r>
              <w:r w:rsidRPr="0040411C"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B7CACCB" w14:textId="5C2E592D" w:rsidR="0067260A" w:rsidRPr="0040411C" w:rsidDel="000C0BA3" w:rsidRDefault="0067260A" w:rsidP="00150BF6">
            <w:pPr>
              <w:spacing w:after="0" w:line="276" w:lineRule="auto"/>
              <w:jc w:val="center"/>
              <w:rPr>
                <w:del w:id="2901" w:author="Daniel Noble" w:date="2025-04-01T13:40:00Z" w16du:dateUtc="2025-04-01T02:40:00Z"/>
                <w:rFonts w:ascii="Times New Roman" w:eastAsia="Times New Roman" w:hAnsi="Times New Roman" w:cs="Times New Roman"/>
                <w:b/>
                <w:bCs/>
                <w:color w:val="000000"/>
                <w:sz w:val="24"/>
                <w:szCs w:val="24"/>
                <w:lang w:eastAsia="en-AU"/>
              </w:rPr>
            </w:pPr>
            <w:del w:id="2902"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8FDD777" w14:textId="580C256B" w:rsidR="0067260A" w:rsidRPr="0040411C" w:rsidDel="000C0BA3" w:rsidRDefault="0067260A" w:rsidP="00150BF6">
            <w:pPr>
              <w:spacing w:after="0" w:line="276" w:lineRule="auto"/>
              <w:jc w:val="center"/>
              <w:rPr>
                <w:del w:id="2903" w:author="Daniel Noble" w:date="2025-04-01T13:40:00Z" w16du:dateUtc="2025-04-01T02:40:00Z"/>
                <w:rFonts w:ascii="Times New Roman" w:eastAsia="Times New Roman" w:hAnsi="Times New Roman" w:cs="Times New Roman"/>
                <w:b/>
                <w:bCs/>
                <w:color w:val="000000"/>
                <w:sz w:val="24"/>
                <w:szCs w:val="24"/>
                <w:lang w:eastAsia="en-AU"/>
              </w:rPr>
            </w:pPr>
            <w:del w:id="2904"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2D3FC37A" w14:textId="7633CEEF" w:rsidR="0067260A" w:rsidRPr="0040411C" w:rsidDel="000C0BA3" w:rsidRDefault="0067260A" w:rsidP="00150BF6">
            <w:pPr>
              <w:spacing w:after="0" w:line="276" w:lineRule="auto"/>
              <w:jc w:val="center"/>
              <w:rPr>
                <w:del w:id="2905" w:author="Daniel Noble" w:date="2025-04-01T13:40:00Z" w16du:dateUtc="2025-04-01T02:40:00Z"/>
                <w:rFonts w:ascii="Times New Roman" w:eastAsia="Times New Roman" w:hAnsi="Times New Roman" w:cs="Times New Roman"/>
                <w:b/>
                <w:bCs/>
                <w:color w:val="000000"/>
                <w:sz w:val="24"/>
                <w:szCs w:val="24"/>
                <w:lang w:eastAsia="en-AU"/>
              </w:rPr>
            </w:pPr>
            <w:del w:id="290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23AF198" w14:textId="7BF6F940" w:rsidR="0067260A" w:rsidRPr="0040411C" w:rsidDel="000C0BA3" w:rsidRDefault="0067260A" w:rsidP="00150BF6">
            <w:pPr>
              <w:spacing w:after="0" w:line="276" w:lineRule="auto"/>
              <w:jc w:val="center"/>
              <w:rPr>
                <w:del w:id="2907" w:author="Daniel Noble" w:date="2025-04-01T13:40:00Z" w16du:dateUtc="2025-04-01T02:40:00Z"/>
                <w:rFonts w:ascii="Times New Roman" w:eastAsia="Times New Roman" w:hAnsi="Times New Roman" w:cs="Times New Roman"/>
                <w:b/>
                <w:bCs/>
                <w:color w:val="000000"/>
                <w:sz w:val="24"/>
                <w:szCs w:val="24"/>
                <w:lang w:eastAsia="en-AU"/>
              </w:rPr>
            </w:pPr>
            <w:del w:id="290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A5318A1" w14:textId="3D9E39C5" w:rsidR="0067260A" w:rsidRPr="0040411C" w:rsidDel="000C0BA3" w:rsidRDefault="0067260A" w:rsidP="00150BF6">
            <w:pPr>
              <w:spacing w:after="0" w:line="276" w:lineRule="auto"/>
              <w:jc w:val="center"/>
              <w:rPr>
                <w:del w:id="2909" w:author="Daniel Noble" w:date="2025-04-01T13:40:00Z" w16du:dateUtc="2025-04-01T02:40:00Z"/>
                <w:rFonts w:ascii="Times New Roman" w:eastAsia="Times New Roman" w:hAnsi="Times New Roman" w:cs="Times New Roman"/>
                <w:b/>
                <w:bCs/>
                <w:color w:val="000000"/>
                <w:sz w:val="24"/>
                <w:szCs w:val="24"/>
                <w:lang w:eastAsia="en-AU"/>
              </w:rPr>
            </w:pPr>
            <w:del w:id="291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E4AC1C" w14:textId="7D68FA40" w:rsidR="0067260A" w:rsidRPr="0040411C" w:rsidDel="000C0BA3" w:rsidRDefault="0067260A" w:rsidP="00150BF6">
            <w:pPr>
              <w:spacing w:after="0" w:line="276" w:lineRule="auto"/>
              <w:jc w:val="center"/>
              <w:rPr>
                <w:del w:id="2911" w:author="Daniel Noble" w:date="2025-04-01T13:40:00Z" w16du:dateUtc="2025-04-01T02:40:00Z"/>
                <w:rFonts w:ascii="Times New Roman" w:eastAsia="Times New Roman" w:hAnsi="Times New Roman" w:cs="Times New Roman"/>
                <w:b/>
                <w:bCs/>
                <w:color w:val="000000"/>
                <w:sz w:val="24"/>
                <w:szCs w:val="24"/>
                <w:lang w:eastAsia="en-AU"/>
              </w:rPr>
            </w:pPr>
            <w:del w:id="2912"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AB93EC" w14:textId="49066C8B" w:rsidR="0067260A" w:rsidRPr="0040411C" w:rsidDel="000C0BA3" w:rsidRDefault="0067260A" w:rsidP="00150BF6">
            <w:pPr>
              <w:spacing w:after="0" w:line="276" w:lineRule="auto"/>
              <w:jc w:val="center"/>
              <w:rPr>
                <w:del w:id="2913" w:author="Daniel Noble" w:date="2025-04-01T13:40:00Z" w16du:dateUtc="2025-04-01T02:40:00Z"/>
                <w:rFonts w:ascii="Times New Roman" w:eastAsia="Times New Roman" w:hAnsi="Times New Roman" w:cs="Times New Roman"/>
                <w:b/>
                <w:bCs/>
                <w:color w:val="000000"/>
                <w:sz w:val="24"/>
                <w:szCs w:val="24"/>
                <w:lang w:eastAsia="en-AU"/>
              </w:rPr>
            </w:pPr>
            <w:del w:id="2914"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456B833" w14:textId="20CDB5F0" w:rsidR="0067260A" w:rsidRPr="0040411C" w:rsidDel="000C0BA3" w:rsidRDefault="0067260A" w:rsidP="00150BF6">
            <w:pPr>
              <w:spacing w:after="0" w:line="276" w:lineRule="auto"/>
              <w:jc w:val="center"/>
              <w:rPr>
                <w:del w:id="2915" w:author="Daniel Noble" w:date="2025-04-01T13:40:00Z" w16du:dateUtc="2025-04-01T02:40:00Z"/>
                <w:rFonts w:ascii="Times New Roman" w:eastAsia="Times New Roman" w:hAnsi="Times New Roman" w:cs="Times New Roman"/>
                <w:b/>
                <w:bCs/>
                <w:color w:val="000000"/>
                <w:sz w:val="24"/>
                <w:szCs w:val="24"/>
                <w:lang w:eastAsia="en-AU"/>
              </w:rPr>
            </w:pPr>
            <w:del w:id="291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p-value</w:delText>
              </w:r>
            </w:del>
          </w:p>
        </w:tc>
      </w:tr>
      <w:tr w:rsidR="0067260A" w:rsidRPr="00AF057B" w:rsidDel="000C0BA3" w14:paraId="4F44F31C" w14:textId="2693CB79" w:rsidTr="00150BF6">
        <w:trPr>
          <w:trHeight w:val="288"/>
          <w:jc w:val="center"/>
          <w:del w:id="2917"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51AAEBC5" w14:textId="2E30C001" w:rsidR="0067260A" w:rsidRPr="0040411C" w:rsidDel="000C0BA3" w:rsidRDefault="0067260A" w:rsidP="00150BF6">
            <w:pPr>
              <w:spacing w:after="0" w:line="276" w:lineRule="auto"/>
              <w:rPr>
                <w:del w:id="2918" w:author="Daniel Noble" w:date="2025-04-01T13:40:00Z" w16du:dateUtc="2025-04-01T02:40:00Z"/>
                <w:rFonts w:ascii="Times New Roman" w:eastAsia="Times New Roman" w:hAnsi="Times New Roman" w:cs="Times New Roman"/>
                <w:b/>
                <w:bCs/>
                <w:color w:val="000000"/>
                <w:sz w:val="24"/>
                <w:szCs w:val="24"/>
                <w:lang w:eastAsia="en-AU"/>
              </w:rPr>
            </w:pPr>
            <w:del w:id="291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Biochemical Assay</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523BBB6" w14:textId="5CF73207" w:rsidR="0067260A" w:rsidRPr="0040411C" w:rsidDel="000C0BA3" w:rsidRDefault="0067260A" w:rsidP="00150BF6">
            <w:pPr>
              <w:spacing w:after="0" w:line="276" w:lineRule="auto"/>
              <w:jc w:val="center"/>
              <w:rPr>
                <w:del w:id="2920" w:author="Daniel Noble" w:date="2025-04-01T13:40:00Z" w16du:dateUtc="2025-04-01T02:40:00Z"/>
                <w:rFonts w:ascii="Times New Roman" w:eastAsia="Times New Roman" w:hAnsi="Times New Roman" w:cs="Times New Roman"/>
                <w:color w:val="000000"/>
                <w:sz w:val="24"/>
                <w:szCs w:val="24"/>
                <w:lang w:eastAsia="en-AU"/>
              </w:rPr>
            </w:pPr>
            <w:del w:id="292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6E4F21B" w14:textId="50039AF5" w:rsidR="0067260A" w:rsidRPr="0040411C" w:rsidDel="000C0BA3" w:rsidRDefault="0067260A" w:rsidP="00150BF6">
            <w:pPr>
              <w:spacing w:after="0" w:line="276" w:lineRule="auto"/>
              <w:jc w:val="center"/>
              <w:rPr>
                <w:del w:id="2922" w:author="Daniel Noble" w:date="2025-04-01T13:40:00Z" w16du:dateUtc="2025-04-01T02:40:00Z"/>
                <w:rFonts w:ascii="Times New Roman" w:eastAsia="Times New Roman" w:hAnsi="Times New Roman" w:cs="Times New Roman"/>
                <w:color w:val="000000"/>
                <w:sz w:val="24"/>
                <w:szCs w:val="24"/>
                <w:lang w:eastAsia="en-AU"/>
              </w:rPr>
            </w:pPr>
            <w:del w:id="292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828F077" w14:textId="3856B2AD" w:rsidR="0067260A" w:rsidRPr="0040411C" w:rsidDel="000C0BA3" w:rsidRDefault="0067260A" w:rsidP="00150BF6">
            <w:pPr>
              <w:spacing w:after="0" w:line="276" w:lineRule="auto"/>
              <w:jc w:val="center"/>
              <w:rPr>
                <w:del w:id="2924" w:author="Daniel Noble" w:date="2025-04-01T13:40:00Z" w16du:dateUtc="2025-04-01T02:40:00Z"/>
                <w:rFonts w:ascii="Times New Roman" w:eastAsia="Times New Roman" w:hAnsi="Times New Roman" w:cs="Times New Roman"/>
                <w:color w:val="000000"/>
                <w:sz w:val="24"/>
                <w:szCs w:val="24"/>
                <w:lang w:eastAsia="en-AU"/>
              </w:rPr>
            </w:pPr>
            <w:del w:id="292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59DEC55" w14:textId="458FDC70" w:rsidR="0067260A" w:rsidRPr="0040411C" w:rsidDel="000C0BA3" w:rsidRDefault="0067260A" w:rsidP="00150BF6">
            <w:pPr>
              <w:spacing w:after="0" w:line="276" w:lineRule="auto"/>
              <w:jc w:val="center"/>
              <w:rPr>
                <w:del w:id="2926" w:author="Daniel Noble" w:date="2025-04-01T13:40:00Z" w16du:dateUtc="2025-04-01T02:40:00Z"/>
                <w:rFonts w:ascii="Times New Roman" w:eastAsia="Times New Roman" w:hAnsi="Times New Roman" w:cs="Times New Roman"/>
                <w:color w:val="000000"/>
                <w:sz w:val="24"/>
                <w:szCs w:val="24"/>
                <w:lang w:eastAsia="en-AU"/>
              </w:rPr>
            </w:pPr>
            <w:del w:id="292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0.0040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6805052" w14:textId="508A7726" w:rsidR="0067260A" w:rsidRPr="0040411C" w:rsidDel="000C0BA3" w:rsidRDefault="0067260A" w:rsidP="00150BF6">
            <w:pPr>
              <w:spacing w:after="0" w:line="276" w:lineRule="auto"/>
              <w:jc w:val="center"/>
              <w:rPr>
                <w:del w:id="2928" w:author="Daniel Noble" w:date="2025-04-01T13:40:00Z" w16du:dateUtc="2025-04-01T02:40:00Z"/>
                <w:rFonts w:ascii="Times New Roman" w:eastAsia="Times New Roman" w:hAnsi="Times New Roman" w:cs="Times New Roman"/>
                <w:color w:val="000000"/>
                <w:sz w:val="24"/>
                <w:szCs w:val="24"/>
                <w:lang w:eastAsia="en-AU"/>
              </w:rPr>
            </w:pPr>
            <w:del w:id="292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-0.1237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39632A8" w14:textId="70DCFC32" w:rsidR="0067260A" w:rsidRPr="0040411C" w:rsidDel="000C0BA3" w:rsidRDefault="0067260A" w:rsidP="00150BF6">
            <w:pPr>
              <w:spacing w:after="0" w:line="276" w:lineRule="auto"/>
              <w:jc w:val="center"/>
              <w:rPr>
                <w:del w:id="2930" w:author="Daniel Noble" w:date="2025-04-01T13:40:00Z" w16du:dateUtc="2025-04-01T02:40:00Z"/>
                <w:rFonts w:ascii="Times New Roman" w:eastAsia="Times New Roman" w:hAnsi="Times New Roman" w:cs="Times New Roman"/>
                <w:color w:val="000000"/>
                <w:sz w:val="24"/>
                <w:szCs w:val="24"/>
                <w:lang w:eastAsia="en-AU"/>
              </w:rPr>
            </w:pPr>
            <w:del w:id="293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0.1318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4221AD7" w14:textId="4497C0D8" w:rsidR="0067260A" w:rsidRPr="0040411C" w:rsidDel="000C0BA3" w:rsidRDefault="0067260A" w:rsidP="00150BF6">
            <w:pPr>
              <w:spacing w:after="0" w:line="276" w:lineRule="auto"/>
              <w:jc w:val="center"/>
              <w:rPr>
                <w:del w:id="2932" w:author="Daniel Noble" w:date="2025-04-01T13:40:00Z" w16du:dateUtc="2025-04-01T02:40:00Z"/>
                <w:rFonts w:ascii="Times New Roman" w:eastAsia="Times New Roman" w:hAnsi="Times New Roman" w:cs="Times New Roman"/>
                <w:color w:val="000000"/>
                <w:sz w:val="24"/>
                <w:szCs w:val="24"/>
                <w:lang w:eastAsia="en-AU"/>
              </w:rPr>
            </w:pPr>
            <w:del w:id="293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B6C92B5" w14:textId="52B93785" w:rsidR="0067260A" w:rsidRPr="0040411C" w:rsidDel="000C0BA3" w:rsidRDefault="0067260A" w:rsidP="00150BF6">
            <w:pPr>
              <w:spacing w:after="0" w:line="276" w:lineRule="auto"/>
              <w:jc w:val="center"/>
              <w:rPr>
                <w:del w:id="2934" w:author="Daniel Noble" w:date="2025-04-01T13:40:00Z" w16du:dateUtc="2025-04-01T02:40:00Z"/>
                <w:rFonts w:ascii="Times New Roman" w:eastAsia="Times New Roman" w:hAnsi="Times New Roman" w:cs="Times New Roman"/>
                <w:color w:val="000000"/>
                <w:sz w:val="24"/>
                <w:szCs w:val="24"/>
                <w:lang w:eastAsia="en-AU"/>
              </w:rPr>
            </w:pPr>
            <w:del w:id="293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0.9479</w:delText>
              </w:r>
            </w:del>
          </w:p>
        </w:tc>
      </w:tr>
      <w:tr w:rsidR="0067260A" w:rsidRPr="00AF057B" w:rsidDel="000C0BA3" w14:paraId="7C7A8ED3" w14:textId="3B65AB88" w:rsidTr="00150BF6">
        <w:trPr>
          <w:trHeight w:val="288"/>
          <w:jc w:val="center"/>
          <w:del w:id="2936"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232F4C58" w14:textId="6A4D3924" w:rsidR="0067260A" w:rsidRPr="0040411C" w:rsidDel="000C0BA3" w:rsidRDefault="0067260A" w:rsidP="00150BF6">
            <w:pPr>
              <w:spacing w:after="0" w:line="276" w:lineRule="auto"/>
              <w:rPr>
                <w:del w:id="2937" w:author="Daniel Noble" w:date="2025-04-01T13:40:00Z" w16du:dateUtc="2025-04-01T02:40:00Z"/>
                <w:rFonts w:ascii="Times New Roman" w:eastAsia="Times New Roman" w:hAnsi="Times New Roman" w:cs="Times New Roman"/>
                <w:b/>
                <w:bCs/>
                <w:color w:val="000000"/>
                <w:sz w:val="24"/>
                <w:szCs w:val="24"/>
                <w:lang w:eastAsia="en-AU"/>
              </w:rPr>
            </w:pPr>
            <w:del w:id="293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Life-history Traits</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8909745" w14:textId="2B391C50" w:rsidR="0067260A" w:rsidRPr="0040411C" w:rsidDel="000C0BA3" w:rsidRDefault="0067260A" w:rsidP="00150BF6">
            <w:pPr>
              <w:spacing w:after="0" w:line="276" w:lineRule="auto"/>
              <w:jc w:val="center"/>
              <w:rPr>
                <w:del w:id="2939" w:author="Daniel Noble" w:date="2025-04-01T13:40:00Z" w16du:dateUtc="2025-04-01T02:40:00Z"/>
                <w:rFonts w:ascii="Times New Roman" w:eastAsia="Times New Roman" w:hAnsi="Times New Roman" w:cs="Times New Roman"/>
                <w:color w:val="000000"/>
                <w:sz w:val="24"/>
                <w:szCs w:val="24"/>
                <w:lang w:eastAsia="en-AU"/>
              </w:rPr>
            </w:pPr>
            <w:del w:id="294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E0820F7" w14:textId="2098E84C" w:rsidR="0067260A" w:rsidRPr="0040411C" w:rsidDel="000C0BA3" w:rsidRDefault="0067260A" w:rsidP="00150BF6">
            <w:pPr>
              <w:spacing w:after="0" w:line="276" w:lineRule="auto"/>
              <w:jc w:val="center"/>
              <w:rPr>
                <w:del w:id="2941" w:author="Daniel Noble" w:date="2025-04-01T13:40:00Z" w16du:dateUtc="2025-04-01T02:40:00Z"/>
                <w:rFonts w:ascii="Times New Roman" w:eastAsia="Times New Roman" w:hAnsi="Times New Roman" w:cs="Times New Roman"/>
                <w:color w:val="000000"/>
                <w:sz w:val="24"/>
                <w:szCs w:val="24"/>
                <w:lang w:eastAsia="en-AU"/>
              </w:rPr>
            </w:pPr>
            <w:del w:id="294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8E5509C" w14:textId="1ED1E424" w:rsidR="0067260A" w:rsidRPr="0040411C" w:rsidDel="000C0BA3" w:rsidRDefault="0067260A" w:rsidP="00150BF6">
            <w:pPr>
              <w:spacing w:after="0" w:line="276" w:lineRule="auto"/>
              <w:jc w:val="center"/>
              <w:rPr>
                <w:del w:id="2943" w:author="Daniel Noble" w:date="2025-04-01T13:40:00Z" w16du:dateUtc="2025-04-01T02:40:00Z"/>
                <w:rFonts w:ascii="Times New Roman" w:eastAsia="Times New Roman" w:hAnsi="Times New Roman" w:cs="Times New Roman"/>
                <w:color w:val="000000"/>
                <w:sz w:val="24"/>
                <w:szCs w:val="24"/>
                <w:lang w:eastAsia="en-AU"/>
              </w:rPr>
            </w:pPr>
            <w:del w:id="294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53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052694F" w14:textId="6880E5EC" w:rsidR="0067260A" w:rsidRPr="0040411C" w:rsidDel="000C0BA3" w:rsidRDefault="0067260A" w:rsidP="00150BF6">
            <w:pPr>
              <w:spacing w:after="0" w:line="276" w:lineRule="auto"/>
              <w:jc w:val="center"/>
              <w:rPr>
                <w:del w:id="2945" w:author="Daniel Noble" w:date="2025-04-01T13:40:00Z" w16du:dateUtc="2025-04-01T02:40:00Z"/>
                <w:rFonts w:ascii="Times New Roman" w:eastAsia="Times New Roman" w:hAnsi="Times New Roman" w:cs="Times New Roman"/>
                <w:color w:val="000000"/>
                <w:sz w:val="24"/>
                <w:szCs w:val="24"/>
                <w:lang w:eastAsia="en-AU"/>
              </w:rPr>
            </w:pPr>
            <w:del w:id="294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0.0128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49EC01C" w14:textId="38F27496" w:rsidR="0067260A" w:rsidRPr="0040411C" w:rsidDel="000C0BA3" w:rsidRDefault="0067260A" w:rsidP="00150BF6">
            <w:pPr>
              <w:spacing w:after="0" w:line="276" w:lineRule="auto"/>
              <w:jc w:val="center"/>
              <w:rPr>
                <w:del w:id="2947" w:author="Daniel Noble" w:date="2025-04-01T13:40:00Z" w16du:dateUtc="2025-04-01T02:40:00Z"/>
                <w:rFonts w:ascii="Times New Roman" w:eastAsia="Times New Roman" w:hAnsi="Times New Roman" w:cs="Times New Roman"/>
                <w:color w:val="000000"/>
                <w:sz w:val="24"/>
                <w:szCs w:val="24"/>
                <w:lang w:eastAsia="en-AU"/>
              </w:rPr>
            </w:pPr>
            <w:del w:id="294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-0.0261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93CC5CB" w14:textId="779BE438" w:rsidR="0067260A" w:rsidRPr="0040411C" w:rsidDel="000C0BA3" w:rsidRDefault="0067260A" w:rsidP="00150BF6">
            <w:pPr>
              <w:spacing w:after="0" w:line="276" w:lineRule="auto"/>
              <w:jc w:val="center"/>
              <w:rPr>
                <w:del w:id="2949" w:author="Daniel Noble" w:date="2025-04-01T13:40:00Z" w16du:dateUtc="2025-04-01T02:40:00Z"/>
                <w:rFonts w:ascii="Times New Roman" w:eastAsia="Times New Roman" w:hAnsi="Times New Roman" w:cs="Times New Roman"/>
                <w:color w:val="000000"/>
                <w:sz w:val="24"/>
                <w:szCs w:val="24"/>
                <w:lang w:eastAsia="en-AU"/>
              </w:rPr>
            </w:pPr>
            <w:del w:id="295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0.0516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B7CCB7F" w14:textId="3BC9A0FC" w:rsidR="0067260A" w:rsidRPr="0040411C" w:rsidDel="000C0BA3" w:rsidRDefault="0067260A" w:rsidP="00150BF6">
            <w:pPr>
              <w:spacing w:after="0" w:line="276" w:lineRule="auto"/>
              <w:jc w:val="center"/>
              <w:rPr>
                <w:del w:id="2951" w:author="Daniel Noble" w:date="2025-04-01T13:40:00Z" w16du:dateUtc="2025-04-01T02:40:00Z"/>
                <w:rFonts w:ascii="Times New Roman" w:eastAsia="Times New Roman" w:hAnsi="Times New Roman" w:cs="Times New Roman"/>
                <w:color w:val="000000"/>
                <w:sz w:val="24"/>
                <w:szCs w:val="24"/>
                <w:lang w:eastAsia="en-AU"/>
              </w:rPr>
            </w:pPr>
            <w:del w:id="295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D979D4E" w14:textId="2D29E5E7" w:rsidR="0067260A" w:rsidRPr="0040411C" w:rsidDel="000C0BA3" w:rsidRDefault="0067260A" w:rsidP="00150BF6">
            <w:pPr>
              <w:spacing w:after="0" w:line="276" w:lineRule="auto"/>
              <w:jc w:val="center"/>
              <w:rPr>
                <w:del w:id="2953" w:author="Daniel Noble" w:date="2025-04-01T13:40:00Z" w16du:dateUtc="2025-04-01T02:40:00Z"/>
                <w:rFonts w:ascii="Times New Roman" w:eastAsia="Times New Roman" w:hAnsi="Times New Roman" w:cs="Times New Roman"/>
                <w:color w:val="000000"/>
                <w:sz w:val="24"/>
                <w:szCs w:val="24"/>
                <w:lang w:eastAsia="en-AU"/>
              </w:rPr>
            </w:pPr>
            <w:del w:id="295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0.4983</w:delText>
              </w:r>
            </w:del>
          </w:p>
        </w:tc>
      </w:tr>
      <w:tr w:rsidR="0067260A" w:rsidRPr="00AF057B" w:rsidDel="000C0BA3" w14:paraId="70B334EF" w14:textId="577BE216" w:rsidTr="00150BF6">
        <w:trPr>
          <w:trHeight w:val="288"/>
          <w:jc w:val="center"/>
          <w:del w:id="2955"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04C63E86" w14:textId="29289527" w:rsidR="0067260A" w:rsidRPr="0040411C" w:rsidDel="000C0BA3" w:rsidRDefault="0067260A" w:rsidP="00150BF6">
            <w:pPr>
              <w:spacing w:after="0" w:line="276" w:lineRule="auto"/>
              <w:rPr>
                <w:del w:id="2956" w:author="Daniel Noble" w:date="2025-04-01T13:40:00Z" w16du:dateUtc="2025-04-01T02:40:00Z"/>
                <w:rFonts w:ascii="Times New Roman" w:eastAsia="Times New Roman" w:hAnsi="Times New Roman" w:cs="Times New Roman"/>
                <w:b/>
                <w:bCs/>
                <w:color w:val="000000"/>
                <w:sz w:val="24"/>
                <w:szCs w:val="24"/>
                <w:lang w:eastAsia="en-AU"/>
              </w:rPr>
            </w:pPr>
            <w:del w:id="295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Morphological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459568C" w14:textId="23B843BC" w:rsidR="0067260A" w:rsidRPr="0040411C" w:rsidDel="000C0BA3" w:rsidRDefault="0067260A" w:rsidP="00150BF6">
            <w:pPr>
              <w:spacing w:after="0" w:line="276" w:lineRule="auto"/>
              <w:jc w:val="center"/>
              <w:rPr>
                <w:del w:id="2958" w:author="Daniel Noble" w:date="2025-04-01T13:40:00Z" w16du:dateUtc="2025-04-01T02:40:00Z"/>
                <w:rFonts w:ascii="Times New Roman" w:eastAsia="Times New Roman" w:hAnsi="Times New Roman" w:cs="Times New Roman"/>
                <w:color w:val="000000"/>
                <w:sz w:val="24"/>
                <w:szCs w:val="24"/>
                <w:lang w:eastAsia="en-AU"/>
              </w:rPr>
            </w:pPr>
            <w:del w:id="295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25A17B8" w14:textId="20A7E8E8" w:rsidR="0067260A" w:rsidRPr="0040411C" w:rsidDel="000C0BA3" w:rsidRDefault="0067260A" w:rsidP="00150BF6">
            <w:pPr>
              <w:spacing w:after="0" w:line="276" w:lineRule="auto"/>
              <w:jc w:val="center"/>
              <w:rPr>
                <w:del w:id="2960" w:author="Daniel Noble" w:date="2025-04-01T13:40:00Z" w16du:dateUtc="2025-04-01T02:40:00Z"/>
                <w:rFonts w:ascii="Times New Roman" w:eastAsia="Times New Roman" w:hAnsi="Times New Roman" w:cs="Times New Roman"/>
                <w:color w:val="000000"/>
                <w:sz w:val="24"/>
                <w:szCs w:val="24"/>
                <w:lang w:eastAsia="en-AU"/>
              </w:rPr>
            </w:pPr>
            <w:del w:id="296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18</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54CC609" w14:textId="3E3CCCF4" w:rsidR="0067260A" w:rsidRPr="0040411C" w:rsidDel="000C0BA3" w:rsidRDefault="0067260A" w:rsidP="00150BF6">
            <w:pPr>
              <w:spacing w:after="0" w:line="276" w:lineRule="auto"/>
              <w:jc w:val="center"/>
              <w:rPr>
                <w:del w:id="2962" w:author="Daniel Noble" w:date="2025-04-01T13:40:00Z" w16du:dateUtc="2025-04-01T02:40:00Z"/>
                <w:rFonts w:ascii="Times New Roman" w:eastAsia="Times New Roman" w:hAnsi="Times New Roman" w:cs="Times New Roman"/>
                <w:color w:val="000000"/>
                <w:sz w:val="24"/>
                <w:szCs w:val="24"/>
                <w:lang w:eastAsia="en-AU"/>
              </w:rPr>
            </w:pPr>
            <w:del w:id="296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46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D561918" w14:textId="442185A2" w:rsidR="0067260A" w:rsidRPr="0040411C" w:rsidDel="000C0BA3" w:rsidRDefault="0067260A" w:rsidP="00150BF6">
            <w:pPr>
              <w:spacing w:after="0" w:line="276" w:lineRule="auto"/>
              <w:jc w:val="center"/>
              <w:rPr>
                <w:del w:id="2964" w:author="Daniel Noble" w:date="2025-04-01T13:40:00Z" w16du:dateUtc="2025-04-01T02:40:00Z"/>
                <w:rFonts w:ascii="Times New Roman" w:eastAsia="Times New Roman" w:hAnsi="Times New Roman" w:cs="Times New Roman"/>
                <w:color w:val="000000"/>
                <w:sz w:val="24"/>
                <w:szCs w:val="24"/>
                <w:lang w:eastAsia="en-AU"/>
              </w:rPr>
            </w:pPr>
            <w:del w:id="296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-0.0071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B0D6EAE" w14:textId="74C38F80" w:rsidR="0067260A" w:rsidRPr="0040411C" w:rsidDel="000C0BA3" w:rsidRDefault="0067260A" w:rsidP="00150BF6">
            <w:pPr>
              <w:spacing w:after="0" w:line="276" w:lineRule="auto"/>
              <w:jc w:val="center"/>
              <w:rPr>
                <w:del w:id="2966" w:author="Daniel Noble" w:date="2025-04-01T13:40:00Z" w16du:dateUtc="2025-04-01T02:40:00Z"/>
                <w:rFonts w:ascii="Times New Roman" w:eastAsia="Times New Roman" w:hAnsi="Times New Roman" w:cs="Times New Roman"/>
                <w:color w:val="000000"/>
                <w:sz w:val="24"/>
                <w:szCs w:val="24"/>
                <w:lang w:eastAsia="en-AU"/>
              </w:rPr>
            </w:pPr>
            <w:del w:id="296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-0.0643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D5BF58F" w14:textId="7CB0BDCA" w:rsidR="0067260A" w:rsidRPr="0040411C" w:rsidDel="000C0BA3" w:rsidRDefault="0067260A" w:rsidP="00150BF6">
            <w:pPr>
              <w:spacing w:after="0" w:line="276" w:lineRule="auto"/>
              <w:jc w:val="center"/>
              <w:rPr>
                <w:del w:id="2968" w:author="Daniel Noble" w:date="2025-04-01T13:40:00Z" w16du:dateUtc="2025-04-01T02:40:00Z"/>
                <w:rFonts w:ascii="Times New Roman" w:eastAsia="Times New Roman" w:hAnsi="Times New Roman" w:cs="Times New Roman"/>
                <w:color w:val="000000"/>
                <w:sz w:val="24"/>
                <w:szCs w:val="24"/>
                <w:lang w:eastAsia="en-AU"/>
              </w:rPr>
            </w:pPr>
            <w:del w:id="296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0.0502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BE83B74" w14:textId="48F6FE3A" w:rsidR="0067260A" w:rsidRPr="0040411C" w:rsidDel="000C0BA3" w:rsidRDefault="0067260A" w:rsidP="00150BF6">
            <w:pPr>
              <w:spacing w:after="0" w:line="276" w:lineRule="auto"/>
              <w:jc w:val="center"/>
              <w:rPr>
                <w:del w:id="2970" w:author="Daniel Noble" w:date="2025-04-01T13:40:00Z" w16du:dateUtc="2025-04-01T02:40:00Z"/>
                <w:rFonts w:ascii="Times New Roman" w:eastAsia="Times New Roman" w:hAnsi="Times New Roman" w:cs="Times New Roman"/>
                <w:color w:val="000000"/>
                <w:sz w:val="24"/>
                <w:szCs w:val="24"/>
                <w:lang w:eastAsia="en-AU"/>
              </w:rPr>
            </w:pPr>
            <w:del w:id="297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73D9613" w14:textId="4BAA1887" w:rsidR="0067260A" w:rsidRPr="0040411C" w:rsidDel="000C0BA3" w:rsidRDefault="0067260A" w:rsidP="00150BF6">
            <w:pPr>
              <w:spacing w:after="0" w:line="276" w:lineRule="auto"/>
              <w:jc w:val="center"/>
              <w:rPr>
                <w:del w:id="2972" w:author="Daniel Noble" w:date="2025-04-01T13:40:00Z" w16du:dateUtc="2025-04-01T02:40:00Z"/>
                <w:rFonts w:ascii="Times New Roman" w:eastAsia="Times New Roman" w:hAnsi="Times New Roman" w:cs="Times New Roman"/>
                <w:color w:val="000000"/>
                <w:sz w:val="24"/>
                <w:szCs w:val="24"/>
                <w:lang w:eastAsia="en-AU"/>
              </w:rPr>
            </w:pPr>
            <w:del w:id="297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0.7984</w:delText>
              </w:r>
            </w:del>
          </w:p>
        </w:tc>
      </w:tr>
      <w:tr w:rsidR="0067260A" w:rsidRPr="00AF057B" w:rsidDel="000C0BA3" w14:paraId="10B8BA7E" w14:textId="4BD7A990" w:rsidTr="00150BF6">
        <w:trPr>
          <w:trHeight w:val="288"/>
          <w:jc w:val="center"/>
          <w:del w:id="2974"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2602B374" w14:textId="1AC05361" w:rsidR="0067260A" w:rsidRPr="0040411C" w:rsidDel="000C0BA3" w:rsidRDefault="0067260A" w:rsidP="00150BF6">
            <w:pPr>
              <w:spacing w:after="0" w:line="276" w:lineRule="auto"/>
              <w:rPr>
                <w:del w:id="2975" w:author="Daniel Noble" w:date="2025-04-01T13:40:00Z" w16du:dateUtc="2025-04-01T02:40:00Z"/>
                <w:rFonts w:ascii="Times New Roman" w:eastAsia="Times New Roman" w:hAnsi="Times New Roman" w:cs="Times New Roman"/>
                <w:b/>
                <w:bCs/>
                <w:color w:val="000000"/>
                <w:sz w:val="24"/>
                <w:szCs w:val="24"/>
                <w:lang w:eastAsia="en-AU"/>
              </w:rPr>
            </w:pPr>
            <w:del w:id="297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Physiological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0AB4214" w14:textId="6CE396A1" w:rsidR="0067260A" w:rsidRPr="0040411C" w:rsidDel="000C0BA3" w:rsidRDefault="0067260A" w:rsidP="00150BF6">
            <w:pPr>
              <w:spacing w:after="0" w:line="276" w:lineRule="auto"/>
              <w:jc w:val="center"/>
              <w:rPr>
                <w:del w:id="2977" w:author="Daniel Noble" w:date="2025-04-01T13:40:00Z" w16du:dateUtc="2025-04-01T02:40:00Z"/>
                <w:rFonts w:ascii="Times New Roman" w:eastAsia="Times New Roman" w:hAnsi="Times New Roman" w:cs="Times New Roman"/>
                <w:color w:val="000000"/>
                <w:sz w:val="24"/>
                <w:szCs w:val="24"/>
                <w:lang w:eastAsia="en-AU"/>
              </w:rPr>
            </w:pPr>
            <w:del w:id="297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512EA68" w14:textId="66BC161A" w:rsidR="0067260A" w:rsidRPr="0040411C" w:rsidDel="000C0BA3" w:rsidRDefault="0067260A" w:rsidP="00150BF6">
            <w:pPr>
              <w:spacing w:after="0" w:line="276" w:lineRule="auto"/>
              <w:jc w:val="center"/>
              <w:rPr>
                <w:del w:id="2979" w:author="Daniel Noble" w:date="2025-04-01T13:40:00Z" w16du:dateUtc="2025-04-01T02:40:00Z"/>
                <w:rFonts w:ascii="Times New Roman" w:eastAsia="Times New Roman" w:hAnsi="Times New Roman" w:cs="Times New Roman"/>
                <w:color w:val="000000"/>
                <w:sz w:val="24"/>
                <w:szCs w:val="24"/>
                <w:lang w:eastAsia="en-AU"/>
              </w:rPr>
            </w:pPr>
            <w:del w:id="298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1B77C42" w14:textId="5D52A11A" w:rsidR="0067260A" w:rsidRPr="0040411C" w:rsidDel="000C0BA3" w:rsidRDefault="0067260A" w:rsidP="00150BF6">
            <w:pPr>
              <w:spacing w:after="0" w:line="276" w:lineRule="auto"/>
              <w:jc w:val="center"/>
              <w:rPr>
                <w:del w:id="2981" w:author="Daniel Noble" w:date="2025-04-01T13:40:00Z" w16du:dateUtc="2025-04-01T02:40:00Z"/>
                <w:rFonts w:ascii="Times New Roman" w:eastAsia="Times New Roman" w:hAnsi="Times New Roman" w:cs="Times New Roman"/>
                <w:color w:val="000000"/>
                <w:sz w:val="24"/>
                <w:szCs w:val="24"/>
                <w:lang w:eastAsia="en-AU"/>
              </w:rPr>
            </w:pPr>
            <w:del w:id="298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726E013" w14:textId="55C565D7" w:rsidR="0067260A" w:rsidRPr="0040411C" w:rsidDel="000C0BA3" w:rsidRDefault="0067260A" w:rsidP="00150BF6">
            <w:pPr>
              <w:spacing w:after="0" w:line="276" w:lineRule="auto"/>
              <w:jc w:val="center"/>
              <w:rPr>
                <w:del w:id="2983" w:author="Daniel Noble" w:date="2025-04-01T13:40:00Z" w16du:dateUtc="2025-04-01T02:40:00Z"/>
                <w:rFonts w:ascii="Times New Roman" w:eastAsia="Times New Roman" w:hAnsi="Times New Roman" w:cs="Times New Roman"/>
                <w:color w:val="000000"/>
                <w:sz w:val="24"/>
                <w:szCs w:val="24"/>
                <w:lang w:eastAsia="en-AU"/>
              </w:rPr>
            </w:pPr>
            <w:del w:id="298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-0.0082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96EE22F" w14:textId="1C5B304B" w:rsidR="0067260A" w:rsidRPr="0040411C" w:rsidDel="000C0BA3" w:rsidRDefault="0067260A" w:rsidP="00150BF6">
            <w:pPr>
              <w:spacing w:after="0" w:line="276" w:lineRule="auto"/>
              <w:jc w:val="center"/>
              <w:rPr>
                <w:del w:id="2985" w:author="Daniel Noble" w:date="2025-04-01T13:40:00Z" w16du:dateUtc="2025-04-01T02:40:00Z"/>
                <w:rFonts w:ascii="Times New Roman" w:eastAsia="Times New Roman" w:hAnsi="Times New Roman" w:cs="Times New Roman"/>
                <w:color w:val="000000"/>
                <w:sz w:val="24"/>
                <w:szCs w:val="24"/>
                <w:lang w:eastAsia="en-AU"/>
              </w:rPr>
            </w:pPr>
            <w:del w:id="298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-0.1753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DE82880" w14:textId="6677EB65" w:rsidR="0067260A" w:rsidRPr="0040411C" w:rsidDel="000C0BA3" w:rsidRDefault="0067260A" w:rsidP="00150BF6">
            <w:pPr>
              <w:spacing w:after="0" w:line="276" w:lineRule="auto"/>
              <w:jc w:val="center"/>
              <w:rPr>
                <w:del w:id="2987" w:author="Daniel Noble" w:date="2025-04-01T13:40:00Z" w16du:dateUtc="2025-04-01T02:40:00Z"/>
                <w:rFonts w:ascii="Times New Roman" w:eastAsia="Times New Roman" w:hAnsi="Times New Roman" w:cs="Times New Roman"/>
                <w:color w:val="000000"/>
                <w:sz w:val="24"/>
                <w:szCs w:val="24"/>
                <w:lang w:eastAsia="en-AU"/>
              </w:rPr>
            </w:pPr>
            <w:del w:id="298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0.1590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E66810E" w14:textId="6FC16666" w:rsidR="0067260A" w:rsidRPr="0040411C" w:rsidDel="000C0BA3" w:rsidRDefault="0067260A" w:rsidP="00150BF6">
            <w:pPr>
              <w:spacing w:after="0" w:line="276" w:lineRule="auto"/>
              <w:jc w:val="center"/>
              <w:rPr>
                <w:del w:id="2989" w:author="Daniel Noble" w:date="2025-04-01T13:40:00Z" w16du:dateUtc="2025-04-01T02:40:00Z"/>
                <w:rFonts w:ascii="Times New Roman" w:eastAsia="Times New Roman" w:hAnsi="Times New Roman" w:cs="Times New Roman"/>
                <w:color w:val="000000"/>
                <w:sz w:val="24"/>
                <w:szCs w:val="24"/>
                <w:lang w:eastAsia="en-AU"/>
              </w:rPr>
            </w:pPr>
            <w:del w:id="299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D71C5A8" w14:textId="485A50B9" w:rsidR="0067260A" w:rsidRPr="0040411C" w:rsidDel="000C0BA3" w:rsidRDefault="0067260A" w:rsidP="00150BF6">
            <w:pPr>
              <w:spacing w:after="0" w:line="276" w:lineRule="auto"/>
              <w:jc w:val="center"/>
              <w:rPr>
                <w:del w:id="2991" w:author="Daniel Noble" w:date="2025-04-01T13:40:00Z" w16du:dateUtc="2025-04-01T02:40:00Z"/>
                <w:rFonts w:ascii="Times New Roman" w:eastAsia="Times New Roman" w:hAnsi="Times New Roman" w:cs="Times New Roman"/>
                <w:color w:val="000000"/>
                <w:sz w:val="24"/>
                <w:szCs w:val="24"/>
                <w:lang w:eastAsia="en-AU"/>
              </w:rPr>
            </w:pPr>
            <w:del w:id="299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0.9193</w:delText>
              </w:r>
            </w:del>
          </w:p>
        </w:tc>
      </w:tr>
    </w:tbl>
    <w:p w14:paraId="19D71C03" w14:textId="2B90E9C8" w:rsidR="0067260A" w:rsidDel="000C0BA3" w:rsidRDefault="0067260A" w:rsidP="0067260A">
      <w:pPr>
        <w:rPr>
          <w:del w:id="2993" w:author="Daniel Noble" w:date="2025-04-01T13:40:00Z" w16du:dateUtc="2025-04-01T02:40:00Z"/>
        </w:rPr>
      </w:pPr>
    </w:p>
    <w:p w14:paraId="6C5A6751" w14:textId="4FEB6BBF" w:rsidR="0067260A" w:rsidRPr="0040411C" w:rsidDel="000C0BA3" w:rsidRDefault="0067260A" w:rsidP="0067260A">
      <w:pPr>
        <w:spacing w:line="480" w:lineRule="auto"/>
        <w:rPr>
          <w:del w:id="2994" w:author="Daniel Noble" w:date="2025-04-01T13:40:00Z" w16du:dateUtc="2025-04-01T02:40:00Z"/>
          <w:rFonts w:ascii="Times New Roman" w:hAnsi="Times New Roman" w:cs="Times New Roman"/>
          <w:sz w:val="24"/>
          <w:szCs w:val="24"/>
        </w:rPr>
      </w:pPr>
      <w:del w:id="2995" w:author="Daniel Noble" w:date="2025-04-01T13:40:00Z" w16du:dateUtc="2025-04-01T02:40:00Z">
        <w:r w:rsidRPr="0040411C" w:rsidDel="000C0BA3">
          <w:rPr>
            <w:rFonts w:ascii="Times New Roman" w:hAnsi="Times New Roman" w:cs="Times New Roman"/>
            <w:b/>
            <w:bCs/>
            <w:sz w:val="24"/>
            <w:szCs w:val="24"/>
          </w:rPr>
          <w:delText xml:space="preserve">Table S38 Results of the meta-regression of the terrestrial data set with specific phenotypic traits as the moderator. </w:delText>
        </w:r>
        <w:r w:rsidRPr="0040411C" w:rsidDel="000C0BA3">
          <w:rPr>
            <w:rFonts w:ascii="Times New Roman" w:hAnsi="Times New Roman" w:cs="Times New Roman"/>
            <w:sz w:val="24"/>
            <w:szCs w:val="24"/>
          </w:rPr>
          <w:delText>Number of studies, species and effect sizes are totals from the subset of data with organisms from terrestrial environments. Effect size = PRRD</w:delText>
        </w:r>
        <w:r w:rsidRPr="0040411C" w:rsidDel="000C0BA3">
          <w:rPr>
            <w:rFonts w:ascii="Times New Roman" w:hAnsi="Times New Roman" w:cs="Times New Roman"/>
            <w:sz w:val="24"/>
            <w:szCs w:val="24"/>
            <w:vertAlign w:val="subscript"/>
          </w:rPr>
          <w:delText>S</w:delText>
        </w:r>
        <w:r w:rsidRPr="0040411C" w:rsidDel="000C0BA3">
          <w:rPr>
            <w:rFonts w:ascii="Times New Roman" w:hAnsi="Times New Roman" w:cs="Times New Roman"/>
            <w:sz w:val="24"/>
            <w:szCs w:val="24"/>
          </w:rPr>
          <w:delText>.</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AF057B" w:rsidDel="000C0BA3" w14:paraId="027942B8" w14:textId="37905D3B" w:rsidTr="00150BF6">
        <w:trPr>
          <w:trHeight w:val="312"/>
          <w:jc w:val="center"/>
          <w:del w:id="2996"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33A9286" w14:textId="58818E72" w:rsidR="0067260A" w:rsidRPr="0040411C" w:rsidDel="000C0BA3" w:rsidRDefault="0067260A" w:rsidP="00150BF6">
            <w:pPr>
              <w:spacing w:after="0" w:line="276" w:lineRule="auto"/>
              <w:jc w:val="center"/>
              <w:rPr>
                <w:del w:id="2997" w:author="Daniel Noble" w:date="2025-04-01T13:40:00Z" w16du:dateUtc="2025-04-01T02:40:00Z"/>
                <w:rFonts w:ascii="Times New Roman" w:eastAsia="Times New Roman" w:hAnsi="Times New Roman" w:cs="Times New Roman"/>
                <w:b/>
                <w:bCs/>
                <w:color w:val="000000"/>
                <w:sz w:val="24"/>
                <w:szCs w:val="24"/>
                <w:lang w:eastAsia="en-AU"/>
              </w:rPr>
            </w:pPr>
            <w:del w:id="299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Terrestrial Organisms (PRRD</w:delText>
              </w:r>
              <w:r w:rsidRPr="0040411C" w:rsidDel="000C0BA3">
                <w:rPr>
                  <w:rFonts w:ascii="Times New Roman" w:eastAsia="Times New Roman" w:hAnsi="Times New Roman" w:cs="Times New Roman"/>
                  <w:b/>
                  <w:bCs/>
                  <w:color w:val="000000"/>
                  <w:sz w:val="24"/>
                  <w:szCs w:val="24"/>
                  <w:vertAlign w:val="subscript"/>
                  <w:lang w:eastAsia="en-AU"/>
                </w:rPr>
                <w:delText>S</w:delText>
              </w:r>
              <w:r w:rsidRPr="0040411C"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9140182" w14:textId="7EBF2099" w:rsidR="0067260A" w:rsidRPr="0040411C" w:rsidDel="000C0BA3" w:rsidRDefault="0067260A" w:rsidP="00150BF6">
            <w:pPr>
              <w:spacing w:after="0" w:line="276" w:lineRule="auto"/>
              <w:jc w:val="center"/>
              <w:rPr>
                <w:del w:id="2999" w:author="Daniel Noble" w:date="2025-04-01T13:40:00Z" w16du:dateUtc="2025-04-01T02:40:00Z"/>
                <w:rFonts w:ascii="Times New Roman" w:eastAsia="Times New Roman" w:hAnsi="Times New Roman" w:cs="Times New Roman"/>
                <w:b/>
                <w:bCs/>
                <w:color w:val="000000"/>
                <w:sz w:val="24"/>
                <w:szCs w:val="24"/>
                <w:lang w:eastAsia="en-AU"/>
              </w:rPr>
            </w:pPr>
            <w:del w:id="300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8AC877" w14:textId="49333F7E" w:rsidR="0067260A" w:rsidRPr="0040411C" w:rsidDel="000C0BA3" w:rsidRDefault="0067260A" w:rsidP="00150BF6">
            <w:pPr>
              <w:spacing w:after="0" w:line="276" w:lineRule="auto"/>
              <w:jc w:val="center"/>
              <w:rPr>
                <w:del w:id="3001" w:author="Daniel Noble" w:date="2025-04-01T13:40:00Z" w16du:dateUtc="2025-04-01T02:40:00Z"/>
                <w:rFonts w:ascii="Times New Roman" w:eastAsia="Times New Roman" w:hAnsi="Times New Roman" w:cs="Times New Roman"/>
                <w:b/>
                <w:bCs/>
                <w:color w:val="000000"/>
                <w:sz w:val="24"/>
                <w:szCs w:val="24"/>
                <w:lang w:eastAsia="en-AU"/>
              </w:rPr>
            </w:pPr>
            <w:del w:id="3002"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3A39812E" w14:textId="7C6BD059" w:rsidR="0067260A" w:rsidRPr="0040411C" w:rsidDel="000C0BA3" w:rsidRDefault="0067260A" w:rsidP="00150BF6">
            <w:pPr>
              <w:spacing w:after="0" w:line="276" w:lineRule="auto"/>
              <w:jc w:val="center"/>
              <w:rPr>
                <w:del w:id="3003" w:author="Daniel Noble" w:date="2025-04-01T13:40:00Z" w16du:dateUtc="2025-04-01T02:40:00Z"/>
                <w:rFonts w:ascii="Times New Roman" w:eastAsia="Times New Roman" w:hAnsi="Times New Roman" w:cs="Times New Roman"/>
                <w:b/>
                <w:bCs/>
                <w:color w:val="000000"/>
                <w:sz w:val="24"/>
                <w:szCs w:val="24"/>
                <w:lang w:eastAsia="en-AU"/>
              </w:rPr>
            </w:pPr>
            <w:del w:id="3004"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B1D969B" w14:textId="560BC32C" w:rsidR="0067260A" w:rsidRPr="0040411C" w:rsidDel="000C0BA3" w:rsidRDefault="0067260A" w:rsidP="00150BF6">
            <w:pPr>
              <w:spacing w:after="0" w:line="276" w:lineRule="auto"/>
              <w:jc w:val="center"/>
              <w:rPr>
                <w:del w:id="3005" w:author="Daniel Noble" w:date="2025-04-01T13:40:00Z" w16du:dateUtc="2025-04-01T02:40:00Z"/>
                <w:rFonts w:ascii="Times New Roman" w:eastAsia="Times New Roman" w:hAnsi="Times New Roman" w:cs="Times New Roman"/>
                <w:b/>
                <w:bCs/>
                <w:color w:val="000000"/>
                <w:sz w:val="24"/>
                <w:szCs w:val="24"/>
                <w:lang w:eastAsia="en-AU"/>
              </w:rPr>
            </w:pPr>
            <w:del w:id="300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9278A6E" w14:textId="11C21AF8" w:rsidR="0067260A" w:rsidRPr="0040411C" w:rsidDel="000C0BA3" w:rsidRDefault="0067260A" w:rsidP="00150BF6">
            <w:pPr>
              <w:spacing w:after="0" w:line="276" w:lineRule="auto"/>
              <w:jc w:val="center"/>
              <w:rPr>
                <w:del w:id="3007" w:author="Daniel Noble" w:date="2025-04-01T13:40:00Z" w16du:dateUtc="2025-04-01T02:40:00Z"/>
                <w:rFonts w:ascii="Times New Roman" w:eastAsia="Times New Roman" w:hAnsi="Times New Roman" w:cs="Times New Roman"/>
                <w:b/>
                <w:bCs/>
                <w:color w:val="000000"/>
                <w:sz w:val="24"/>
                <w:szCs w:val="24"/>
                <w:lang w:eastAsia="en-AU"/>
              </w:rPr>
            </w:pPr>
            <w:del w:id="300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CF67ACD" w14:textId="0B1E9DC1" w:rsidR="0067260A" w:rsidRPr="0040411C" w:rsidDel="000C0BA3" w:rsidRDefault="0067260A" w:rsidP="00150BF6">
            <w:pPr>
              <w:spacing w:after="0" w:line="276" w:lineRule="auto"/>
              <w:jc w:val="center"/>
              <w:rPr>
                <w:del w:id="3009" w:author="Daniel Noble" w:date="2025-04-01T13:40:00Z" w16du:dateUtc="2025-04-01T02:40:00Z"/>
                <w:rFonts w:ascii="Times New Roman" w:eastAsia="Times New Roman" w:hAnsi="Times New Roman" w:cs="Times New Roman"/>
                <w:b/>
                <w:bCs/>
                <w:color w:val="000000"/>
                <w:sz w:val="24"/>
                <w:szCs w:val="24"/>
                <w:lang w:eastAsia="en-AU"/>
              </w:rPr>
            </w:pPr>
            <w:del w:id="301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6D1BFF8" w14:textId="1DA0A81C" w:rsidR="0067260A" w:rsidRPr="0040411C" w:rsidDel="000C0BA3" w:rsidRDefault="0067260A" w:rsidP="00150BF6">
            <w:pPr>
              <w:spacing w:after="0" w:line="276" w:lineRule="auto"/>
              <w:jc w:val="center"/>
              <w:rPr>
                <w:del w:id="3011" w:author="Daniel Noble" w:date="2025-04-01T13:40:00Z" w16du:dateUtc="2025-04-01T02:40:00Z"/>
                <w:rFonts w:ascii="Times New Roman" w:eastAsia="Times New Roman" w:hAnsi="Times New Roman" w:cs="Times New Roman"/>
                <w:b/>
                <w:bCs/>
                <w:color w:val="000000"/>
                <w:sz w:val="24"/>
                <w:szCs w:val="24"/>
                <w:lang w:eastAsia="en-AU"/>
              </w:rPr>
            </w:pPr>
            <w:del w:id="3012"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7BE8176" w14:textId="2AFC9943" w:rsidR="0067260A" w:rsidRPr="0040411C" w:rsidDel="000C0BA3" w:rsidRDefault="0067260A" w:rsidP="00150BF6">
            <w:pPr>
              <w:spacing w:after="0" w:line="276" w:lineRule="auto"/>
              <w:jc w:val="center"/>
              <w:rPr>
                <w:del w:id="3013" w:author="Daniel Noble" w:date="2025-04-01T13:40:00Z" w16du:dateUtc="2025-04-01T02:40:00Z"/>
                <w:rFonts w:ascii="Times New Roman" w:eastAsia="Times New Roman" w:hAnsi="Times New Roman" w:cs="Times New Roman"/>
                <w:b/>
                <w:bCs/>
                <w:color w:val="000000"/>
                <w:sz w:val="24"/>
                <w:szCs w:val="24"/>
                <w:lang w:eastAsia="en-AU"/>
              </w:rPr>
            </w:pPr>
            <w:del w:id="3014"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p-value</w:delText>
              </w:r>
            </w:del>
          </w:p>
        </w:tc>
      </w:tr>
      <w:tr w:rsidR="0067260A" w:rsidRPr="00AF057B" w:rsidDel="000C0BA3" w14:paraId="4959D2E3" w14:textId="20BF3D73" w:rsidTr="00150BF6">
        <w:trPr>
          <w:trHeight w:val="288"/>
          <w:jc w:val="center"/>
          <w:del w:id="3015"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01013ED3" w14:textId="42745EC6" w:rsidR="0067260A" w:rsidRPr="0040411C" w:rsidDel="000C0BA3" w:rsidRDefault="0067260A" w:rsidP="00150BF6">
            <w:pPr>
              <w:spacing w:after="0" w:line="276" w:lineRule="auto"/>
              <w:rPr>
                <w:del w:id="3016" w:author="Daniel Noble" w:date="2025-04-01T13:40:00Z" w16du:dateUtc="2025-04-01T02:40:00Z"/>
                <w:rFonts w:ascii="Times New Roman" w:eastAsia="Times New Roman" w:hAnsi="Times New Roman" w:cs="Times New Roman"/>
                <w:b/>
                <w:bCs/>
                <w:color w:val="000000"/>
                <w:sz w:val="24"/>
                <w:szCs w:val="24"/>
                <w:lang w:eastAsia="en-AU"/>
              </w:rPr>
            </w:pPr>
            <w:del w:id="301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Development Time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7D3DE0D" w14:textId="026EF29F" w:rsidR="0067260A" w:rsidRPr="0040411C" w:rsidDel="000C0BA3" w:rsidRDefault="0067260A" w:rsidP="00150BF6">
            <w:pPr>
              <w:spacing w:after="0" w:line="276" w:lineRule="auto"/>
              <w:jc w:val="center"/>
              <w:rPr>
                <w:del w:id="3018" w:author="Daniel Noble" w:date="2025-04-01T13:40:00Z" w16du:dateUtc="2025-04-01T02:40:00Z"/>
                <w:rFonts w:ascii="Times New Roman" w:eastAsia="Times New Roman" w:hAnsi="Times New Roman" w:cs="Times New Roman"/>
                <w:color w:val="000000"/>
                <w:sz w:val="24"/>
                <w:szCs w:val="24"/>
                <w:lang w:eastAsia="en-AU"/>
              </w:rPr>
            </w:pPr>
            <w:del w:id="301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5FA6872" w14:textId="430E4421" w:rsidR="0067260A" w:rsidRPr="0040411C" w:rsidDel="000C0BA3" w:rsidRDefault="0067260A" w:rsidP="00150BF6">
            <w:pPr>
              <w:spacing w:after="0" w:line="276" w:lineRule="auto"/>
              <w:jc w:val="center"/>
              <w:rPr>
                <w:del w:id="3020" w:author="Daniel Noble" w:date="2025-04-01T13:40:00Z" w16du:dateUtc="2025-04-01T02:40:00Z"/>
                <w:rFonts w:ascii="Times New Roman" w:eastAsia="Times New Roman" w:hAnsi="Times New Roman" w:cs="Times New Roman"/>
                <w:color w:val="000000"/>
                <w:sz w:val="24"/>
                <w:szCs w:val="24"/>
                <w:lang w:eastAsia="en-AU"/>
              </w:rPr>
            </w:pPr>
            <w:del w:id="302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21</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28587EF" w14:textId="7D389030" w:rsidR="0067260A" w:rsidRPr="0040411C" w:rsidDel="000C0BA3" w:rsidRDefault="0067260A" w:rsidP="00150BF6">
            <w:pPr>
              <w:spacing w:after="0" w:line="276" w:lineRule="auto"/>
              <w:jc w:val="center"/>
              <w:rPr>
                <w:del w:id="3022" w:author="Daniel Noble" w:date="2025-04-01T13:40:00Z" w16du:dateUtc="2025-04-01T02:40:00Z"/>
                <w:rFonts w:ascii="Times New Roman" w:eastAsia="Times New Roman" w:hAnsi="Times New Roman" w:cs="Times New Roman"/>
                <w:color w:val="000000"/>
                <w:sz w:val="24"/>
                <w:szCs w:val="24"/>
                <w:lang w:eastAsia="en-AU"/>
              </w:rPr>
            </w:pPr>
            <w:del w:id="302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40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7BCCBF5" w14:textId="72A2D788" w:rsidR="0067260A" w:rsidRPr="0040411C" w:rsidDel="000C0BA3" w:rsidRDefault="0067260A" w:rsidP="00150BF6">
            <w:pPr>
              <w:spacing w:after="0" w:line="276" w:lineRule="auto"/>
              <w:jc w:val="center"/>
              <w:rPr>
                <w:del w:id="3024" w:author="Daniel Noble" w:date="2025-04-01T13:40:00Z" w16du:dateUtc="2025-04-01T02:40:00Z"/>
                <w:rFonts w:ascii="Times New Roman" w:eastAsia="Times New Roman" w:hAnsi="Times New Roman" w:cs="Times New Roman"/>
                <w:color w:val="000000"/>
                <w:sz w:val="24"/>
                <w:szCs w:val="24"/>
                <w:lang w:eastAsia="en-AU"/>
              </w:rPr>
            </w:pPr>
            <w:del w:id="302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0.0113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0E93611" w14:textId="0D09CC64" w:rsidR="0067260A" w:rsidRPr="0040411C" w:rsidDel="000C0BA3" w:rsidRDefault="0067260A" w:rsidP="00150BF6">
            <w:pPr>
              <w:spacing w:after="0" w:line="276" w:lineRule="auto"/>
              <w:jc w:val="center"/>
              <w:rPr>
                <w:del w:id="3026" w:author="Daniel Noble" w:date="2025-04-01T13:40:00Z" w16du:dateUtc="2025-04-01T02:40:00Z"/>
                <w:rFonts w:ascii="Times New Roman" w:eastAsia="Times New Roman" w:hAnsi="Times New Roman" w:cs="Times New Roman"/>
                <w:color w:val="000000"/>
                <w:sz w:val="24"/>
                <w:szCs w:val="24"/>
                <w:lang w:eastAsia="en-AU"/>
              </w:rPr>
            </w:pPr>
            <w:del w:id="302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-0.0299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DCC0FA1" w14:textId="3B33FE83" w:rsidR="0067260A" w:rsidRPr="0040411C" w:rsidDel="000C0BA3" w:rsidRDefault="0067260A" w:rsidP="00150BF6">
            <w:pPr>
              <w:spacing w:after="0" w:line="276" w:lineRule="auto"/>
              <w:jc w:val="center"/>
              <w:rPr>
                <w:del w:id="3028" w:author="Daniel Noble" w:date="2025-04-01T13:40:00Z" w16du:dateUtc="2025-04-01T02:40:00Z"/>
                <w:rFonts w:ascii="Times New Roman" w:eastAsia="Times New Roman" w:hAnsi="Times New Roman" w:cs="Times New Roman"/>
                <w:color w:val="000000"/>
                <w:sz w:val="24"/>
                <w:szCs w:val="24"/>
                <w:lang w:eastAsia="en-AU"/>
              </w:rPr>
            </w:pPr>
            <w:del w:id="302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0.0525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8806B3A" w14:textId="2559CF1B" w:rsidR="0067260A" w:rsidRPr="0040411C" w:rsidDel="000C0BA3" w:rsidRDefault="0067260A" w:rsidP="00150BF6">
            <w:pPr>
              <w:spacing w:after="0" w:line="276" w:lineRule="auto"/>
              <w:jc w:val="center"/>
              <w:rPr>
                <w:del w:id="3030" w:author="Daniel Noble" w:date="2025-04-01T13:40:00Z" w16du:dateUtc="2025-04-01T02:40:00Z"/>
                <w:rFonts w:ascii="Times New Roman" w:eastAsia="Times New Roman" w:hAnsi="Times New Roman" w:cs="Times New Roman"/>
                <w:color w:val="000000"/>
                <w:sz w:val="24"/>
                <w:szCs w:val="24"/>
                <w:lang w:eastAsia="en-AU"/>
              </w:rPr>
            </w:pPr>
            <w:del w:id="303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71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19E84CF" w14:textId="007B9993" w:rsidR="0067260A" w:rsidRPr="0040411C" w:rsidDel="000C0BA3" w:rsidRDefault="0067260A" w:rsidP="00150BF6">
            <w:pPr>
              <w:spacing w:after="0" w:line="276" w:lineRule="auto"/>
              <w:jc w:val="center"/>
              <w:rPr>
                <w:del w:id="3032" w:author="Daniel Noble" w:date="2025-04-01T13:40:00Z" w16du:dateUtc="2025-04-01T02:40:00Z"/>
                <w:rFonts w:ascii="Times New Roman" w:eastAsia="Times New Roman" w:hAnsi="Times New Roman" w:cs="Times New Roman"/>
                <w:color w:val="000000"/>
                <w:sz w:val="24"/>
                <w:szCs w:val="24"/>
                <w:lang w:eastAsia="en-AU"/>
              </w:rPr>
            </w:pPr>
            <w:del w:id="303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0.5863</w:delText>
              </w:r>
            </w:del>
          </w:p>
        </w:tc>
      </w:tr>
      <w:tr w:rsidR="0067260A" w:rsidRPr="00AF057B" w:rsidDel="000C0BA3" w14:paraId="37E379B5" w14:textId="289D18EB" w:rsidTr="00150BF6">
        <w:trPr>
          <w:trHeight w:val="288"/>
          <w:jc w:val="center"/>
          <w:del w:id="3034"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15FC3891" w14:textId="51F1C593" w:rsidR="0067260A" w:rsidRPr="0040411C" w:rsidDel="000C0BA3" w:rsidRDefault="0067260A" w:rsidP="00150BF6">
            <w:pPr>
              <w:spacing w:after="0" w:line="276" w:lineRule="auto"/>
              <w:rPr>
                <w:del w:id="3035" w:author="Daniel Noble" w:date="2025-04-01T13:40:00Z" w16du:dateUtc="2025-04-01T02:40:00Z"/>
                <w:rFonts w:ascii="Times New Roman" w:eastAsia="Times New Roman" w:hAnsi="Times New Roman" w:cs="Times New Roman"/>
                <w:b/>
                <w:bCs/>
                <w:color w:val="000000"/>
                <w:sz w:val="24"/>
                <w:szCs w:val="24"/>
                <w:lang w:eastAsia="en-AU"/>
              </w:rPr>
            </w:pPr>
            <w:del w:id="303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Length</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812CDF3" w14:textId="778BA23D" w:rsidR="0067260A" w:rsidRPr="0040411C" w:rsidDel="000C0BA3" w:rsidRDefault="0067260A" w:rsidP="00150BF6">
            <w:pPr>
              <w:spacing w:after="0" w:line="276" w:lineRule="auto"/>
              <w:jc w:val="center"/>
              <w:rPr>
                <w:del w:id="3037" w:author="Daniel Noble" w:date="2025-04-01T13:40:00Z" w16du:dateUtc="2025-04-01T02:40:00Z"/>
                <w:rFonts w:ascii="Times New Roman" w:eastAsia="Times New Roman" w:hAnsi="Times New Roman" w:cs="Times New Roman"/>
                <w:color w:val="000000"/>
                <w:sz w:val="24"/>
                <w:szCs w:val="24"/>
                <w:lang w:eastAsia="en-AU"/>
              </w:rPr>
            </w:pPr>
            <w:del w:id="303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4738A64" w14:textId="0D71FF42" w:rsidR="0067260A" w:rsidRPr="0040411C" w:rsidDel="000C0BA3" w:rsidRDefault="0067260A" w:rsidP="00150BF6">
            <w:pPr>
              <w:spacing w:after="0" w:line="276" w:lineRule="auto"/>
              <w:jc w:val="center"/>
              <w:rPr>
                <w:del w:id="3039" w:author="Daniel Noble" w:date="2025-04-01T13:40:00Z" w16du:dateUtc="2025-04-01T02:40:00Z"/>
                <w:rFonts w:ascii="Times New Roman" w:eastAsia="Times New Roman" w:hAnsi="Times New Roman" w:cs="Times New Roman"/>
                <w:color w:val="000000"/>
                <w:sz w:val="24"/>
                <w:szCs w:val="24"/>
                <w:lang w:eastAsia="en-AU"/>
              </w:rPr>
            </w:pPr>
            <w:del w:id="304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F90F11F" w14:textId="47335249" w:rsidR="0067260A" w:rsidRPr="0040411C" w:rsidDel="000C0BA3" w:rsidRDefault="0067260A" w:rsidP="00150BF6">
            <w:pPr>
              <w:spacing w:after="0" w:line="276" w:lineRule="auto"/>
              <w:jc w:val="center"/>
              <w:rPr>
                <w:del w:id="3041" w:author="Daniel Noble" w:date="2025-04-01T13:40:00Z" w16du:dateUtc="2025-04-01T02:40:00Z"/>
                <w:rFonts w:ascii="Times New Roman" w:eastAsia="Times New Roman" w:hAnsi="Times New Roman" w:cs="Times New Roman"/>
                <w:color w:val="000000"/>
                <w:sz w:val="24"/>
                <w:szCs w:val="24"/>
                <w:lang w:eastAsia="en-AU"/>
              </w:rPr>
            </w:pPr>
            <w:del w:id="304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67F2774" w14:textId="723A4E7B" w:rsidR="0067260A" w:rsidRPr="0040411C" w:rsidDel="000C0BA3" w:rsidRDefault="0067260A" w:rsidP="00150BF6">
            <w:pPr>
              <w:spacing w:after="0" w:line="276" w:lineRule="auto"/>
              <w:jc w:val="center"/>
              <w:rPr>
                <w:del w:id="3043" w:author="Daniel Noble" w:date="2025-04-01T13:40:00Z" w16du:dateUtc="2025-04-01T02:40:00Z"/>
                <w:rFonts w:ascii="Times New Roman" w:eastAsia="Times New Roman" w:hAnsi="Times New Roman" w:cs="Times New Roman"/>
                <w:color w:val="000000"/>
                <w:sz w:val="24"/>
                <w:szCs w:val="24"/>
                <w:lang w:eastAsia="en-AU"/>
              </w:rPr>
            </w:pPr>
            <w:del w:id="304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-0.0001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71943E9" w14:textId="0BFAB945" w:rsidR="0067260A" w:rsidRPr="0040411C" w:rsidDel="000C0BA3" w:rsidRDefault="0067260A" w:rsidP="00150BF6">
            <w:pPr>
              <w:spacing w:after="0" w:line="276" w:lineRule="auto"/>
              <w:jc w:val="center"/>
              <w:rPr>
                <w:del w:id="3045" w:author="Daniel Noble" w:date="2025-04-01T13:40:00Z" w16du:dateUtc="2025-04-01T02:40:00Z"/>
                <w:rFonts w:ascii="Times New Roman" w:eastAsia="Times New Roman" w:hAnsi="Times New Roman" w:cs="Times New Roman"/>
                <w:color w:val="000000"/>
                <w:sz w:val="24"/>
                <w:szCs w:val="24"/>
                <w:lang w:eastAsia="en-AU"/>
              </w:rPr>
            </w:pPr>
            <w:del w:id="304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-0.0955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F4F3962" w14:textId="6A9FC44F" w:rsidR="0067260A" w:rsidRPr="0040411C" w:rsidDel="000C0BA3" w:rsidRDefault="0067260A" w:rsidP="00150BF6">
            <w:pPr>
              <w:spacing w:after="0" w:line="276" w:lineRule="auto"/>
              <w:jc w:val="center"/>
              <w:rPr>
                <w:del w:id="3047" w:author="Daniel Noble" w:date="2025-04-01T13:40:00Z" w16du:dateUtc="2025-04-01T02:40:00Z"/>
                <w:rFonts w:ascii="Times New Roman" w:eastAsia="Times New Roman" w:hAnsi="Times New Roman" w:cs="Times New Roman"/>
                <w:color w:val="000000"/>
                <w:sz w:val="24"/>
                <w:szCs w:val="24"/>
                <w:lang w:eastAsia="en-AU"/>
              </w:rPr>
            </w:pPr>
            <w:del w:id="304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0.0953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D592245" w14:textId="06835B1B" w:rsidR="0067260A" w:rsidRPr="0040411C" w:rsidDel="000C0BA3" w:rsidRDefault="0067260A" w:rsidP="00150BF6">
            <w:pPr>
              <w:spacing w:after="0" w:line="276" w:lineRule="auto"/>
              <w:jc w:val="center"/>
              <w:rPr>
                <w:del w:id="3049" w:author="Daniel Noble" w:date="2025-04-01T13:40:00Z" w16du:dateUtc="2025-04-01T02:40:00Z"/>
                <w:rFonts w:ascii="Times New Roman" w:eastAsia="Times New Roman" w:hAnsi="Times New Roman" w:cs="Times New Roman"/>
                <w:color w:val="000000"/>
                <w:sz w:val="24"/>
                <w:szCs w:val="24"/>
                <w:lang w:eastAsia="en-AU"/>
              </w:rPr>
            </w:pPr>
            <w:del w:id="305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71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F84775A" w14:textId="6B8D5906" w:rsidR="0067260A" w:rsidRPr="0040411C" w:rsidDel="000C0BA3" w:rsidRDefault="0067260A" w:rsidP="00150BF6">
            <w:pPr>
              <w:spacing w:after="0" w:line="276" w:lineRule="auto"/>
              <w:jc w:val="center"/>
              <w:rPr>
                <w:del w:id="3051" w:author="Daniel Noble" w:date="2025-04-01T13:40:00Z" w16du:dateUtc="2025-04-01T02:40:00Z"/>
                <w:rFonts w:ascii="Times New Roman" w:eastAsia="Times New Roman" w:hAnsi="Times New Roman" w:cs="Times New Roman"/>
                <w:color w:val="000000"/>
                <w:sz w:val="24"/>
                <w:szCs w:val="24"/>
                <w:lang w:eastAsia="en-AU"/>
              </w:rPr>
            </w:pPr>
            <w:del w:id="305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0.9983</w:delText>
              </w:r>
            </w:del>
          </w:p>
        </w:tc>
      </w:tr>
      <w:tr w:rsidR="0067260A" w:rsidRPr="00AF057B" w:rsidDel="000C0BA3" w14:paraId="3D7803DF" w14:textId="780D033A" w:rsidTr="00150BF6">
        <w:trPr>
          <w:trHeight w:val="288"/>
          <w:jc w:val="center"/>
          <w:del w:id="3053"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2CC0EF92" w14:textId="5FBA20FC" w:rsidR="0067260A" w:rsidRPr="0040411C" w:rsidDel="000C0BA3" w:rsidRDefault="0067260A" w:rsidP="00150BF6">
            <w:pPr>
              <w:spacing w:after="0" w:line="276" w:lineRule="auto"/>
              <w:rPr>
                <w:del w:id="3054" w:author="Daniel Noble" w:date="2025-04-01T13:40:00Z" w16du:dateUtc="2025-04-01T02:40:00Z"/>
                <w:rFonts w:ascii="Times New Roman" w:eastAsia="Times New Roman" w:hAnsi="Times New Roman" w:cs="Times New Roman"/>
                <w:b/>
                <w:bCs/>
                <w:color w:val="000000"/>
                <w:sz w:val="24"/>
                <w:szCs w:val="24"/>
                <w:lang w:eastAsia="en-AU"/>
              </w:rPr>
            </w:pPr>
            <w:del w:id="3055"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Mass</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0B36D37" w14:textId="731F8A2B" w:rsidR="0067260A" w:rsidRPr="0040411C" w:rsidDel="000C0BA3" w:rsidRDefault="0067260A" w:rsidP="00150BF6">
            <w:pPr>
              <w:spacing w:after="0" w:line="276" w:lineRule="auto"/>
              <w:jc w:val="center"/>
              <w:rPr>
                <w:del w:id="3056" w:author="Daniel Noble" w:date="2025-04-01T13:40:00Z" w16du:dateUtc="2025-04-01T02:40:00Z"/>
                <w:rFonts w:ascii="Times New Roman" w:eastAsia="Times New Roman" w:hAnsi="Times New Roman" w:cs="Times New Roman"/>
                <w:color w:val="000000"/>
                <w:sz w:val="24"/>
                <w:szCs w:val="24"/>
                <w:lang w:eastAsia="en-AU"/>
              </w:rPr>
            </w:pPr>
            <w:del w:id="305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E717ACB" w14:textId="747487AC" w:rsidR="0067260A" w:rsidRPr="0040411C" w:rsidDel="000C0BA3" w:rsidRDefault="0067260A" w:rsidP="00150BF6">
            <w:pPr>
              <w:spacing w:after="0" w:line="276" w:lineRule="auto"/>
              <w:jc w:val="center"/>
              <w:rPr>
                <w:del w:id="3058" w:author="Daniel Noble" w:date="2025-04-01T13:40:00Z" w16du:dateUtc="2025-04-01T02:40:00Z"/>
                <w:rFonts w:ascii="Times New Roman" w:eastAsia="Times New Roman" w:hAnsi="Times New Roman" w:cs="Times New Roman"/>
                <w:color w:val="000000"/>
                <w:sz w:val="24"/>
                <w:szCs w:val="24"/>
                <w:lang w:eastAsia="en-AU"/>
              </w:rPr>
            </w:pPr>
            <w:del w:id="305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280B734" w14:textId="68AD8B69" w:rsidR="0067260A" w:rsidRPr="0040411C" w:rsidDel="000C0BA3" w:rsidRDefault="0067260A" w:rsidP="00150BF6">
            <w:pPr>
              <w:spacing w:after="0" w:line="276" w:lineRule="auto"/>
              <w:jc w:val="center"/>
              <w:rPr>
                <w:del w:id="3060" w:author="Daniel Noble" w:date="2025-04-01T13:40:00Z" w16du:dateUtc="2025-04-01T02:40:00Z"/>
                <w:rFonts w:ascii="Times New Roman" w:eastAsia="Times New Roman" w:hAnsi="Times New Roman" w:cs="Times New Roman"/>
                <w:color w:val="000000"/>
                <w:sz w:val="24"/>
                <w:szCs w:val="24"/>
                <w:lang w:eastAsia="en-AU"/>
              </w:rPr>
            </w:pPr>
            <w:del w:id="306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F013C33" w14:textId="3B28CFF7" w:rsidR="0067260A" w:rsidRPr="0040411C" w:rsidDel="000C0BA3" w:rsidRDefault="0067260A" w:rsidP="00150BF6">
            <w:pPr>
              <w:spacing w:after="0" w:line="276" w:lineRule="auto"/>
              <w:jc w:val="center"/>
              <w:rPr>
                <w:del w:id="3062" w:author="Daniel Noble" w:date="2025-04-01T13:40:00Z" w16du:dateUtc="2025-04-01T02:40:00Z"/>
                <w:rFonts w:ascii="Times New Roman" w:eastAsia="Times New Roman" w:hAnsi="Times New Roman" w:cs="Times New Roman"/>
                <w:color w:val="000000"/>
                <w:sz w:val="24"/>
                <w:szCs w:val="24"/>
                <w:lang w:eastAsia="en-AU"/>
              </w:rPr>
            </w:pPr>
            <w:del w:id="306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-0.0127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D6F6976" w14:textId="66507534" w:rsidR="0067260A" w:rsidRPr="0040411C" w:rsidDel="000C0BA3" w:rsidRDefault="0067260A" w:rsidP="00150BF6">
            <w:pPr>
              <w:spacing w:after="0" w:line="276" w:lineRule="auto"/>
              <w:jc w:val="center"/>
              <w:rPr>
                <w:del w:id="3064" w:author="Daniel Noble" w:date="2025-04-01T13:40:00Z" w16du:dateUtc="2025-04-01T02:40:00Z"/>
                <w:rFonts w:ascii="Times New Roman" w:eastAsia="Times New Roman" w:hAnsi="Times New Roman" w:cs="Times New Roman"/>
                <w:color w:val="000000"/>
                <w:sz w:val="24"/>
                <w:szCs w:val="24"/>
                <w:lang w:eastAsia="en-AU"/>
              </w:rPr>
            </w:pPr>
            <w:del w:id="306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-0.0854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62DB44C" w14:textId="0A8FD176" w:rsidR="0067260A" w:rsidRPr="0040411C" w:rsidDel="000C0BA3" w:rsidRDefault="0067260A" w:rsidP="00150BF6">
            <w:pPr>
              <w:spacing w:after="0" w:line="276" w:lineRule="auto"/>
              <w:jc w:val="center"/>
              <w:rPr>
                <w:del w:id="3066" w:author="Daniel Noble" w:date="2025-04-01T13:40:00Z" w16du:dateUtc="2025-04-01T02:40:00Z"/>
                <w:rFonts w:ascii="Times New Roman" w:eastAsia="Times New Roman" w:hAnsi="Times New Roman" w:cs="Times New Roman"/>
                <w:color w:val="000000"/>
                <w:sz w:val="24"/>
                <w:szCs w:val="24"/>
                <w:lang w:eastAsia="en-AU"/>
              </w:rPr>
            </w:pPr>
            <w:del w:id="306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0.0601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26ABF20" w14:textId="5D86248C" w:rsidR="0067260A" w:rsidRPr="0040411C" w:rsidDel="000C0BA3" w:rsidRDefault="0067260A" w:rsidP="00150BF6">
            <w:pPr>
              <w:spacing w:after="0" w:line="276" w:lineRule="auto"/>
              <w:jc w:val="center"/>
              <w:rPr>
                <w:del w:id="3068" w:author="Daniel Noble" w:date="2025-04-01T13:40:00Z" w16du:dateUtc="2025-04-01T02:40:00Z"/>
                <w:rFonts w:ascii="Times New Roman" w:eastAsia="Times New Roman" w:hAnsi="Times New Roman" w:cs="Times New Roman"/>
                <w:color w:val="000000"/>
                <w:sz w:val="24"/>
                <w:szCs w:val="24"/>
                <w:lang w:eastAsia="en-AU"/>
              </w:rPr>
            </w:pPr>
            <w:del w:id="306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71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432D73C" w14:textId="4FF7FF61" w:rsidR="0067260A" w:rsidRPr="0040411C" w:rsidDel="000C0BA3" w:rsidRDefault="0067260A" w:rsidP="00150BF6">
            <w:pPr>
              <w:spacing w:after="0" w:line="276" w:lineRule="auto"/>
              <w:jc w:val="center"/>
              <w:rPr>
                <w:del w:id="3070" w:author="Daniel Noble" w:date="2025-04-01T13:40:00Z" w16du:dateUtc="2025-04-01T02:40:00Z"/>
                <w:rFonts w:ascii="Times New Roman" w:eastAsia="Times New Roman" w:hAnsi="Times New Roman" w:cs="Times New Roman"/>
                <w:color w:val="000000"/>
                <w:sz w:val="24"/>
                <w:szCs w:val="24"/>
                <w:lang w:eastAsia="en-AU"/>
              </w:rPr>
            </w:pPr>
            <w:del w:id="307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0.7296</w:delText>
              </w:r>
            </w:del>
          </w:p>
        </w:tc>
      </w:tr>
    </w:tbl>
    <w:p w14:paraId="40396225" w14:textId="2641C3DB" w:rsidR="0067260A" w:rsidDel="000C0BA3" w:rsidRDefault="0067260A" w:rsidP="0067260A">
      <w:pPr>
        <w:rPr>
          <w:del w:id="3072" w:author="Daniel Noble" w:date="2025-04-01T13:40:00Z" w16du:dateUtc="2025-04-01T02:40:00Z"/>
        </w:rPr>
      </w:pPr>
    </w:p>
    <w:p w14:paraId="74770100" w14:textId="4D585A54" w:rsidR="0067260A" w:rsidRPr="0040411C" w:rsidDel="000C0BA3" w:rsidRDefault="0067260A" w:rsidP="0067260A">
      <w:pPr>
        <w:spacing w:line="480" w:lineRule="auto"/>
        <w:rPr>
          <w:del w:id="3073" w:author="Daniel Noble" w:date="2025-04-01T13:40:00Z" w16du:dateUtc="2025-04-01T02:40:00Z"/>
          <w:rFonts w:ascii="Times New Roman" w:hAnsi="Times New Roman" w:cs="Times New Roman"/>
          <w:sz w:val="24"/>
          <w:szCs w:val="24"/>
        </w:rPr>
      </w:pPr>
      <w:del w:id="3074" w:author="Daniel Noble" w:date="2025-04-01T13:40:00Z" w16du:dateUtc="2025-04-01T02:40:00Z">
        <w:r w:rsidRPr="0040411C" w:rsidDel="000C0BA3">
          <w:rPr>
            <w:rFonts w:ascii="Times New Roman" w:hAnsi="Times New Roman" w:cs="Times New Roman"/>
            <w:b/>
            <w:bCs/>
            <w:sz w:val="24"/>
            <w:szCs w:val="24"/>
          </w:rPr>
          <w:delText xml:space="preserve">Table S39 Results of the acclimation subset MLMA model. </w:delText>
        </w:r>
        <w:r w:rsidRPr="0040411C" w:rsidDel="000C0BA3">
          <w:rPr>
            <w:rFonts w:ascii="Times New Roman" w:hAnsi="Times New Roman" w:cs="Times New Roman"/>
            <w:sz w:val="24"/>
            <w:szCs w:val="24"/>
          </w:rPr>
          <w:delText>Number of studies, species and effect sizes are totals from the subset of data with acclimation treatment exposures. Effect size = PRRD</w:delText>
        </w:r>
        <w:r w:rsidRPr="0040411C" w:rsidDel="000C0BA3">
          <w:rPr>
            <w:rFonts w:ascii="Times New Roman" w:hAnsi="Times New Roman" w:cs="Times New Roman"/>
            <w:sz w:val="24"/>
            <w:szCs w:val="24"/>
            <w:vertAlign w:val="subscript"/>
          </w:rPr>
          <w:delText>S</w:delText>
        </w:r>
        <w:r w:rsidRPr="0040411C"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2D33E0" w:rsidDel="000C0BA3" w14:paraId="3E7D3C4F" w14:textId="36B3CD1B" w:rsidTr="00150BF6">
        <w:trPr>
          <w:trHeight w:val="312"/>
          <w:jc w:val="center"/>
          <w:del w:id="3075"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46E5BDB" w14:textId="0D008ECF" w:rsidR="0067260A" w:rsidRPr="0040411C" w:rsidDel="000C0BA3" w:rsidRDefault="0067260A" w:rsidP="00150BF6">
            <w:pPr>
              <w:spacing w:after="0" w:line="276" w:lineRule="auto"/>
              <w:jc w:val="center"/>
              <w:rPr>
                <w:del w:id="3076" w:author="Daniel Noble" w:date="2025-04-01T13:40:00Z" w16du:dateUtc="2025-04-01T02:40:00Z"/>
                <w:rFonts w:ascii="Times New Roman" w:eastAsia="Times New Roman" w:hAnsi="Times New Roman" w:cs="Times New Roman"/>
                <w:b/>
                <w:bCs/>
                <w:color w:val="000000"/>
                <w:sz w:val="24"/>
                <w:szCs w:val="24"/>
                <w:lang w:eastAsia="en-AU"/>
              </w:rPr>
            </w:pPr>
            <w:del w:id="307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Acclimation Exposure (PRRD</w:delText>
              </w:r>
              <w:r w:rsidRPr="0040411C" w:rsidDel="000C0BA3">
                <w:rPr>
                  <w:rFonts w:ascii="Times New Roman" w:eastAsia="Times New Roman" w:hAnsi="Times New Roman" w:cs="Times New Roman"/>
                  <w:b/>
                  <w:bCs/>
                  <w:color w:val="000000"/>
                  <w:sz w:val="24"/>
                  <w:szCs w:val="24"/>
                  <w:vertAlign w:val="subscript"/>
                  <w:lang w:eastAsia="en-AU"/>
                </w:rPr>
                <w:delText>S</w:delText>
              </w:r>
              <w:r w:rsidRPr="0040411C"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8C6A7F7" w14:textId="09F3F9A0" w:rsidR="0067260A" w:rsidRPr="0040411C" w:rsidDel="000C0BA3" w:rsidRDefault="0067260A" w:rsidP="00150BF6">
            <w:pPr>
              <w:spacing w:after="0" w:line="276" w:lineRule="auto"/>
              <w:jc w:val="center"/>
              <w:rPr>
                <w:del w:id="3078" w:author="Daniel Noble" w:date="2025-04-01T13:40:00Z" w16du:dateUtc="2025-04-01T02:40:00Z"/>
                <w:rFonts w:ascii="Times New Roman" w:eastAsia="Times New Roman" w:hAnsi="Times New Roman" w:cs="Times New Roman"/>
                <w:b/>
                <w:bCs/>
                <w:color w:val="000000"/>
                <w:sz w:val="24"/>
                <w:szCs w:val="24"/>
                <w:lang w:eastAsia="en-AU"/>
              </w:rPr>
            </w:pPr>
            <w:del w:id="307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8268C8B" w14:textId="1D7D1728" w:rsidR="0067260A" w:rsidRPr="0040411C" w:rsidDel="000C0BA3" w:rsidRDefault="0067260A" w:rsidP="00150BF6">
            <w:pPr>
              <w:spacing w:after="0" w:line="276" w:lineRule="auto"/>
              <w:jc w:val="center"/>
              <w:rPr>
                <w:del w:id="3080" w:author="Daniel Noble" w:date="2025-04-01T13:40:00Z" w16du:dateUtc="2025-04-01T02:40:00Z"/>
                <w:rFonts w:ascii="Times New Roman" w:eastAsia="Times New Roman" w:hAnsi="Times New Roman" w:cs="Times New Roman"/>
                <w:b/>
                <w:bCs/>
                <w:color w:val="000000"/>
                <w:sz w:val="24"/>
                <w:szCs w:val="24"/>
                <w:lang w:eastAsia="en-AU"/>
              </w:rPr>
            </w:pPr>
            <w:del w:id="3081"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69EA73DB" w14:textId="648F33B4" w:rsidR="0067260A" w:rsidRPr="0040411C" w:rsidDel="000C0BA3" w:rsidRDefault="0067260A" w:rsidP="00150BF6">
            <w:pPr>
              <w:spacing w:after="0" w:line="276" w:lineRule="auto"/>
              <w:jc w:val="center"/>
              <w:rPr>
                <w:del w:id="3082" w:author="Daniel Noble" w:date="2025-04-01T13:40:00Z" w16du:dateUtc="2025-04-01T02:40:00Z"/>
                <w:rFonts w:ascii="Times New Roman" w:eastAsia="Times New Roman" w:hAnsi="Times New Roman" w:cs="Times New Roman"/>
                <w:b/>
                <w:bCs/>
                <w:color w:val="000000"/>
                <w:sz w:val="24"/>
                <w:szCs w:val="24"/>
                <w:lang w:eastAsia="en-AU"/>
              </w:rPr>
            </w:pPr>
            <w:del w:id="3083"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26B7DB6" w14:textId="1DE9849B" w:rsidR="0067260A" w:rsidRPr="0040411C" w:rsidDel="000C0BA3" w:rsidRDefault="0067260A" w:rsidP="00150BF6">
            <w:pPr>
              <w:spacing w:after="0" w:line="276" w:lineRule="auto"/>
              <w:jc w:val="center"/>
              <w:rPr>
                <w:del w:id="3084" w:author="Daniel Noble" w:date="2025-04-01T13:40:00Z" w16du:dateUtc="2025-04-01T02:40:00Z"/>
                <w:rFonts w:ascii="Times New Roman" w:eastAsia="Times New Roman" w:hAnsi="Times New Roman" w:cs="Times New Roman"/>
                <w:b/>
                <w:bCs/>
                <w:color w:val="000000"/>
                <w:sz w:val="24"/>
                <w:szCs w:val="24"/>
                <w:lang w:eastAsia="en-AU"/>
              </w:rPr>
            </w:pPr>
            <w:del w:id="3085"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C29133" w14:textId="2CE79A09" w:rsidR="0067260A" w:rsidRPr="0040411C" w:rsidDel="000C0BA3" w:rsidRDefault="0067260A" w:rsidP="00150BF6">
            <w:pPr>
              <w:spacing w:after="0" w:line="276" w:lineRule="auto"/>
              <w:jc w:val="center"/>
              <w:rPr>
                <w:del w:id="3086" w:author="Daniel Noble" w:date="2025-04-01T13:40:00Z" w16du:dateUtc="2025-04-01T02:40:00Z"/>
                <w:rFonts w:ascii="Times New Roman" w:eastAsia="Times New Roman" w:hAnsi="Times New Roman" w:cs="Times New Roman"/>
                <w:b/>
                <w:bCs/>
                <w:color w:val="000000"/>
                <w:sz w:val="24"/>
                <w:szCs w:val="24"/>
                <w:lang w:eastAsia="en-AU"/>
              </w:rPr>
            </w:pPr>
            <w:del w:id="308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3492273" w14:textId="2D614B59" w:rsidR="0067260A" w:rsidRPr="0040411C" w:rsidDel="000C0BA3" w:rsidRDefault="0067260A" w:rsidP="00150BF6">
            <w:pPr>
              <w:spacing w:after="0" w:line="276" w:lineRule="auto"/>
              <w:jc w:val="center"/>
              <w:rPr>
                <w:del w:id="3088" w:author="Daniel Noble" w:date="2025-04-01T13:40:00Z" w16du:dateUtc="2025-04-01T02:40:00Z"/>
                <w:rFonts w:ascii="Times New Roman" w:eastAsia="Times New Roman" w:hAnsi="Times New Roman" w:cs="Times New Roman"/>
                <w:b/>
                <w:bCs/>
                <w:color w:val="000000"/>
                <w:sz w:val="24"/>
                <w:szCs w:val="24"/>
                <w:lang w:eastAsia="en-AU"/>
              </w:rPr>
            </w:pPr>
            <w:del w:id="308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7BB7636" w14:textId="3FA251DE" w:rsidR="0067260A" w:rsidRPr="0040411C" w:rsidDel="000C0BA3" w:rsidRDefault="0067260A" w:rsidP="00150BF6">
            <w:pPr>
              <w:spacing w:after="0" w:line="276" w:lineRule="auto"/>
              <w:jc w:val="center"/>
              <w:rPr>
                <w:del w:id="3090" w:author="Daniel Noble" w:date="2025-04-01T13:40:00Z" w16du:dateUtc="2025-04-01T02:40:00Z"/>
                <w:rFonts w:ascii="Times New Roman" w:eastAsia="Times New Roman" w:hAnsi="Times New Roman" w:cs="Times New Roman"/>
                <w:b/>
                <w:bCs/>
                <w:color w:val="000000"/>
                <w:sz w:val="24"/>
                <w:szCs w:val="24"/>
                <w:lang w:eastAsia="en-AU"/>
              </w:rPr>
            </w:pPr>
            <w:del w:id="3091"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DB2C6B1" w14:textId="0C4E6636" w:rsidR="0067260A" w:rsidRPr="0040411C" w:rsidDel="000C0BA3" w:rsidRDefault="0067260A" w:rsidP="00150BF6">
            <w:pPr>
              <w:spacing w:after="0" w:line="276" w:lineRule="auto"/>
              <w:jc w:val="center"/>
              <w:rPr>
                <w:del w:id="3092" w:author="Daniel Noble" w:date="2025-04-01T13:40:00Z" w16du:dateUtc="2025-04-01T02:40:00Z"/>
                <w:rFonts w:ascii="Times New Roman" w:eastAsia="Times New Roman" w:hAnsi="Times New Roman" w:cs="Times New Roman"/>
                <w:b/>
                <w:bCs/>
                <w:color w:val="000000"/>
                <w:sz w:val="24"/>
                <w:szCs w:val="24"/>
                <w:lang w:eastAsia="en-AU"/>
              </w:rPr>
            </w:pPr>
            <w:del w:id="3093"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p-value</w:delText>
              </w:r>
            </w:del>
          </w:p>
        </w:tc>
      </w:tr>
      <w:tr w:rsidR="0067260A" w:rsidRPr="002D33E0" w:rsidDel="000C0BA3" w14:paraId="558470F0" w14:textId="14E86FC3" w:rsidTr="00150BF6">
        <w:trPr>
          <w:trHeight w:val="288"/>
          <w:jc w:val="center"/>
          <w:del w:id="3094"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657F6B87" w14:textId="15368A37" w:rsidR="0067260A" w:rsidRPr="0040411C" w:rsidDel="000C0BA3" w:rsidRDefault="0067260A" w:rsidP="00150BF6">
            <w:pPr>
              <w:spacing w:after="0" w:line="276" w:lineRule="auto"/>
              <w:rPr>
                <w:del w:id="3095" w:author="Daniel Noble" w:date="2025-04-01T13:40:00Z" w16du:dateUtc="2025-04-01T02:40:00Z"/>
                <w:rFonts w:ascii="Times New Roman" w:eastAsia="Times New Roman" w:hAnsi="Times New Roman" w:cs="Times New Roman"/>
                <w:b/>
                <w:bCs/>
                <w:color w:val="000000"/>
                <w:sz w:val="24"/>
                <w:szCs w:val="24"/>
                <w:lang w:eastAsia="en-AU"/>
              </w:rPr>
            </w:pPr>
            <w:del w:id="309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MLMA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44D0929" w14:textId="6FFA9840" w:rsidR="0067260A" w:rsidRPr="0040411C" w:rsidDel="000C0BA3" w:rsidRDefault="0067260A" w:rsidP="00150BF6">
            <w:pPr>
              <w:spacing w:after="0" w:line="276" w:lineRule="auto"/>
              <w:jc w:val="center"/>
              <w:rPr>
                <w:del w:id="3097" w:author="Daniel Noble" w:date="2025-04-01T13:40:00Z" w16du:dateUtc="2025-04-01T02:40:00Z"/>
                <w:rFonts w:ascii="Times New Roman" w:eastAsia="Times New Roman" w:hAnsi="Times New Roman" w:cs="Times New Roman"/>
                <w:color w:val="000000"/>
                <w:sz w:val="24"/>
                <w:szCs w:val="24"/>
                <w:lang w:eastAsia="en-AU"/>
              </w:rPr>
            </w:pPr>
            <w:del w:id="309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A65520B" w14:textId="2046A2E1" w:rsidR="0067260A" w:rsidRPr="0040411C" w:rsidDel="000C0BA3" w:rsidRDefault="0067260A" w:rsidP="00150BF6">
            <w:pPr>
              <w:spacing w:after="0" w:line="276" w:lineRule="auto"/>
              <w:jc w:val="center"/>
              <w:rPr>
                <w:del w:id="3099" w:author="Daniel Noble" w:date="2025-04-01T13:40:00Z" w16du:dateUtc="2025-04-01T02:40:00Z"/>
                <w:rFonts w:ascii="Times New Roman" w:eastAsia="Times New Roman" w:hAnsi="Times New Roman" w:cs="Times New Roman"/>
                <w:color w:val="000000"/>
                <w:sz w:val="24"/>
                <w:szCs w:val="24"/>
                <w:lang w:eastAsia="en-AU"/>
              </w:rPr>
            </w:pPr>
            <w:del w:id="310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C095C45" w14:textId="3B9DCCBD" w:rsidR="0067260A" w:rsidRPr="0040411C" w:rsidDel="000C0BA3" w:rsidRDefault="0067260A" w:rsidP="00150BF6">
            <w:pPr>
              <w:spacing w:after="0" w:line="276" w:lineRule="auto"/>
              <w:jc w:val="center"/>
              <w:rPr>
                <w:del w:id="3101" w:author="Daniel Noble" w:date="2025-04-01T13:40:00Z" w16du:dateUtc="2025-04-01T02:40:00Z"/>
                <w:rFonts w:ascii="Times New Roman" w:eastAsia="Times New Roman" w:hAnsi="Times New Roman" w:cs="Times New Roman"/>
                <w:color w:val="000000"/>
                <w:sz w:val="24"/>
                <w:szCs w:val="24"/>
                <w:lang w:eastAsia="en-AU"/>
              </w:rPr>
            </w:pPr>
            <w:del w:id="310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65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E2588AD" w14:textId="14EDCCE7" w:rsidR="0067260A" w:rsidRPr="0040411C" w:rsidDel="000C0BA3" w:rsidRDefault="0067260A" w:rsidP="00150BF6">
            <w:pPr>
              <w:spacing w:after="0" w:line="276" w:lineRule="auto"/>
              <w:jc w:val="center"/>
              <w:rPr>
                <w:del w:id="3103" w:author="Daniel Noble" w:date="2025-04-01T13:40:00Z" w16du:dateUtc="2025-04-01T02:40:00Z"/>
                <w:rFonts w:ascii="Times New Roman" w:eastAsia="Times New Roman" w:hAnsi="Times New Roman" w:cs="Times New Roman"/>
                <w:color w:val="000000"/>
                <w:sz w:val="24"/>
                <w:szCs w:val="24"/>
                <w:lang w:eastAsia="en-AU"/>
              </w:rPr>
            </w:pPr>
            <w:del w:id="310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-0.0066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0F924DE" w14:textId="367DAC84" w:rsidR="0067260A" w:rsidRPr="0040411C" w:rsidDel="000C0BA3" w:rsidRDefault="0067260A" w:rsidP="00150BF6">
            <w:pPr>
              <w:spacing w:after="0" w:line="276" w:lineRule="auto"/>
              <w:jc w:val="center"/>
              <w:rPr>
                <w:del w:id="3105" w:author="Daniel Noble" w:date="2025-04-01T13:40:00Z" w16du:dateUtc="2025-04-01T02:40:00Z"/>
                <w:rFonts w:ascii="Times New Roman" w:eastAsia="Times New Roman" w:hAnsi="Times New Roman" w:cs="Times New Roman"/>
                <w:color w:val="000000"/>
                <w:sz w:val="24"/>
                <w:szCs w:val="24"/>
                <w:lang w:eastAsia="en-AU"/>
              </w:rPr>
            </w:pPr>
            <w:del w:id="310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-0.0976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108588E" w14:textId="30DEF114" w:rsidR="0067260A" w:rsidRPr="0040411C" w:rsidDel="000C0BA3" w:rsidRDefault="0067260A" w:rsidP="00150BF6">
            <w:pPr>
              <w:spacing w:after="0" w:line="276" w:lineRule="auto"/>
              <w:jc w:val="center"/>
              <w:rPr>
                <w:del w:id="3107" w:author="Daniel Noble" w:date="2025-04-01T13:40:00Z" w16du:dateUtc="2025-04-01T02:40:00Z"/>
                <w:rFonts w:ascii="Times New Roman" w:eastAsia="Times New Roman" w:hAnsi="Times New Roman" w:cs="Times New Roman"/>
                <w:color w:val="000000"/>
                <w:sz w:val="24"/>
                <w:szCs w:val="24"/>
                <w:lang w:eastAsia="en-AU"/>
              </w:rPr>
            </w:pPr>
            <w:del w:id="310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0.0845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839F575" w14:textId="1076C62E" w:rsidR="0067260A" w:rsidRPr="0040411C" w:rsidDel="000C0BA3" w:rsidRDefault="0067260A" w:rsidP="00150BF6">
            <w:pPr>
              <w:spacing w:after="0" w:line="276" w:lineRule="auto"/>
              <w:jc w:val="center"/>
              <w:rPr>
                <w:del w:id="3109" w:author="Daniel Noble" w:date="2025-04-01T13:40:00Z" w16du:dateUtc="2025-04-01T02:40:00Z"/>
                <w:rFonts w:ascii="Times New Roman" w:eastAsia="Times New Roman" w:hAnsi="Times New Roman" w:cs="Times New Roman"/>
                <w:color w:val="000000"/>
                <w:sz w:val="24"/>
                <w:szCs w:val="24"/>
                <w:lang w:eastAsia="en-AU"/>
              </w:rPr>
            </w:pPr>
            <w:del w:id="311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28A7A59" w14:textId="34900A50" w:rsidR="0067260A" w:rsidRPr="0040411C" w:rsidDel="000C0BA3" w:rsidRDefault="0067260A" w:rsidP="00150BF6">
            <w:pPr>
              <w:spacing w:after="0" w:line="276" w:lineRule="auto"/>
              <w:jc w:val="center"/>
              <w:rPr>
                <w:del w:id="3111" w:author="Daniel Noble" w:date="2025-04-01T13:40:00Z" w16du:dateUtc="2025-04-01T02:40:00Z"/>
                <w:rFonts w:ascii="Times New Roman" w:eastAsia="Times New Roman" w:hAnsi="Times New Roman" w:cs="Times New Roman"/>
                <w:color w:val="000000"/>
                <w:sz w:val="24"/>
                <w:szCs w:val="24"/>
                <w:lang w:eastAsia="en-AU"/>
              </w:rPr>
            </w:pPr>
            <w:del w:id="311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0.8742</w:delText>
              </w:r>
            </w:del>
          </w:p>
        </w:tc>
      </w:tr>
    </w:tbl>
    <w:p w14:paraId="54ED8166" w14:textId="3414575E" w:rsidR="0067260A" w:rsidDel="000C0BA3" w:rsidRDefault="0067260A" w:rsidP="0067260A">
      <w:pPr>
        <w:rPr>
          <w:del w:id="3113" w:author="Daniel Noble" w:date="2025-04-01T13:40:00Z" w16du:dateUtc="2025-04-01T02:40:00Z"/>
        </w:rPr>
      </w:pPr>
    </w:p>
    <w:p w14:paraId="368A1A92" w14:textId="54E1F3F6" w:rsidR="0067260A" w:rsidRPr="0040411C" w:rsidDel="000C0BA3" w:rsidRDefault="0067260A" w:rsidP="0067260A">
      <w:pPr>
        <w:spacing w:line="480" w:lineRule="auto"/>
        <w:rPr>
          <w:del w:id="3114" w:author="Daniel Noble" w:date="2025-04-01T13:40:00Z" w16du:dateUtc="2025-04-01T02:40:00Z"/>
          <w:rFonts w:ascii="Times New Roman" w:hAnsi="Times New Roman" w:cs="Times New Roman"/>
          <w:sz w:val="24"/>
          <w:szCs w:val="24"/>
        </w:rPr>
      </w:pPr>
      <w:del w:id="3115" w:author="Daniel Noble" w:date="2025-04-01T13:40:00Z" w16du:dateUtc="2025-04-01T02:40:00Z">
        <w:r w:rsidRPr="0040411C" w:rsidDel="000C0BA3">
          <w:rPr>
            <w:rFonts w:ascii="Times New Roman" w:hAnsi="Times New Roman" w:cs="Times New Roman"/>
            <w:b/>
            <w:bCs/>
            <w:sz w:val="24"/>
            <w:szCs w:val="24"/>
          </w:rPr>
          <w:delText xml:space="preserve">Table S40 Results of the meta-regression of the acclimation data set with the amplitude of the fluctuation as the moderator. </w:delText>
        </w:r>
        <w:r w:rsidRPr="0040411C" w:rsidDel="000C0BA3">
          <w:rPr>
            <w:rFonts w:ascii="Times New Roman" w:hAnsi="Times New Roman" w:cs="Times New Roman"/>
            <w:sz w:val="24"/>
            <w:szCs w:val="24"/>
          </w:rPr>
          <w:delText>Number of studies, species and effect sizes are totals from the subset of data with acclimation treatment exposures. Effect size = PRRD</w:delText>
        </w:r>
        <w:r w:rsidRPr="0040411C" w:rsidDel="000C0BA3">
          <w:rPr>
            <w:rFonts w:ascii="Times New Roman" w:hAnsi="Times New Roman" w:cs="Times New Roman"/>
            <w:sz w:val="24"/>
            <w:szCs w:val="24"/>
            <w:vertAlign w:val="subscript"/>
          </w:rPr>
          <w:delText>S</w:delText>
        </w:r>
        <w:r w:rsidRPr="0040411C"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2D33E0" w:rsidDel="000C0BA3" w14:paraId="2A9311E0" w14:textId="1940BB29" w:rsidTr="00150BF6">
        <w:trPr>
          <w:trHeight w:val="312"/>
          <w:jc w:val="center"/>
          <w:del w:id="3116"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B2A17D2" w14:textId="56729BB4" w:rsidR="0067260A" w:rsidRPr="0040411C" w:rsidDel="000C0BA3" w:rsidRDefault="0067260A" w:rsidP="00150BF6">
            <w:pPr>
              <w:spacing w:after="0" w:line="276" w:lineRule="auto"/>
              <w:jc w:val="center"/>
              <w:rPr>
                <w:del w:id="3117" w:author="Daniel Noble" w:date="2025-04-01T13:40:00Z" w16du:dateUtc="2025-04-01T02:40:00Z"/>
                <w:rFonts w:ascii="Times New Roman" w:eastAsia="Times New Roman" w:hAnsi="Times New Roman" w:cs="Times New Roman"/>
                <w:b/>
                <w:bCs/>
                <w:color w:val="000000"/>
                <w:sz w:val="24"/>
                <w:szCs w:val="24"/>
                <w:lang w:eastAsia="en-AU"/>
              </w:rPr>
            </w:pPr>
            <w:del w:id="311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Acclimation Exposure (PRRD</w:delText>
              </w:r>
              <w:r w:rsidRPr="0040411C" w:rsidDel="000C0BA3">
                <w:rPr>
                  <w:rFonts w:ascii="Times New Roman" w:eastAsia="Times New Roman" w:hAnsi="Times New Roman" w:cs="Times New Roman"/>
                  <w:b/>
                  <w:bCs/>
                  <w:color w:val="000000"/>
                  <w:sz w:val="24"/>
                  <w:szCs w:val="24"/>
                  <w:vertAlign w:val="subscript"/>
                  <w:lang w:eastAsia="en-AU"/>
                </w:rPr>
                <w:delText>S</w:delText>
              </w:r>
              <w:r w:rsidRPr="0040411C"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8E0C9C0" w14:textId="0497741C" w:rsidR="0067260A" w:rsidRPr="0040411C" w:rsidDel="000C0BA3" w:rsidRDefault="0067260A" w:rsidP="00150BF6">
            <w:pPr>
              <w:spacing w:after="0" w:line="276" w:lineRule="auto"/>
              <w:jc w:val="center"/>
              <w:rPr>
                <w:del w:id="3119" w:author="Daniel Noble" w:date="2025-04-01T13:40:00Z" w16du:dateUtc="2025-04-01T02:40:00Z"/>
                <w:rFonts w:ascii="Times New Roman" w:eastAsia="Times New Roman" w:hAnsi="Times New Roman" w:cs="Times New Roman"/>
                <w:b/>
                <w:bCs/>
                <w:color w:val="000000"/>
                <w:sz w:val="24"/>
                <w:szCs w:val="24"/>
                <w:lang w:eastAsia="en-AU"/>
              </w:rPr>
            </w:pPr>
            <w:del w:id="312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2A8AB54" w14:textId="671D5645" w:rsidR="0067260A" w:rsidRPr="0040411C" w:rsidDel="000C0BA3" w:rsidRDefault="0067260A" w:rsidP="00150BF6">
            <w:pPr>
              <w:spacing w:after="0" w:line="276" w:lineRule="auto"/>
              <w:jc w:val="center"/>
              <w:rPr>
                <w:del w:id="3121" w:author="Daniel Noble" w:date="2025-04-01T13:40:00Z" w16du:dateUtc="2025-04-01T02:40:00Z"/>
                <w:rFonts w:ascii="Times New Roman" w:eastAsia="Times New Roman" w:hAnsi="Times New Roman" w:cs="Times New Roman"/>
                <w:b/>
                <w:bCs/>
                <w:color w:val="000000"/>
                <w:sz w:val="24"/>
                <w:szCs w:val="24"/>
                <w:lang w:eastAsia="en-AU"/>
              </w:rPr>
            </w:pPr>
            <w:del w:id="3122"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4BC1BAE3" w14:textId="31EB4AC6" w:rsidR="0067260A" w:rsidRPr="0040411C" w:rsidDel="000C0BA3" w:rsidRDefault="0067260A" w:rsidP="00150BF6">
            <w:pPr>
              <w:spacing w:after="0" w:line="276" w:lineRule="auto"/>
              <w:jc w:val="center"/>
              <w:rPr>
                <w:del w:id="3123" w:author="Daniel Noble" w:date="2025-04-01T13:40:00Z" w16du:dateUtc="2025-04-01T02:40:00Z"/>
                <w:rFonts w:ascii="Times New Roman" w:eastAsia="Times New Roman" w:hAnsi="Times New Roman" w:cs="Times New Roman"/>
                <w:b/>
                <w:bCs/>
                <w:color w:val="000000"/>
                <w:sz w:val="24"/>
                <w:szCs w:val="24"/>
                <w:lang w:eastAsia="en-AU"/>
              </w:rPr>
            </w:pPr>
            <w:del w:id="3124"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22B7C97" w14:textId="65D98C53" w:rsidR="0067260A" w:rsidRPr="0040411C" w:rsidDel="000C0BA3" w:rsidRDefault="0067260A" w:rsidP="00150BF6">
            <w:pPr>
              <w:spacing w:after="0" w:line="276" w:lineRule="auto"/>
              <w:jc w:val="center"/>
              <w:rPr>
                <w:del w:id="3125" w:author="Daniel Noble" w:date="2025-04-01T13:40:00Z" w16du:dateUtc="2025-04-01T02:40:00Z"/>
                <w:rFonts w:ascii="Times New Roman" w:eastAsia="Times New Roman" w:hAnsi="Times New Roman" w:cs="Times New Roman"/>
                <w:b/>
                <w:bCs/>
                <w:color w:val="000000"/>
                <w:sz w:val="24"/>
                <w:szCs w:val="24"/>
                <w:lang w:eastAsia="en-AU"/>
              </w:rPr>
            </w:pPr>
            <w:del w:id="3126"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579CCD" w14:textId="3E7FBAA2" w:rsidR="0067260A" w:rsidRPr="0040411C" w:rsidDel="000C0BA3" w:rsidRDefault="0067260A" w:rsidP="00150BF6">
            <w:pPr>
              <w:spacing w:after="0" w:line="276" w:lineRule="auto"/>
              <w:jc w:val="center"/>
              <w:rPr>
                <w:del w:id="3127" w:author="Daniel Noble" w:date="2025-04-01T13:40:00Z" w16du:dateUtc="2025-04-01T02:40:00Z"/>
                <w:rFonts w:ascii="Times New Roman" w:eastAsia="Times New Roman" w:hAnsi="Times New Roman" w:cs="Times New Roman"/>
                <w:b/>
                <w:bCs/>
                <w:color w:val="000000"/>
                <w:sz w:val="24"/>
                <w:szCs w:val="24"/>
                <w:lang w:eastAsia="en-AU"/>
              </w:rPr>
            </w:pPr>
            <w:del w:id="3128"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127262F" w14:textId="1DCE4FAF" w:rsidR="0067260A" w:rsidRPr="0040411C" w:rsidDel="000C0BA3" w:rsidRDefault="0067260A" w:rsidP="00150BF6">
            <w:pPr>
              <w:spacing w:after="0" w:line="276" w:lineRule="auto"/>
              <w:jc w:val="center"/>
              <w:rPr>
                <w:del w:id="3129" w:author="Daniel Noble" w:date="2025-04-01T13:40:00Z" w16du:dateUtc="2025-04-01T02:40:00Z"/>
                <w:rFonts w:ascii="Times New Roman" w:eastAsia="Times New Roman" w:hAnsi="Times New Roman" w:cs="Times New Roman"/>
                <w:b/>
                <w:bCs/>
                <w:color w:val="000000"/>
                <w:sz w:val="24"/>
                <w:szCs w:val="24"/>
                <w:lang w:eastAsia="en-AU"/>
              </w:rPr>
            </w:pPr>
            <w:del w:id="313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5F0BE62" w14:textId="69D7CB90" w:rsidR="0067260A" w:rsidRPr="0040411C" w:rsidDel="000C0BA3" w:rsidRDefault="0067260A" w:rsidP="00150BF6">
            <w:pPr>
              <w:spacing w:after="0" w:line="276" w:lineRule="auto"/>
              <w:jc w:val="center"/>
              <w:rPr>
                <w:del w:id="3131" w:author="Daniel Noble" w:date="2025-04-01T13:40:00Z" w16du:dateUtc="2025-04-01T02:40:00Z"/>
                <w:rFonts w:ascii="Times New Roman" w:eastAsia="Times New Roman" w:hAnsi="Times New Roman" w:cs="Times New Roman"/>
                <w:b/>
                <w:bCs/>
                <w:color w:val="000000"/>
                <w:sz w:val="24"/>
                <w:szCs w:val="24"/>
                <w:lang w:eastAsia="en-AU"/>
              </w:rPr>
            </w:pPr>
            <w:del w:id="3132"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FC458E4" w14:textId="754CAAC8" w:rsidR="0067260A" w:rsidRPr="0040411C" w:rsidDel="000C0BA3" w:rsidRDefault="0067260A" w:rsidP="00150BF6">
            <w:pPr>
              <w:spacing w:after="0" w:line="276" w:lineRule="auto"/>
              <w:jc w:val="center"/>
              <w:rPr>
                <w:del w:id="3133" w:author="Daniel Noble" w:date="2025-04-01T13:40:00Z" w16du:dateUtc="2025-04-01T02:40:00Z"/>
                <w:rFonts w:ascii="Times New Roman" w:eastAsia="Times New Roman" w:hAnsi="Times New Roman" w:cs="Times New Roman"/>
                <w:b/>
                <w:bCs/>
                <w:color w:val="000000"/>
                <w:sz w:val="24"/>
                <w:szCs w:val="24"/>
                <w:lang w:eastAsia="en-AU"/>
              </w:rPr>
            </w:pPr>
            <w:del w:id="3134"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p-value</w:delText>
              </w:r>
            </w:del>
          </w:p>
        </w:tc>
      </w:tr>
      <w:tr w:rsidR="0067260A" w:rsidRPr="002D33E0" w:rsidDel="000C0BA3" w14:paraId="2DA545F6" w14:textId="016017D8" w:rsidTr="00150BF6">
        <w:trPr>
          <w:trHeight w:val="288"/>
          <w:jc w:val="center"/>
          <w:del w:id="3135"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67217957" w14:textId="62DC370A" w:rsidR="0067260A" w:rsidRPr="0040411C" w:rsidDel="000C0BA3" w:rsidRDefault="0067260A" w:rsidP="00150BF6">
            <w:pPr>
              <w:spacing w:after="0" w:line="276" w:lineRule="auto"/>
              <w:rPr>
                <w:del w:id="3136" w:author="Daniel Noble" w:date="2025-04-01T13:40:00Z" w16du:dateUtc="2025-04-01T02:40:00Z"/>
                <w:rFonts w:ascii="Times New Roman" w:eastAsia="Times New Roman" w:hAnsi="Times New Roman" w:cs="Times New Roman"/>
                <w:b/>
                <w:bCs/>
                <w:color w:val="000000"/>
                <w:sz w:val="24"/>
                <w:szCs w:val="24"/>
                <w:lang w:eastAsia="en-AU"/>
              </w:rPr>
            </w:pPr>
            <w:del w:id="313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Amplitude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A38FCF0" w14:textId="50AB0DFC" w:rsidR="0067260A" w:rsidRPr="0040411C" w:rsidDel="000C0BA3" w:rsidRDefault="0067260A" w:rsidP="00150BF6">
            <w:pPr>
              <w:spacing w:after="0" w:line="276" w:lineRule="auto"/>
              <w:jc w:val="center"/>
              <w:rPr>
                <w:del w:id="3138" w:author="Daniel Noble" w:date="2025-04-01T13:40:00Z" w16du:dateUtc="2025-04-01T02:40:00Z"/>
                <w:rFonts w:ascii="Times New Roman" w:eastAsia="Times New Roman" w:hAnsi="Times New Roman" w:cs="Times New Roman"/>
                <w:color w:val="000000"/>
                <w:sz w:val="24"/>
                <w:szCs w:val="24"/>
                <w:lang w:eastAsia="en-AU"/>
              </w:rPr>
            </w:pPr>
            <w:del w:id="313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74C401B" w14:textId="53FD4B41" w:rsidR="0067260A" w:rsidRPr="0040411C" w:rsidDel="000C0BA3" w:rsidRDefault="0067260A" w:rsidP="00150BF6">
            <w:pPr>
              <w:spacing w:after="0" w:line="276" w:lineRule="auto"/>
              <w:jc w:val="center"/>
              <w:rPr>
                <w:del w:id="3140" w:author="Daniel Noble" w:date="2025-04-01T13:40:00Z" w16du:dateUtc="2025-04-01T02:40:00Z"/>
                <w:rFonts w:ascii="Times New Roman" w:eastAsia="Times New Roman" w:hAnsi="Times New Roman" w:cs="Times New Roman"/>
                <w:color w:val="000000"/>
                <w:sz w:val="24"/>
                <w:szCs w:val="24"/>
                <w:lang w:eastAsia="en-AU"/>
              </w:rPr>
            </w:pPr>
            <w:del w:id="314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3441922" w14:textId="34692CE6" w:rsidR="0067260A" w:rsidRPr="0040411C" w:rsidDel="000C0BA3" w:rsidRDefault="0067260A" w:rsidP="00150BF6">
            <w:pPr>
              <w:spacing w:after="0" w:line="276" w:lineRule="auto"/>
              <w:jc w:val="center"/>
              <w:rPr>
                <w:del w:id="3142" w:author="Daniel Noble" w:date="2025-04-01T13:40:00Z" w16du:dateUtc="2025-04-01T02:40:00Z"/>
                <w:rFonts w:ascii="Times New Roman" w:eastAsia="Times New Roman" w:hAnsi="Times New Roman" w:cs="Times New Roman"/>
                <w:color w:val="000000"/>
                <w:sz w:val="24"/>
                <w:szCs w:val="24"/>
                <w:lang w:eastAsia="en-AU"/>
              </w:rPr>
            </w:pPr>
            <w:del w:id="314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65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6851892" w14:textId="20D7F393" w:rsidR="0067260A" w:rsidRPr="0040411C" w:rsidDel="000C0BA3" w:rsidRDefault="0067260A" w:rsidP="00150BF6">
            <w:pPr>
              <w:spacing w:after="0" w:line="276" w:lineRule="auto"/>
              <w:jc w:val="center"/>
              <w:rPr>
                <w:del w:id="3144" w:author="Daniel Noble" w:date="2025-04-01T13:40:00Z" w16du:dateUtc="2025-04-01T02:40:00Z"/>
                <w:rFonts w:ascii="Times New Roman" w:eastAsia="Times New Roman" w:hAnsi="Times New Roman" w:cs="Times New Roman"/>
                <w:color w:val="000000"/>
                <w:sz w:val="24"/>
                <w:szCs w:val="24"/>
                <w:lang w:eastAsia="en-AU"/>
              </w:rPr>
            </w:pPr>
            <w:del w:id="314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-0.0010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B0C9677" w14:textId="24319CD8" w:rsidR="0067260A" w:rsidRPr="0040411C" w:rsidDel="000C0BA3" w:rsidRDefault="0067260A" w:rsidP="00150BF6">
            <w:pPr>
              <w:spacing w:after="0" w:line="276" w:lineRule="auto"/>
              <w:jc w:val="center"/>
              <w:rPr>
                <w:del w:id="3146" w:author="Daniel Noble" w:date="2025-04-01T13:40:00Z" w16du:dateUtc="2025-04-01T02:40:00Z"/>
                <w:rFonts w:ascii="Times New Roman" w:eastAsia="Times New Roman" w:hAnsi="Times New Roman" w:cs="Times New Roman"/>
                <w:color w:val="000000"/>
                <w:sz w:val="24"/>
                <w:szCs w:val="24"/>
                <w:lang w:eastAsia="en-AU"/>
              </w:rPr>
            </w:pPr>
            <w:del w:id="314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-0.0120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CF55621" w14:textId="1A6F3C01" w:rsidR="0067260A" w:rsidRPr="0040411C" w:rsidDel="000C0BA3" w:rsidRDefault="0067260A" w:rsidP="00150BF6">
            <w:pPr>
              <w:spacing w:after="0" w:line="276" w:lineRule="auto"/>
              <w:jc w:val="center"/>
              <w:rPr>
                <w:del w:id="3148" w:author="Daniel Noble" w:date="2025-04-01T13:40:00Z" w16du:dateUtc="2025-04-01T02:40:00Z"/>
                <w:rFonts w:ascii="Times New Roman" w:eastAsia="Times New Roman" w:hAnsi="Times New Roman" w:cs="Times New Roman"/>
                <w:color w:val="000000"/>
                <w:sz w:val="24"/>
                <w:szCs w:val="24"/>
                <w:lang w:eastAsia="en-AU"/>
              </w:rPr>
            </w:pPr>
            <w:del w:id="314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0.0101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AF6166A" w14:textId="7AC44561" w:rsidR="0067260A" w:rsidRPr="0040411C" w:rsidDel="000C0BA3" w:rsidRDefault="0067260A" w:rsidP="00150BF6">
            <w:pPr>
              <w:spacing w:after="0" w:line="276" w:lineRule="auto"/>
              <w:jc w:val="center"/>
              <w:rPr>
                <w:del w:id="3150" w:author="Daniel Noble" w:date="2025-04-01T13:40:00Z" w16du:dateUtc="2025-04-01T02:40:00Z"/>
                <w:rFonts w:ascii="Times New Roman" w:eastAsia="Times New Roman" w:hAnsi="Times New Roman" w:cs="Times New Roman"/>
                <w:color w:val="000000"/>
                <w:sz w:val="24"/>
                <w:szCs w:val="24"/>
                <w:lang w:eastAsia="en-AU"/>
              </w:rPr>
            </w:pPr>
            <w:del w:id="315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30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DC6C5F6" w14:textId="4F54C03F" w:rsidR="0067260A" w:rsidRPr="0040411C" w:rsidDel="000C0BA3" w:rsidRDefault="0067260A" w:rsidP="00150BF6">
            <w:pPr>
              <w:spacing w:after="0" w:line="276" w:lineRule="auto"/>
              <w:jc w:val="center"/>
              <w:rPr>
                <w:del w:id="3152" w:author="Daniel Noble" w:date="2025-04-01T13:40:00Z" w16du:dateUtc="2025-04-01T02:40:00Z"/>
                <w:rFonts w:ascii="Times New Roman" w:eastAsia="Times New Roman" w:hAnsi="Times New Roman" w:cs="Times New Roman"/>
                <w:color w:val="000000"/>
                <w:sz w:val="24"/>
                <w:szCs w:val="24"/>
                <w:lang w:eastAsia="en-AU"/>
              </w:rPr>
            </w:pPr>
            <w:del w:id="315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0.8604</w:delText>
              </w:r>
            </w:del>
          </w:p>
        </w:tc>
      </w:tr>
    </w:tbl>
    <w:p w14:paraId="3879AECE" w14:textId="5E7F5C9C" w:rsidR="0067260A" w:rsidDel="000C0BA3" w:rsidRDefault="0067260A" w:rsidP="0067260A">
      <w:pPr>
        <w:rPr>
          <w:del w:id="3154" w:author="Daniel Noble" w:date="2025-04-01T13:40:00Z" w16du:dateUtc="2025-04-01T02:40:00Z"/>
        </w:rPr>
      </w:pPr>
    </w:p>
    <w:p w14:paraId="2F33F6C5" w14:textId="5710ADC7" w:rsidR="0067260A" w:rsidDel="000C0BA3" w:rsidRDefault="0067260A" w:rsidP="0067260A">
      <w:pPr>
        <w:rPr>
          <w:del w:id="3155" w:author="Daniel Noble" w:date="2025-04-01T13:40:00Z" w16du:dateUtc="2025-04-01T02:40:00Z"/>
          <w:b/>
          <w:bCs/>
        </w:rPr>
      </w:pPr>
    </w:p>
    <w:p w14:paraId="778EA68D" w14:textId="35E7A02F" w:rsidR="0067260A" w:rsidDel="000C0BA3" w:rsidRDefault="0067260A" w:rsidP="0067260A">
      <w:pPr>
        <w:rPr>
          <w:del w:id="3156" w:author="Daniel Noble" w:date="2025-04-01T13:40:00Z" w16du:dateUtc="2025-04-01T02:40:00Z"/>
          <w:b/>
          <w:bCs/>
        </w:rPr>
      </w:pPr>
    </w:p>
    <w:p w14:paraId="369857E6" w14:textId="01C786B6" w:rsidR="0067260A" w:rsidRPr="0040411C" w:rsidDel="000C0BA3" w:rsidRDefault="0067260A" w:rsidP="0067260A">
      <w:pPr>
        <w:spacing w:line="480" w:lineRule="auto"/>
        <w:rPr>
          <w:del w:id="3157" w:author="Daniel Noble" w:date="2025-04-01T13:40:00Z" w16du:dateUtc="2025-04-01T02:40:00Z"/>
          <w:rFonts w:ascii="Times New Roman" w:hAnsi="Times New Roman" w:cs="Times New Roman"/>
          <w:sz w:val="24"/>
          <w:szCs w:val="24"/>
        </w:rPr>
      </w:pPr>
      <w:del w:id="3158" w:author="Daniel Noble" w:date="2025-04-01T13:40:00Z" w16du:dateUtc="2025-04-01T02:40:00Z">
        <w:r w:rsidRPr="0040411C" w:rsidDel="000C0BA3">
          <w:rPr>
            <w:rFonts w:ascii="Times New Roman" w:hAnsi="Times New Roman" w:cs="Times New Roman"/>
            <w:b/>
            <w:bCs/>
            <w:sz w:val="24"/>
            <w:szCs w:val="24"/>
          </w:rPr>
          <w:delText xml:space="preserve">Table S41 Results of the meta-regression of the acclimation data set with fluctuation type as the moderator. </w:delText>
        </w:r>
        <w:r w:rsidRPr="0040411C" w:rsidDel="000C0BA3">
          <w:rPr>
            <w:rFonts w:ascii="Times New Roman" w:hAnsi="Times New Roman" w:cs="Times New Roman"/>
            <w:sz w:val="24"/>
            <w:szCs w:val="24"/>
          </w:rPr>
          <w:delText>Number of studies, species and effect sizes are totals from the subset of data with acclimation treatment exposures. Effect size = PRRD</w:delText>
        </w:r>
        <w:r w:rsidRPr="0040411C" w:rsidDel="000C0BA3">
          <w:rPr>
            <w:rFonts w:ascii="Times New Roman" w:hAnsi="Times New Roman" w:cs="Times New Roman"/>
            <w:sz w:val="24"/>
            <w:szCs w:val="24"/>
            <w:vertAlign w:val="subscript"/>
          </w:rPr>
          <w:delText>S</w:delText>
        </w:r>
        <w:r w:rsidRPr="0040411C"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464D0A" w:rsidDel="000C0BA3" w14:paraId="03CF5FDB" w14:textId="5F23DB3B" w:rsidTr="00150BF6">
        <w:trPr>
          <w:trHeight w:val="312"/>
          <w:jc w:val="center"/>
          <w:del w:id="3159"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D70E2F5" w14:textId="2F925633" w:rsidR="0067260A" w:rsidRPr="0040411C" w:rsidDel="000C0BA3" w:rsidRDefault="0067260A" w:rsidP="00150BF6">
            <w:pPr>
              <w:spacing w:after="0" w:line="276" w:lineRule="auto"/>
              <w:jc w:val="center"/>
              <w:rPr>
                <w:del w:id="3160" w:author="Daniel Noble" w:date="2025-04-01T13:40:00Z" w16du:dateUtc="2025-04-01T02:40:00Z"/>
                <w:rFonts w:ascii="Times New Roman" w:eastAsia="Times New Roman" w:hAnsi="Times New Roman" w:cs="Times New Roman"/>
                <w:b/>
                <w:bCs/>
                <w:color w:val="000000"/>
                <w:sz w:val="24"/>
                <w:szCs w:val="24"/>
                <w:lang w:eastAsia="en-AU"/>
              </w:rPr>
            </w:pPr>
            <w:del w:id="3161"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Acclimation Exposure (PRRD</w:delText>
              </w:r>
              <w:r w:rsidRPr="0040411C" w:rsidDel="000C0BA3">
                <w:rPr>
                  <w:rFonts w:ascii="Times New Roman" w:eastAsia="Times New Roman" w:hAnsi="Times New Roman" w:cs="Times New Roman"/>
                  <w:b/>
                  <w:bCs/>
                  <w:color w:val="000000"/>
                  <w:sz w:val="24"/>
                  <w:szCs w:val="24"/>
                  <w:vertAlign w:val="subscript"/>
                  <w:lang w:eastAsia="en-AU"/>
                </w:rPr>
                <w:delText>S</w:delText>
              </w:r>
              <w:r w:rsidRPr="0040411C"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EBF80A9" w14:textId="071A910D" w:rsidR="0067260A" w:rsidRPr="0040411C" w:rsidDel="000C0BA3" w:rsidRDefault="0067260A" w:rsidP="00150BF6">
            <w:pPr>
              <w:spacing w:after="0" w:line="276" w:lineRule="auto"/>
              <w:jc w:val="center"/>
              <w:rPr>
                <w:del w:id="3162" w:author="Daniel Noble" w:date="2025-04-01T13:40:00Z" w16du:dateUtc="2025-04-01T02:40:00Z"/>
                <w:rFonts w:ascii="Times New Roman" w:eastAsia="Times New Roman" w:hAnsi="Times New Roman" w:cs="Times New Roman"/>
                <w:b/>
                <w:bCs/>
                <w:color w:val="000000"/>
                <w:sz w:val="24"/>
                <w:szCs w:val="24"/>
                <w:lang w:eastAsia="en-AU"/>
              </w:rPr>
            </w:pPr>
            <w:del w:id="3163"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3B79AF3" w14:textId="7D7A8B9C" w:rsidR="0067260A" w:rsidRPr="0040411C" w:rsidDel="000C0BA3" w:rsidRDefault="0067260A" w:rsidP="00150BF6">
            <w:pPr>
              <w:spacing w:after="0" w:line="276" w:lineRule="auto"/>
              <w:jc w:val="center"/>
              <w:rPr>
                <w:del w:id="3164" w:author="Daniel Noble" w:date="2025-04-01T13:40:00Z" w16du:dateUtc="2025-04-01T02:40:00Z"/>
                <w:rFonts w:ascii="Times New Roman" w:eastAsia="Times New Roman" w:hAnsi="Times New Roman" w:cs="Times New Roman"/>
                <w:b/>
                <w:bCs/>
                <w:color w:val="000000"/>
                <w:sz w:val="24"/>
                <w:szCs w:val="24"/>
                <w:lang w:eastAsia="en-AU"/>
              </w:rPr>
            </w:pPr>
            <w:del w:id="3165"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45C04806" w14:textId="0CE94F40" w:rsidR="0067260A" w:rsidRPr="0040411C" w:rsidDel="000C0BA3" w:rsidRDefault="0067260A" w:rsidP="00150BF6">
            <w:pPr>
              <w:spacing w:after="0" w:line="276" w:lineRule="auto"/>
              <w:jc w:val="center"/>
              <w:rPr>
                <w:del w:id="3166" w:author="Daniel Noble" w:date="2025-04-01T13:40:00Z" w16du:dateUtc="2025-04-01T02:40:00Z"/>
                <w:rFonts w:ascii="Times New Roman" w:eastAsia="Times New Roman" w:hAnsi="Times New Roman" w:cs="Times New Roman"/>
                <w:b/>
                <w:bCs/>
                <w:color w:val="000000"/>
                <w:sz w:val="24"/>
                <w:szCs w:val="24"/>
                <w:lang w:eastAsia="en-AU"/>
              </w:rPr>
            </w:pPr>
            <w:del w:id="316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C97EFA8" w14:textId="16A56464" w:rsidR="0067260A" w:rsidRPr="0040411C" w:rsidDel="000C0BA3" w:rsidRDefault="0067260A" w:rsidP="00150BF6">
            <w:pPr>
              <w:spacing w:after="0" w:line="276" w:lineRule="auto"/>
              <w:jc w:val="center"/>
              <w:rPr>
                <w:del w:id="3168" w:author="Daniel Noble" w:date="2025-04-01T13:40:00Z" w16du:dateUtc="2025-04-01T02:40:00Z"/>
                <w:rFonts w:ascii="Times New Roman" w:eastAsia="Times New Roman" w:hAnsi="Times New Roman" w:cs="Times New Roman"/>
                <w:b/>
                <w:bCs/>
                <w:color w:val="000000"/>
                <w:sz w:val="24"/>
                <w:szCs w:val="24"/>
                <w:lang w:eastAsia="en-AU"/>
              </w:rPr>
            </w:pPr>
            <w:del w:id="316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BD20C4B" w14:textId="0DF25260" w:rsidR="0067260A" w:rsidRPr="0040411C" w:rsidDel="000C0BA3" w:rsidRDefault="0067260A" w:rsidP="00150BF6">
            <w:pPr>
              <w:spacing w:after="0" w:line="276" w:lineRule="auto"/>
              <w:jc w:val="center"/>
              <w:rPr>
                <w:del w:id="3170" w:author="Daniel Noble" w:date="2025-04-01T13:40:00Z" w16du:dateUtc="2025-04-01T02:40:00Z"/>
                <w:rFonts w:ascii="Times New Roman" w:eastAsia="Times New Roman" w:hAnsi="Times New Roman" w:cs="Times New Roman"/>
                <w:b/>
                <w:bCs/>
                <w:color w:val="000000"/>
                <w:sz w:val="24"/>
                <w:szCs w:val="24"/>
                <w:lang w:eastAsia="en-AU"/>
              </w:rPr>
            </w:pPr>
            <w:del w:id="3171"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42E9AA5" w14:textId="0112ED98" w:rsidR="0067260A" w:rsidRPr="0040411C" w:rsidDel="000C0BA3" w:rsidRDefault="0067260A" w:rsidP="00150BF6">
            <w:pPr>
              <w:spacing w:after="0" w:line="276" w:lineRule="auto"/>
              <w:jc w:val="center"/>
              <w:rPr>
                <w:del w:id="3172" w:author="Daniel Noble" w:date="2025-04-01T13:40:00Z" w16du:dateUtc="2025-04-01T02:40:00Z"/>
                <w:rFonts w:ascii="Times New Roman" w:eastAsia="Times New Roman" w:hAnsi="Times New Roman" w:cs="Times New Roman"/>
                <w:b/>
                <w:bCs/>
                <w:color w:val="000000"/>
                <w:sz w:val="24"/>
                <w:szCs w:val="24"/>
                <w:lang w:eastAsia="en-AU"/>
              </w:rPr>
            </w:pPr>
            <w:del w:id="3173"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AEFA075" w14:textId="60F5CE93" w:rsidR="0067260A" w:rsidRPr="0040411C" w:rsidDel="000C0BA3" w:rsidRDefault="0067260A" w:rsidP="00150BF6">
            <w:pPr>
              <w:spacing w:after="0" w:line="276" w:lineRule="auto"/>
              <w:jc w:val="center"/>
              <w:rPr>
                <w:del w:id="3174" w:author="Daniel Noble" w:date="2025-04-01T13:40:00Z" w16du:dateUtc="2025-04-01T02:40:00Z"/>
                <w:rFonts w:ascii="Times New Roman" w:eastAsia="Times New Roman" w:hAnsi="Times New Roman" w:cs="Times New Roman"/>
                <w:b/>
                <w:bCs/>
                <w:color w:val="000000"/>
                <w:sz w:val="24"/>
                <w:szCs w:val="24"/>
                <w:lang w:eastAsia="en-AU"/>
              </w:rPr>
            </w:pPr>
            <w:del w:id="3175"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5EB6D5E" w14:textId="726D1DF9" w:rsidR="0067260A" w:rsidRPr="0040411C" w:rsidDel="000C0BA3" w:rsidRDefault="0067260A" w:rsidP="00150BF6">
            <w:pPr>
              <w:spacing w:after="0" w:line="276" w:lineRule="auto"/>
              <w:jc w:val="center"/>
              <w:rPr>
                <w:del w:id="3176" w:author="Daniel Noble" w:date="2025-04-01T13:40:00Z" w16du:dateUtc="2025-04-01T02:40:00Z"/>
                <w:rFonts w:ascii="Times New Roman" w:eastAsia="Times New Roman" w:hAnsi="Times New Roman" w:cs="Times New Roman"/>
                <w:b/>
                <w:bCs/>
                <w:color w:val="000000"/>
                <w:sz w:val="24"/>
                <w:szCs w:val="24"/>
                <w:lang w:eastAsia="en-AU"/>
              </w:rPr>
            </w:pPr>
            <w:del w:id="3177"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p-value</w:delText>
              </w:r>
            </w:del>
          </w:p>
        </w:tc>
      </w:tr>
      <w:tr w:rsidR="0067260A" w:rsidRPr="00464D0A" w:rsidDel="000C0BA3" w14:paraId="7A2B2B46" w14:textId="378F38E2" w:rsidTr="00150BF6">
        <w:trPr>
          <w:trHeight w:val="288"/>
          <w:jc w:val="center"/>
          <w:del w:id="3178"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459D0A95" w14:textId="3E89E745" w:rsidR="0067260A" w:rsidRPr="0040411C" w:rsidDel="000C0BA3" w:rsidRDefault="0067260A" w:rsidP="00150BF6">
            <w:pPr>
              <w:spacing w:after="0" w:line="276" w:lineRule="auto"/>
              <w:rPr>
                <w:del w:id="3179" w:author="Daniel Noble" w:date="2025-04-01T13:40:00Z" w16du:dateUtc="2025-04-01T02:40:00Z"/>
                <w:rFonts w:ascii="Times New Roman" w:eastAsia="Times New Roman" w:hAnsi="Times New Roman" w:cs="Times New Roman"/>
                <w:b/>
                <w:bCs/>
                <w:color w:val="000000"/>
                <w:sz w:val="24"/>
                <w:szCs w:val="24"/>
                <w:lang w:eastAsia="en-AU"/>
              </w:rPr>
            </w:pPr>
            <w:del w:id="3180"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Sinusoidal (Sine Curve)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4ABCE8C" w14:textId="25FDAB6C" w:rsidR="0067260A" w:rsidRPr="0040411C" w:rsidDel="000C0BA3" w:rsidRDefault="0067260A" w:rsidP="00150BF6">
            <w:pPr>
              <w:spacing w:after="0" w:line="276" w:lineRule="auto"/>
              <w:jc w:val="center"/>
              <w:rPr>
                <w:del w:id="3181" w:author="Daniel Noble" w:date="2025-04-01T13:40:00Z" w16du:dateUtc="2025-04-01T02:40:00Z"/>
                <w:rFonts w:ascii="Times New Roman" w:eastAsia="Times New Roman" w:hAnsi="Times New Roman" w:cs="Times New Roman"/>
                <w:color w:val="000000"/>
                <w:sz w:val="24"/>
                <w:szCs w:val="24"/>
                <w:lang w:eastAsia="en-AU"/>
              </w:rPr>
            </w:pPr>
            <w:del w:id="318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E1F9139" w14:textId="70AD5CFE" w:rsidR="0067260A" w:rsidRPr="0040411C" w:rsidDel="000C0BA3" w:rsidRDefault="0067260A" w:rsidP="00150BF6">
            <w:pPr>
              <w:spacing w:after="0" w:line="276" w:lineRule="auto"/>
              <w:jc w:val="center"/>
              <w:rPr>
                <w:del w:id="3183" w:author="Daniel Noble" w:date="2025-04-01T13:40:00Z" w16du:dateUtc="2025-04-01T02:40:00Z"/>
                <w:rFonts w:ascii="Times New Roman" w:eastAsia="Times New Roman" w:hAnsi="Times New Roman" w:cs="Times New Roman"/>
                <w:color w:val="000000"/>
                <w:sz w:val="24"/>
                <w:szCs w:val="24"/>
                <w:lang w:eastAsia="en-AU"/>
              </w:rPr>
            </w:pPr>
            <w:del w:id="318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C1312AB" w14:textId="259D198A" w:rsidR="0067260A" w:rsidRPr="0040411C" w:rsidDel="000C0BA3" w:rsidRDefault="0067260A" w:rsidP="00150BF6">
            <w:pPr>
              <w:spacing w:after="0" w:line="276" w:lineRule="auto"/>
              <w:jc w:val="center"/>
              <w:rPr>
                <w:del w:id="3185" w:author="Daniel Noble" w:date="2025-04-01T13:40:00Z" w16du:dateUtc="2025-04-01T02:40:00Z"/>
                <w:rFonts w:ascii="Times New Roman" w:eastAsia="Times New Roman" w:hAnsi="Times New Roman" w:cs="Times New Roman"/>
                <w:color w:val="000000"/>
                <w:sz w:val="24"/>
                <w:szCs w:val="24"/>
                <w:lang w:eastAsia="en-AU"/>
              </w:rPr>
            </w:pPr>
            <w:del w:id="318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25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C01797" w14:textId="1AC7B32D" w:rsidR="0067260A" w:rsidRPr="0040411C" w:rsidDel="000C0BA3" w:rsidRDefault="0067260A" w:rsidP="00150BF6">
            <w:pPr>
              <w:spacing w:after="0" w:line="276" w:lineRule="auto"/>
              <w:jc w:val="center"/>
              <w:rPr>
                <w:del w:id="3187" w:author="Daniel Noble" w:date="2025-04-01T13:40:00Z" w16du:dateUtc="2025-04-01T02:40:00Z"/>
                <w:rFonts w:ascii="Times New Roman" w:eastAsia="Times New Roman" w:hAnsi="Times New Roman" w:cs="Times New Roman"/>
                <w:color w:val="000000"/>
                <w:sz w:val="24"/>
                <w:szCs w:val="24"/>
                <w:lang w:eastAsia="en-AU"/>
              </w:rPr>
            </w:pPr>
            <w:del w:id="3188"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-0.0128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E55E427" w14:textId="57FA9C8E" w:rsidR="0067260A" w:rsidRPr="0040411C" w:rsidDel="000C0BA3" w:rsidRDefault="0067260A" w:rsidP="00150BF6">
            <w:pPr>
              <w:spacing w:after="0" w:line="276" w:lineRule="auto"/>
              <w:jc w:val="center"/>
              <w:rPr>
                <w:del w:id="3189" w:author="Daniel Noble" w:date="2025-04-01T13:40:00Z" w16du:dateUtc="2025-04-01T02:40:00Z"/>
                <w:rFonts w:ascii="Times New Roman" w:eastAsia="Times New Roman" w:hAnsi="Times New Roman" w:cs="Times New Roman"/>
                <w:color w:val="000000"/>
                <w:sz w:val="24"/>
                <w:szCs w:val="24"/>
                <w:lang w:eastAsia="en-AU"/>
              </w:rPr>
            </w:pPr>
            <w:del w:id="3190"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-0.1266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01EA660" w14:textId="0595D20C" w:rsidR="0067260A" w:rsidRPr="0040411C" w:rsidDel="000C0BA3" w:rsidRDefault="0067260A" w:rsidP="00150BF6">
            <w:pPr>
              <w:spacing w:after="0" w:line="276" w:lineRule="auto"/>
              <w:jc w:val="center"/>
              <w:rPr>
                <w:del w:id="3191" w:author="Daniel Noble" w:date="2025-04-01T13:40:00Z" w16du:dateUtc="2025-04-01T02:40:00Z"/>
                <w:rFonts w:ascii="Times New Roman" w:eastAsia="Times New Roman" w:hAnsi="Times New Roman" w:cs="Times New Roman"/>
                <w:color w:val="000000"/>
                <w:sz w:val="24"/>
                <w:szCs w:val="24"/>
                <w:lang w:eastAsia="en-AU"/>
              </w:rPr>
            </w:pPr>
            <w:del w:id="3192"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0.1010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2E1949A" w14:textId="43F3DD09" w:rsidR="0067260A" w:rsidRPr="0040411C" w:rsidDel="000C0BA3" w:rsidRDefault="0067260A" w:rsidP="00150BF6">
            <w:pPr>
              <w:spacing w:after="0" w:line="276" w:lineRule="auto"/>
              <w:jc w:val="center"/>
              <w:rPr>
                <w:del w:id="3193" w:author="Daniel Noble" w:date="2025-04-01T13:40:00Z" w16du:dateUtc="2025-04-01T02:40:00Z"/>
                <w:rFonts w:ascii="Times New Roman" w:eastAsia="Times New Roman" w:hAnsi="Times New Roman" w:cs="Times New Roman"/>
                <w:color w:val="000000"/>
                <w:sz w:val="24"/>
                <w:szCs w:val="24"/>
                <w:lang w:eastAsia="en-AU"/>
              </w:rPr>
            </w:pPr>
            <w:del w:id="3194"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30ECF15" w14:textId="4FC0EE9F" w:rsidR="0067260A" w:rsidRPr="0040411C" w:rsidDel="000C0BA3" w:rsidRDefault="0067260A" w:rsidP="00150BF6">
            <w:pPr>
              <w:spacing w:after="0" w:line="276" w:lineRule="auto"/>
              <w:jc w:val="center"/>
              <w:rPr>
                <w:del w:id="3195" w:author="Daniel Noble" w:date="2025-04-01T13:40:00Z" w16du:dateUtc="2025-04-01T02:40:00Z"/>
                <w:rFonts w:ascii="Times New Roman" w:eastAsia="Times New Roman" w:hAnsi="Times New Roman" w:cs="Times New Roman"/>
                <w:color w:val="000000"/>
                <w:sz w:val="24"/>
                <w:szCs w:val="24"/>
                <w:lang w:eastAsia="en-AU"/>
              </w:rPr>
            </w:pPr>
            <w:del w:id="3196"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0.8165</w:delText>
              </w:r>
            </w:del>
          </w:p>
        </w:tc>
      </w:tr>
      <w:tr w:rsidR="0067260A" w:rsidRPr="00464D0A" w:rsidDel="000C0BA3" w14:paraId="6CA8095C" w14:textId="5EF375E4" w:rsidTr="00150BF6">
        <w:trPr>
          <w:trHeight w:val="288"/>
          <w:jc w:val="center"/>
          <w:del w:id="3197"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652803AE" w14:textId="0A83ABBD" w:rsidR="0067260A" w:rsidRPr="0040411C" w:rsidDel="000C0BA3" w:rsidRDefault="0067260A" w:rsidP="00150BF6">
            <w:pPr>
              <w:spacing w:after="0" w:line="276" w:lineRule="auto"/>
              <w:rPr>
                <w:del w:id="3198" w:author="Daniel Noble" w:date="2025-04-01T13:40:00Z" w16du:dateUtc="2025-04-01T02:40:00Z"/>
                <w:rFonts w:ascii="Times New Roman" w:eastAsia="Times New Roman" w:hAnsi="Times New Roman" w:cs="Times New Roman"/>
                <w:b/>
                <w:bCs/>
                <w:color w:val="000000"/>
                <w:sz w:val="24"/>
                <w:szCs w:val="24"/>
                <w:lang w:eastAsia="en-AU"/>
              </w:rPr>
            </w:pPr>
            <w:del w:id="3199" w:author="Daniel Noble" w:date="2025-04-01T13:40:00Z" w16du:dateUtc="2025-04-01T02:40:00Z">
              <w:r w:rsidRPr="0040411C" w:rsidDel="000C0BA3">
                <w:rPr>
                  <w:rFonts w:ascii="Times New Roman" w:eastAsia="Times New Roman" w:hAnsi="Times New Roman" w:cs="Times New Roman"/>
                  <w:b/>
                  <w:bCs/>
                  <w:color w:val="000000"/>
                  <w:sz w:val="24"/>
                  <w:szCs w:val="24"/>
                  <w:lang w:eastAsia="en-AU"/>
                </w:rPr>
                <w:delText>Stepwise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B220FBD" w14:textId="1E324239" w:rsidR="0067260A" w:rsidRPr="0040411C" w:rsidDel="000C0BA3" w:rsidRDefault="0067260A" w:rsidP="00150BF6">
            <w:pPr>
              <w:spacing w:after="0" w:line="276" w:lineRule="auto"/>
              <w:jc w:val="center"/>
              <w:rPr>
                <w:del w:id="3200" w:author="Daniel Noble" w:date="2025-04-01T13:40:00Z" w16du:dateUtc="2025-04-01T02:40:00Z"/>
                <w:rFonts w:ascii="Times New Roman" w:eastAsia="Times New Roman" w:hAnsi="Times New Roman" w:cs="Times New Roman"/>
                <w:color w:val="000000"/>
                <w:sz w:val="24"/>
                <w:szCs w:val="24"/>
                <w:lang w:eastAsia="en-AU"/>
              </w:rPr>
            </w:pPr>
            <w:del w:id="320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4C2A437" w14:textId="27C4AE06" w:rsidR="0067260A" w:rsidRPr="0040411C" w:rsidDel="000C0BA3" w:rsidRDefault="0067260A" w:rsidP="00150BF6">
            <w:pPr>
              <w:spacing w:after="0" w:line="276" w:lineRule="auto"/>
              <w:jc w:val="center"/>
              <w:rPr>
                <w:del w:id="3202" w:author="Daniel Noble" w:date="2025-04-01T13:40:00Z" w16du:dateUtc="2025-04-01T02:40:00Z"/>
                <w:rFonts w:ascii="Times New Roman" w:eastAsia="Times New Roman" w:hAnsi="Times New Roman" w:cs="Times New Roman"/>
                <w:color w:val="000000"/>
                <w:sz w:val="24"/>
                <w:szCs w:val="24"/>
                <w:lang w:eastAsia="en-AU"/>
              </w:rPr>
            </w:pPr>
            <w:del w:id="320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A22DB06" w14:textId="35FF5710" w:rsidR="0067260A" w:rsidRPr="0040411C" w:rsidDel="000C0BA3" w:rsidRDefault="0067260A" w:rsidP="00150BF6">
            <w:pPr>
              <w:spacing w:after="0" w:line="276" w:lineRule="auto"/>
              <w:jc w:val="center"/>
              <w:rPr>
                <w:del w:id="3204" w:author="Daniel Noble" w:date="2025-04-01T13:40:00Z" w16du:dateUtc="2025-04-01T02:40:00Z"/>
                <w:rFonts w:ascii="Times New Roman" w:eastAsia="Times New Roman" w:hAnsi="Times New Roman" w:cs="Times New Roman"/>
                <w:color w:val="000000"/>
                <w:sz w:val="24"/>
                <w:szCs w:val="24"/>
                <w:lang w:eastAsia="en-AU"/>
              </w:rPr>
            </w:pPr>
            <w:del w:id="320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30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639578F" w14:textId="03F113A8" w:rsidR="0067260A" w:rsidRPr="0040411C" w:rsidDel="000C0BA3" w:rsidRDefault="0067260A" w:rsidP="00150BF6">
            <w:pPr>
              <w:spacing w:after="0" w:line="276" w:lineRule="auto"/>
              <w:jc w:val="center"/>
              <w:rPr>
                <w:del w:id="3206" w:author="Daniel Noble" w:date="2025-04-01T13:40:00Z" w16du:dateUtc="2025-04-01T02:40:00Z"/>
                <w:rFonts w:ascii="Times New Roman" w:eastAsia="Times New Roman" w:hAnsi="Times New Roman" w:cs="Times New Roman"/>
                <w:color w:val="000000"/>
                <w:sz w:val="24"/>
                <w:szCs w:val="24"/>
                <w:lang w:eastAsia="en-AU"/>
              </w:rPr>
            </w:pPr>
            <w:del w:id="3207"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-0.0008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0E0F5BE" w14:textId="55D96A43" w:rsidR="0067260A" w:rsidRPr="0040411C" w:rsidDel="000C0BA3" w:rsidRDefault="0067260A" w:rsidP="00150BF6">
            <w:pPr>
              <w:spacing w:after="0" w:line="276" w:lineRule="auto"/>
              <w:jc w:val="center"/>
              <w:rPr>
                <w:del w:id="3208" w:author="Daniel Noble" w:date="2025-04-01T13:40:00Z" w16du:dateUtc="2025-04-01T02:40:00Z"/>
                <w:rFonts w:ascii="Times New Roman" w:eastAsia="Times New Roman" w:hAnsi="Times New Roman" w:cs="Times New Roman"/>
                <w:color w:val="000000"/>
                <w:sz w:val="24"/>
                <w:szCs w:val="24"/>
                <w:lang w:eastAsia="en-AU"/>
              </w:rPr>
            </w:pPr>
            <w:del w:id="3209"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-0.1297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1407057" w14:textId="5A973458" w:rsidR="0067260A" w:rsidRPr="0040411C" w:rsidDel="000C0BA3" w:rsidRDefault="0067260A" w:rsidP="00150BF6">
            <w:pPr>
              <w:spacing w:after="0" w:line="276" w:lineRule="auto"/>
              <w:jc w:val="center"/>
              <w:rPr>
                <w:del w:id="3210" w:author="Daniel Noble" w:date="2025-04-01T13:40:00Z" w16du:dateUtc="2025-04-01T02:40:00Z"/>
                <w:rFonts w:ascii="Times New Roman" w:eastAsia="Times New Roman" w:hAnsi="Times New Roman" w:cs="Times New Roman"/>
                <w:color w:val="000000"/>
                <w:sz w:val="24"/>
                <w:szCs w:val="24"/>
                <w:lang w:eastAsia="en-AU"/>
              </w:rPr>
            </w:pPr>
            <w:del w:id="3211"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0.1281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02265E4" w14:textId="62EA03A4" w:rsidR="0067260A" w:rsidRPr="0040411C" w:rsidDel="000C0BA3" w:rsidRDefault="0067260A" w:rsidP="00150BF6">
            <w:pPr>
              <w:spacing w:after="0" w:line="276" w:lineRule="auto"/>
              <w:jc w:val="center"/>
              <w:rPr>
                <w:del w:id="3212" w:author="Daniel Noble" w:date="2025-04-01T13:40:00Z" w16du:dateUtc="2025-04-01T02:40:00Z"/>
                <w:rFonts w:ascii="Times New Roman" w:eastAsia="Times New Roman" w:hAnsi="Times New Roman" w:cs="Times New Roman"/>
                <w:color w:val="000000"/>
                <w:sz w:val="24"/>
                <w:szCs w:val="24"/>
                <w:lang w:eastAsia="en-AU"/>
              </w:rPr>
            </w:pPr>
            <w:del w:id="3213"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19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AB9CB7" w14:textId="3246BDFE" w:rsidR="0067260A" w:rsidRPr="0040411C" w:rsidDel="000C0BA3" w:rsidRDefault="0067260A" w:rsidP="00150BF6">
            <w:pPr>
              <w:spacing w:after="0" w:line="276" w:lineRule="auto"/>
              <w:jc w:val="center"/>
              <w:rPr>
                <w:del w:id="3214" w:author="Daniel Noble" w:date="2025-04-01T13:40:00Z" w16du:dateUtc="2025-04-01T02:40:00Z"/>
                <w:rFonts w:ascii="Times New Roman" w:eastAsia="Times New Roman" w:hAnsi="Times New Roman" w:cs="Times New Roman"/>
                <w:color w:val="000000"/>
                <w:sz w:val="24"/>
                <w:szCs w:val="24"/>
                <w:lang w:eastAsia="en-AU"/>
              </w:rPr>
            </w:pPr>
            <w:del w:id="3215" w:author="Daniel Noble" w:date="2025-04-01T13:40:00Z" w16du:dateUtc="2025-04-01T02:40:00Z">
              <w:r w:rsidRPr="0040411C" w:rsidDel="000C0BA3">
                <w:rPr>
                  <w:rFonts w:ascii="Times New Roman" w:eastAsia="Times New Roman" w:hAnsi="Times New Roman" w:cs="Times New Roman"/>
                  <w:color w:val="000000"/>
                  <w:sz w:val="24"/>
                  <w:szCs w:val="24"/>
                  <w:lang w:eastAsia="en-AU"/>
                </w:rPr>
                <w:delText>0.9893</w:delText>
              </w:r>
            </w:del>
          </w:p>
        </w:tc>
      </w:tr>
    </w:tbl>
    <w:p w14:paraId="057BEDBC" w14:textId="3CFE83A5" w:rsidR="0067260A" w:rsidDel="000C0BA3" w:rsidRDefault="0067260A" w:rsidP="0067260A">
      <w:pPr>
        <w:rPr>
          <w:del w:id="3216" w:author="Daniel Noble" w:date="2025-04-01T13:40:00Z" w16du:dateUtc="2025-04-01T02:40:00Z"/>
        </w:rPr>
      </w:pPr>
    </w:p>
    <w:p w14:paraId="7E5BFA91" w14:textId="619839D6" w:rsidR="0067260A" w:rsidRPr="00A93F9D" w:rsidDel="000C0BA3" w:rsidRDefault="0067260A" w:rsidP="0067260A">
      <w:pPr>
        <w:spacing w:line="480" w:lineRule="auto"/>
        <w:rPr>
          <w:del w:id="3217" w:author="Daniel Noble" w:date="2025-04-01T13:40:00Z" w16du:dateUtc="2025-04-01T02:40:00Z"/>
          <w:rFonts w:ascii="Times New Roman" w:hAnsi="Times New Roman" w:cs="Times New Roman"/>
          <w:sz w:val="24"/>
          <w:szCs w:val="24"/>
        </w:rPr>
      </w:pPr>
      <w:del w:id="3218" w:author="Daniel Noble" w:date="2025-04-01T13:40:00Z" w16du:dateUtc="2025-04-01T02:40:00Z">
        <w:r w:rsidRPr="00A93F9D" w:rsidDel="000C0BA3">
          <w:rPr>
            <w:rFonts w:ascii="Times New Roman" w:hAnsi="Times New Roman" w:cs="Times New Roman"/>
            <w:b/>
            <w:bCs/>
            <w:sz w:val="24"/>
            <w:szCs w:val="24"/>
          </w:rPr>
          <w:delText xml:space="preserve">Table S42 Results of the meta-regression of the acclimation data set with life-history stage as the moderator. </w:delText>
        </w:r>
        <w:r w:rsidRPr="00A93F9D" w:rsidDel="000C0BA3">
          <w:rPr>
            <w:rFonts w:ascii="Times New Roman" w:hAnsi="Times New Roman" w:cs="Times New Roman"/>
            <w:sz w:val="24"/>
            <w:szCs w:val="24"/>
          </w:rPr>
          <w:delText>Number of studies, species and effect sizes are totals from the subset of data with acclimation treatment exposures. Effect size = PRRD</w:delText>
        </w:r>
        <w:r w:rsidRPr="00A93F9D" w:rsidDel="000C0BA3">
          <w:rPr>
            <w:rFonts w:ascii="Times New Roman" w:hAnsi="Times New Roman" w:cs="Times New Roman"/>
            <w:sz w:val="24"/>
            <w:szCs w:val="24"/>
            <w:vertAlign w:val="subscript"/>
          </w:rPr>
          <w:delText>S</w:delText>
        </w:r>
        <w:r w:rsidRPr="00A93F9D"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464D0A" w:rsidDel="000C0BA3" w14:paraId="1A9A69CB" w14:textId="07AD56C7" w:rsidTr="00150BF6">
        <w:trPr>
          <w:trHeight w:val="312"/>
          <w:jc w:val="center"/>
          <w:del w:id="3219"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9A89280" w14:textId="5F2D9056" w:rsidR="0067260A" w:rsidRPr="00A93F9D" w:rsidDel="000C0BA3" w:rsidRDefault="0067260A" w:rsidP="00150BF6">
            <w:pPr>
              <w:spacing w:after="0" w:line="276" w:lineRule="auto"/>
              <w:jc w:val="center"/>
              <w:rPr>
                <w:del w:id="3220" w:author="Daniel Noble" w:date="2025-04-01T13:40:00Z" w16du:dateUtc="2025-04-01T02:40:00Z"/>
                <w:rFonts w:ascii="Times New Roman" w:eastAsia="Times New Roman" w:hAnsi="Times New Roman" w:cs="Times New Roman"/>
                <w:b/>
                <w:bCs/>
                <w:color w:val="000000"/>
                <w:sz w:val="24"/>
                <w:szCs w:val="24"/>
                <w:lang w:eastAsia="en-AU"/>
              </w:rPr>
            </w:pPr>
            <w:del w:id="3221"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Acclimation Exposure (PRRD</w:delText>
              </w:r>
              <w:r w:rsidRPr="00A93F9D" w:rsidDel="000C0BA3">
                <w:rPr>
                  <w:rFonts w:ascii="Times New Roman" w:eastAsia="Times New Roman" w:hAnsi="Times New Roman" w:cs="Times New Roman"/>
                  <w:b/>
                  <w:bCs/>
                  <w:color w:val="000000"/>
                  <w:sz w:val="24"/>
                  <w:szCs w:val="24"/>
                  <w:vertAlign w:val="subscript"/>
                  <w:lang w:eastAsia="en-AU"/>
                </w:rPr>
                <w:delText>S</w:delText>
              </w:r>
              <w:r w:rsidRPr="00A93F9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308FBDC" w14:textId="135CD281" w:rsidR="0067260A" w:rsidRPr="00A93F9D" w:rsidDel="000C0BA3" w:rsidRDefault="0067260A" w:rsidP="00150BF6">
            <w:pPr>
              <w:spacing w:after="0" w:line="276" w:lineRule="auto"/>
              <w:jc w:val="center"/>
              <w:rPr>
                <w:del w:id="3222" w:author="Daniel Noble" w:date="2025-04-01T13:40:00Z" w16du:dateUtc="2025-04-01T02:40:00Z"/>
                <w:rFonts w:ascii="Times New Roman" w:eastAsia="Times New Roman" w:hAnsi="Times New Roman" w:cs="Times New Roman"/>
                <w:b/>
                <w:bCs/>
                <w:color w:val="000000"/>
                <w:sz w:val="24"/>
                <w:szCs w:val="24"/>
                <w:lang w:eastAsia="en-AU"/>
              </w:rPr>
            </w:pPr>
            <w:del w:id="3223"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AB30C13" w14:textId="1EC97170" w:rsidR="0067260A" w:rsidRPr="00A93F9D" w:rsidDel="000C0BA3" w:rsidRDefault="0067260A" w:rsidP="00150BF6">
            <w:pPr>
              <w:spacing w:after="0" w:line="276" w:lineRule="auto"/>
              <w:jc w:val="center"/>
              <w:rPr>
                <w:del w:id="3224" w:author="Daniel Noble" w:date="2025-04-01T13:40:00Z" w16du:dateUtc="2025-04-01T02:40:00Z"/>
                <w:rFonts w:ascii="Times New Roman" w:eastAsia="Times New Roman" w:hAnsi="Times New Roman" w:cs="Times New Roman"/>
                <w:b/>
                <w:bCs/>
                <w:color w:val="000000"/>
                <w:sz w:val="24"/>
                <w:szCs w:val="24"/>
                <w:lang w:eastAsia="en-AU"/>
              </w:rPr>
            </w:pPr>
            <w:del w:id="3225"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1E316FC" w14:textId="09465C3E" w:rsidR="0067260A" w:rsidRPr="00A93F9D" w:rsidDel="000C0BA3" w:rsidRDefault="0067260A" w:rsidP="00150BF6">
            <w:pPr>
              <w:spacing w:after="0" w:line="276" w:lineRule="auto"/>
              <w:jc w:val="center"/>
              <w:rPr>
                <w:del w:id="3226" w:author="Daniel Noble" w:date="2025-04-01T13:40:00Z" w16du:dateUtc="2025-04-01T02:40:00Z"/>
                <w:rFonts w:ascii="Times New Roman" w:eastAsia="Times New Roman" w:hAnsi="Times New Roman" w:cs="Times New Roman"/>
                <w:b/>
                <w:bCs/>
                <w:color w:val="000000"/>
                <w:sz w:val="24"/>
                <w:szCs w:val="24"/>
                <w:lang w:eastAsia="en-AU"/>
              </w:rPr>
            </w:pPr>
            <w:del w:id="3227"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FF59279" w14:textId="15698258" w:rsidR="0067260A" w:rsidRPr="00A93F9D" w:rsidDel="000C0BA3" w:rsidRDefault="0067260A" w:rsidP="00150BF6">
            <w:pPr>
              <w:spacing w:after="0" w:line="276" w:lineRule="auto"/>
              <w:jc w:val="center"/>
              <w:rPr>
                <w:del w:id="3228" w:author="Daniel Noble" w:date="2025-04-01T13:40:00Z" w16du:dateUtc="2025-04-01T02:40:00Z"/>
                <w:rFonts w:ascii="Times New Roman" w:eastAsia="Times New Roman" w:hAnsi="Times New Roman" w:cs="Times New Roman"/>
                <w:b/>
                <w:bCs/>
                <w:color w:val="000000"/>
                <w:sz w:val="24"/>
                <w:szCs w:val="24"/>
                <w:lang w:eastAsia="en-AU"/>
              </w:rPr>
            </w:pPr>
            <w:del w:id="3229"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B00E606" w14:textId="017248C6" w:rsidR="0067260A" w:rsidRPr="00A93F9D" w:rsidDel="000C0BA3" w:rsidRDefault="0067260A" w:rsidP="00150BF6">
            <w:pPr>
              <w:spacing w:after="0" w:line="276" w:lineRule="auto"/>
              <w:jc w:val="center"/>
              <w:rPr>
                <w:del w:id="3230" w:author="Daniel Noble" w:date="2025-04-01T13:40:00Z" w16du:dateUtc="2025-04-01T02:40:00Z"/>
                <w:rFonts w:ascii="Times New Roman" w:eastAsia="Times New Roman" w:hAnsi="Times New Roman" w:cs="Times New Roman"/>
                <w:b/>
                <w:bCs/>
                <w:color w:val="000000"/>
                <w:sz w:val="24"/>
                <w:szCs w:val="24"/>
                <w:lang w:eastAsia="en-AU"/>
              </w:rPr>
            </w:pPr>
            <w:del w:id="3231"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C856B9D" w14:textId="7F661C77" w:rsidR="0067260A" w:rsidRPr="00A93F9D" w:rsidDel="000C0BA3" w:rsidRDefault="0067260A" w:rsidP="00150BF6">
            <w:pPr>
              <w:spacing w:after="0" w:line="276" w:lineRule="auto"/>
              <w:jc w:val="center"/>
              <w:rPr>
                <w:del w:id="3232" w:author="Daniel Noble" w:date="2025-04-01T13:40:00Z" w16du:dateUtc="2025-04-01T02:40:00Z"/>
                <w:rFonts w:ascii="Times New Roman" w:eastAsia="Times New Roman" w:hAnsi="Times New Roman" w:cs="Times New Roman"/>
                <w:b/>
                <w:bCs/>
                <w:color w:val="000000"/>
                <w:sz w:val="24"/>
                <w:szCs w:val="24"/>
                <w:lang w:eastAsia="en-AU"/>
              </w:rPr>
            </w:pPr>
            <w:del w:id="3233"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57E5468" w14:textId="56ED9F36" w:rsidR="0067260A" w:rsidRPr="00A93F9D" w:rsidDel="000C0BA3" w:rsidRDefault="0067260A" w:rsidP="00150BF6">
            <w:pPr>
              <w:spacing w:after="0" w:line="276" w:lineRule="auto"/>
              <w:jc w:val="center"/>
              <w:rPr>
                <w:del w:id="3234" w:author="Daniel Noble" w:date="2025-04-01T13:40:00Z" w16du:dateUtc="2025-04-01T02:40:00Z"/>
                <w:rFonts w:ascii="Times New Roman" w:eastAsia="Times New Roman" w:hAnsi="Times New Roman" w:cs="Times New Roman"/>
                <w:b/>
                <w:bCs/>
                <w:color w:val="000000"/>
                <w:sz w:val="24"/>
                <w:szCs w:val="24"/>
                <w:lang w:eastAsia="en-AU"/>
              </w:rPr>
            </w:pPr>
            <w:del w:id="3235"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A78E29C" w14:textId="6007008F" w:rsidR="0067260A" w:rsidRPr="00A93F9D" w:rsidDel="000C0BA3" w:rsidRDefault="0067260A" w:rsidP="00150BF6">
            <w:pPr>
              <w:spacing w:after="0" w:line="276" w:lineRule="auto"/>
              <w:jc w:val="center"/>
              <w:rPr>
                <w:del w:id="3236" w:author="Daniel Noble" w:date="2025-04-01T13:40:00Z" w16du:dateUtc="2025-04-01T02:40:00Z"/>
                <w:rFonts w:ascii="Times New Roman" w:eastAsia="Times New Roman" w:hAnsi="Times New Roman" w:cs="Times New Roman"/>
                <w:b/>
                <w:bCs/>
                <w:color w:val="000000"/>
                <w:sz w:val="24"/>
                <w:szCs w:val="24"/>
                <w:lang w:eastAsia="en-AU"/>
              </w:rPr>
            </w:pPr>
            <w:del w:id="3237"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p-value</w:delText>
              </w:r>
            </w:del>
          </w:p>
        </w:tc>
      </w:tr>
      <w:tr w:rsidR="0067260A" w:rsidRPr="00464D0A" w:rsidDel="000C0BA3" w14:paraId="15A04776" w14:textId="74F8656C" w:rsidTr="00150BF6">
        <w:trPr>
          <w:trHeight w:val="288"/>
          <w:jc w:val="center"/>
          <w:del w:id="3238"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30D95289" w14:textId="739AC69B" w:rsidR="0067260A" w:rsidRPr="00A93F9D" w:rsidDel="000C0BA3" w:rsidRDefault="0067260A" w:rsidP="00150BF6">
            <w:pPr>
              <w:spacing w:after="0" w:line="276" w:lineRule="auto"/>
              <w:rPr>
                <w:del w:id="3239" w:author="Daniel Noble" w:date="2025-04-01T13:40:00Z" w16du:dateUtc="2025-04-01T02:40:00Z"/>
                <w:rFonts w:ascii="Times New Roman" w:eastAsia="Times New Roman" w:hAnsi="Times New Roman" w:cs="Times New Roman"/>
                <w:b/>
                <w:bCs/>
                <w:color w:val="000000"/>
                <w:sz w:val="24"/>
                <w:szCs w:val="24"/>
                <w:lang w:eastAsia="en-AU"/>
              </w:rPr>
            </w:pPr>
            <w:del w:id="3240"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Adult</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C4017AE" w14:textId="1896726A" w:rsidR="0067260A" w:rsidRPr="00A93F9D" w:rsidDel="000C0BA3" w:rsidRDefault="0067260A" w:rsidP="00150BF6">
            <w:pPr>
              <w:spacing w:after="0" w:line="276" w:lineRule="auto"/>
              <w:jc w:val="center"/>
              <w:rPr>
                <w:del w:id="3241" w:author="Daniel Noble" w:date="2025-04-01T13:40:00Z" w16du:dateUtc="2025-04-01T02:40:00Z"/>
                <w:rFonts w:ascii="Times New Roman" w:eastAsia="Times New Roman" w:hAnsi="Times New Roman" w:cs="Times New Roman"/>
                <w:color w:val="000000"/>
                <w:sz w:val="24"/>
                <w:szCs w:val="24"/>
                <w:lang w:eastAsia="en-AU"/>
              </w:rPr>
            </w:pPr>
            <w:del w:id="324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1D933BE" w14:textId="223B49DE" w:rsidR="0067260A" w:rsidRPr="00A93F9D" w:rsidDel="000C0BA3" w:rsidRDefault="0067260A" w:rsidP="00150BF6">
            <w:pPr>
              <w:spacing w:after="0" w:line="276" w:lineRule="auto"/>
              <w:jc w:val="center"/>
              <w:rPr>
                <w:del w:id="3243" w:author="Daniel Noble" w:date="2025-04-01T13:40:00Z" w16du:dateUtc="2025-04-01T02:40:00Z"/>
                <w:rFonts w:ascii="Times New Roman" w:eastAsia="Times New Roman" w:hAnsi="Times New Roman" w:cs="Times New Roman"/>
                <w:color w:val="000000"/>
                <w:sz w:val="24"/>
                <w:szCs w:val="24"/>
                <w:lang w:eastAsia="en-AU"/>
              </w:rPr>
            </w:pPr>
            <w:del w:id="324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4A2EF71" w14:textId="6A64E207" w:rsidR="0067260A" w:rsidRPr="00A93F9D" w:rsidDel="000C0BA3" w:rsidRDefault="0067260A" w:rsidP="00150BF6">
            <w:pPr>
              <w:spacing w:after="0" w:line="276" w:lineRule="auto"/>
              <w:jc w:val="center"/>
              <w:rPr>
                <w:del w:id="3245" w:author="Daniel Noble" w:date="2025-04-01T13:40:00Z" w16du:dateUtc="2025-04-01T02:40:00Z"/>
                <w:rFonts w:ascii="Times New Roman" w:eastAsia="Times New Roman" w:hAnsi="Times New Roman" w:cs="Times New Roman"/>
                <w:color w:val="000000"/>
                <w:sz w:val="24"/>
                <w:szCs w:val="24"/>
                <w:lang w:eastAsia="en-AU"/>
              </w:rPr>
            </w:pPr>
            <w:del w:id="3246"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9C89FB6" w14:textId="23E803EB" w:rsidR="0067260A" w:rsidRPr="00A93F9D" w:rsidDel="000C0BA3" w:rsidRDefault="0067260A" w:rsidP="00150BF6">
            <w:pPr>
              <w:spacing w:after="0" w:line="276" w:lineRule="auto"/>
              <w:jc w:val="center"/>
              <w:rPr>
                <w:del w:id="3247" w:author="Daniel Noble" w:date="2025-04-01T13:40:00Z" w16du:dateUtc="2025-04-01T02:40:00Z"/>
                <w:rFonts w:ascii="Times New Roman" w:eastAsia="Times New Roman" w:hAnsi="Times New Roman" w:cs="Times New Roman"/>
                <w:color w:val="000000"/>
                <w:sz w:val="24"/>
                <w:szCs w:val="24"/>
                <w:lang w:eastAsia="en-AU"/>
              </w:rPr>
            </w:pPr>
            <w:del w:id="3248"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-0.0155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0A3E4E9" w14:textId="542AEB8B" w:rsidR="0067260A" w:rsidRPr="00A93F9D" w:rsidDel="000C0BA3" w:rsidRDefault="0067260A" w:rsidP="00150BF6">
            <w:pPr>
              <w:spacing w:after="0" w:line="276" w:lineRule="auto"/>
              <w:jc w:val="center"/>
              <w:rPr>
                <w:del w:id="3249" w:author="Daniel Noble" w:date="2025-04-01T13:40:00Z" w16du:dateUtc="2025-04-01T02:40:00Z"/>
                <w:rFonts w:ascii="Times New Roman" w:eastAsia="Times New Roman" w:hAnsi="Times New Roman" w:cs="Times New Roman"/>
                <w:color w:val="000000"/>
                <w:sz w:val="24"/>
                <w:szCs w:val="24"/>
                <w:lang w:eastAsia="en-AU"/>
              </w:rPr>
            </w:pPr>
            <w:del w:id="3250"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-0.1519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A915F51" w14:textId="0F2D9B7F" w:rsidR="0067260A" w:rsidRPr="00A93F9D" w:rsidDel="000C0BA3" w:rsidRDefault="0067260A" w:rsidP="00150BF6">
            <w:pPr>
              <w:spacing w:after="0" w:line="276" w:lineRule="auto"/>
              <w:jc w:val="center"/>
              <w:rPr>
                <w:del w:id="3251" w:author="Daniel Noble" w:date="2025-04-01T13:40:00Z" w16du:dateUtc="2025-04-01T02:40:00Z"/>
                <w:rFonts w:ascii="Times New Roman" w:eastAsia="Times New Roman" w:hAnsi="Times New Roman" w:cs="Times New Roman"/>
                <w:color w:val="000000"/>
                <w:sz w:val="24"/>
                <w:szCs w:val="24"/>
                <w:lang w:eastAsia="en-AU"/>
              </w:rPr>
            </w:pPr>
            <w:del w:id="325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0.1210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6026166" w14:textId="6834C8FD" w:rsidR="0067260A" w:rsidRPr="00A93F9D" w:rsidDel="000C0BA3" w:rsidRDefault="0067260A" w:rsidP="00150BF6">
            <w:pPr>
              <w:spacing w:after="0" w:line="276" w:lineRule="auto"/>
              <w:jc w:val="center"/>
              <w:rPr>
                <w:del w:id="3253" w:author="Daniel Noble" w:date="2025-04-01T13:40:00Z" w16du:dateUtc="2025-04-01T02:40:00Z"/>
                <w:rFonts w:ascii="Times New Roman" w:eastAsia="Times New Roman" w:hAnsi="Times New Roman" w:cs="Times New Roman"/>
                <w:color w:val="000000"/>
                <w:sz w:val="24"/>
                <w:szCs w:val="24"/>
                <w:lang w:eastAsia="en-AU"/>
              </w:rPr>
            </w:pPr>
            <w:del w:id="325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24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45F4329" w14:textId="08350473" w:rsidR="0067260A" w:rsidRPr="00A93F9D" w:rsidDel="000C0BA3" w:rsidRDefault="0067260A" w:rsidP="00150BF6">
            <w:pPr>
              <w:spacing w:after="0" w:line="276" w:lineRule="auto"/>
              <w:jc w:val="center"/>
              <w:rPr>
                <w:del w:id="3255" w:author="Daniel Noble" w:date="2025-04-01T13:40:00Z" w16du:dateUtc="2025-04-01T02:40:00Z"/>
                <w:rFonts w:ascii="Times New Roman" w:eastAsia="Times New Roman" w:hAnsi="Times New Roman" w:cs="Times New Roman"/>
                <w:color w:val="000000"/>
                <w:sz w:val="24"/>
                <w:szCs w:val="24"/>
                <w:lang w:eastAsia="en-AU"/>
              </w:rPr>
            </w:pPr>
            <w:del w:id="3256"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0.8169</w:delText>
              </w:r>
            </w:del>
          </w:p>
        </w:tc>
      </w:tr>
      <w:tr w:rsidR="0067260A" w:rsidRPr="00464D0A" w:rsidDel="000C0BA3" w14:paraId="3FC8C3B0" w14:textId="3E769CF4" w:rsidTr="00150BF6">
        <w:trPr>
          <w:trHeight w:val="288"/>
          <w:jc w:val="center"/>
          <w:del w:id="3257"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40E247A5" w14:textId="5E9A76D0" w:rsidR="0067260A" w:rsidRPr="00A93F9D" w:rsidDel="000C0BA3" w:rsidRDefault="0067260A" w:rsidP="00150BF6">
            <w:pPr>
              <w:spacing w:after="0" w:line="276" w:lineRule="auto"/>
              <w:rPr>
                <w:del w:id="3258" w:author="Daniel Noble" w:date="2025-04-01T13:40:00Z" w16du:dateUtc="2025-04-01T02:40:00Z"/>
                <w:rFonts w:ascii="Times New Roman" w:eastAsia="Times New Roman" w:hAnsi="Times New Roman" w:cs="Times New Roman"/>
                <w:b/>
                <w:bCs/>
                <w:color w:val="000000"/>
                <w:sz w:val="24"/>
                <w:szCs w:val="24"/>
                <w:lang w:eastAsia="en-AU"/>
              </w:rPr>
            </w:pPr>
            <w:del w:id="3259"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Juvenile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3E34D3F" w14:textId="5E2E2D3A" w:rsidR="0067260A" w:rsidRPr="00A93F9D" w:rsidDel="000C0BA3" w:rsidRDefault="0067260A" w:rsidP="00150BF6">
            <w:pPr>
              <w:spacing w:after="0" w:line="276" w:lineRule="auto"/>
              <w:jc w:val="center"/>
              <w:rPr>
                <w:del w:id="3260" w:author="Daniel Noble" w:date="2025-04-01T13:40:00Z" w16du:dateUtc="2025-04-01T02:40:00Z"/>
                <w:rFonts w:ascii="Times New Roman" w:eastAsia="Times New Roman" w:hAnsi="Times New Roman" w:cs="Times New Roman"/>
                <w:color w:val="000000"/>
                <w:sz w:val="24"/>
                <w:szCs w:val="24"/>
                <w:lang w:eastAsia="en-AU"/>
              </w:rPr>
            </w:pPr>
            <w:del w:id="3261"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2174E98" w14:textId="40C575A5" w:rsidR="0067260A" w:rsidRPr="00A93F9D" w:rsidDel="000C0BA3" w:rsidRDefault="0067260A" w:rsidP="00150BF6">
            <w:pPr>
              <w:spacing w:after="0" w:line="276" w:lineRule="auto"/>
              <w:jc w:val="center"/>
              <w:rPr>
                <w:del w:id="3262" w:author="Daniel Noble" w:date="2025-04-01T13:40:00Z" w16du:dateUtc="2025-04-01T02:40:00Z"/>
                <w:rFonts w:ascii="Times New Roman" w:eastAsia="Times New Roman" w:hAnsi="Times New Roman" w:cs="Times New Roman"/>
                <w:color w:val="000000"/>
                <w:sz w:val="24"/>
                <w:szCs w:val="24"/>
                <w:lang w:eastAsia="en-AU"/>
              </w:rPr>
            </w:pPr>
            <w:del w:id="326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32ED57D" w14:textId="789A137F" w:rsidR="0067260A" w:rsidRPr="00A93F9D" w:rsidDel="000C0BA3" w:rsidRDefault="0067260A" w:rsidP="00150BF6">
            <w:pPr>
              <w:spacing w:after="0" w:line="276" w:lineRule="auto"/>
              <w:jc w:val="center"/>
              <w:rPr>
                <w:del w:id="3264" w:author="Daniel Noble" w:date="2025-04-01T13:40:00Z" w16du:dateUtc="2025-04-01T02:40:00Z"/>
                <w:rFonts w:ascii="Times New Roman" w:eastAsia="Times New Roman" w:hAnsi="Times New Roman" w:cs="Times New Roman"/>
                <w:color w:val="000000"/>
                <w:sz w:val="24"/>
                <w:szCs w:val="24"/>
                <w:lang w:eastAsia="en-AU"/>
              </w:rPr>
            </w:pPr>
            <w:del w:id="326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6C10610" w14:textId="56905B78" w:rsidR="0067260A" w:rsidRPr="00A93F9D" w:rsidDel="000C0BA3" w:rsidRDefault="0067260A" w:rsidP="00150BF6">
            <w:pPr>
              <w:spacing w:after="0" w:line="276" w:lineRule="auto"/>
              <w:jc w:val="center"/>
              <w:rPr>
                <w:del w:id="3266" w:author="Daniel Noble" w:date="2025-04-01T13:40:00Z" w16du:dateUtc="2025-04-01T02:40:00Z"/>
                <w:rFonts w:ascii="Times New Roman" w:eastAsia="Times New Roman" w:hAnsi="Times New Roman" w:cs="Times New Roman"/>
                <w:color w:val="000000"/>
                <w:sz w:val="24"/>
                <w:szCs w:val="24"/>
                <w:lang w:eastAsia="en-AU"/>
              </w:rPr>
            </w:pPr>
            <w:del w:id="3267"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61262A2" w14:textId="7B4107CA" w:rsidR="0067260A" w:rsidRPr="00A93F9D" w:rsidDel="000C0BA3" w:rsidRDefault="0067260A" w:rsidP="00150BF6">
            <w:pPr>
              <w:spacing w:after="0" w:line="276" w:lineRule="auto"/>
              <w:jc w:val="center"/>
              <w:rPr>
                <w:del w:id="3268" w:author="Daniel Noble" w:date="2025-04-01T13:40:00Z" w16du:dateUtc="2025-04-01T02:40:00Z"/>
                <w:rFonts w:ascii="Times New Roman" w:eastAsia="Times New Roman" w:hAnsi="Times New Roman" w:cs="Times New Roman"/>
                <w:color w:val="000000"/>
                <w:sz w:val="24"/>
                <w:szCs w:val="24"/>
                <w:lang w:eastAsia="en-AU"/>
              </w:rPr>
            </w:pPr>
            <w:del w:id="3269"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-0.1984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A5EE45A" w14:textId="68B74C33" w:rsidR="0067260A" w:rsidRPr="00A93F9D" w:rsidDel="000C0BA3" w:rsidRDefault="0067260A" w:rsidP="00150BF6">
            <w:pPr>
              <w:spacing w:after="0" w:line="276" w:lineRule="auto"/>
              <w:jc w:val="center"/>
              <w:rPr>
                <w:del w:id="3270" w:author="Daniel Noble" w:date="2025-04-01T13:40:00Z" w16du:dateUtc="2025-04-01T02:40:00Z"/>
                <w:rFonts w:ascii="Times New Roman" w:eastAsia="Times New Roman" w:hAnsi="Times New Roman" w:cs="Times New Roman"/>
                <w:color w:val="000000"/>
                <w:sz w:val="24"/>
                <w:szCs w:val="24"/>
                <w:lang w:eastAsia="en-AU"/>
              </w:rPr>
            </w:pPr>
            <w:del w:id="3271"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0.2058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56B2224" w14:textId="4029C190" w:rsidR="0067260A" w:rsidRPr="00A93F9D" w:rsidDel="000C0BA3" w:rsidRDefault="0067260A" w:rsidP="00150BF6">
            <w:pPr>
              <w:spacing w:after="0" w:line="276" w:lineRule="auto"/>
              <w:jc w:val="center"/>
              <w:rPr>
                <w:del w:id="3272" w:author="Daniel Noble" w:date="2025-04-01T13:40:00Z" w16du:dateUtc="2025-04-01T02:40:00Z"/>
                <w:rFonts w:ascii="Times New Roman" w:eastAsia="Times New Roman" w:hAnsi="Times New Roman" w:cs="Times New Roman"/>
                <w:color w:val="000000"/>
                <w:sz w:val="24"/>
                <w:szCs w:val="24"/>
                <w:lang w:eastAsia="en-AU"/>
              </w:rPr>
            </w:pPr>
            <w:del w:id="327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24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A09A9ED" w14:textId="47AC77A4" w:rsidR="0067260A" w:rsidRPr="00A93F9D" w:rsidDel="000C0BA3" w:rsidRDefault="0067260A" w:rsidP="00150BF6">
            <w:pPr>
              <w:spacing w:after="0" w:line="276" w:lineRule="auto"/>
              <w:jc w:val="center"/>
              <w:rPr>
                <w:del w:id="3274" w:author="Daniel Noble" w:date="2025-04-01T13:40:00Z" w16du:dateUtc="2025-04-01T02:40:00Z"/>
                <w:rFonts w:ascii="Times New Roman" w:eastAsia="Times New Roman" w:hAnsi="Times New Roman" w:cs="Times New Roman"/>
                <w:color w:val="000000"/>
                <w:sz w:val="24"/>
                <w:szCs w:val="24"/>
                <w:lang w:eastAsia="en-AU"/>
              </w:rPr>
            </w:pPr>
            <w:del w:id="327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0.9702</w:delText>
              </w:r>
            </w:del>
          </w:p>
        </w:tc>
      </w:tr>
      <w:tr w:rsidR="0067260A" w:rsidRPr="00464D0A" w:rsidDel="000C0BA3" w14:paraId="35ECCC3E" w14:textId="381779D6" w:rsidTr="00150BF6">
        <w:trPr>
          <w:trHeight w:val="288"/>
          <w:jc w:val="center"/>
          <w:del w:id="3276"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14080192" w14:textId="52157E9D" w:rsidR="0067260A" w:rsidRPr="00A93F9D" w:rsidDel="000C0BA3" w:rsidRDefault="0067260A" w:rsidP="00150BF6">
            <w:pPr>
              <w:spacing w:after="0" w:line="276" w:lineRule="auto"/>
              <w:rPr>
                <w:del w:id="3277" w:author="Daniel Noble" w:date="2025-04-01T13:40:00Z" w16du:dateUtc="2025-04-01T02:40:00Z"/>
                <w:rFonts w:ascii="Times New Roman" w:eastAsia="Times New Roman" w:hAnsi="Times New Roman" w:cs="Times New Roman"/>
                <w:b/>
                <w:bCs/>
                <w:color w:val="000000"/>
                <w:sz w:val="24"/>
                <w:szCs w:val="24"/>
                <w:lang w:eastAsia="en-AU"/>
              </w:rPr>
            </w:pPr>
            <w:del w:id="3278"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Larva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230EE39" w14:textId="31B62399" w:rsidR="0067260A" w:rsidRPr="00A93F9D" w:rsidDel="000C0BA3" w:rsidRDefault="0067260A" w:rsidP="00150BF6">
            <w:pPr>
              <w:spacing w:after="0" w:line="276" w:lineRule="auto"/>
              <w:jc w:val="center"/>
              <w:rPr>
                <w:del w:id="3279" w:author="Daniel Noble" w:date="2025-04-01T13:40:00Z" w16du:dateUtc="2025-04-01T02:40:00Z"/>
                <w:rFonts w:ascii="Times New Roman" w:eastAsia="Times New Roman" w:hAnsi="Times New Roman" w:cs="Times New Roman"/>
                <w:color w:val="000000"/>
                <w:sz w:val="24"/>
                <w:szCs w:val="24"/>
                <w:lang w:eastAsia="en-AU"/>
              </w:rPr>
            </w:pPr>
            <w:del w:id="3280"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A2FAC50" w14:textId="62709310" w:rsidR="0067260A" w:rsidRPr="00A93F9D" w:rsidDel="000C0BA3" w:rsidRDefault="0067260A" w:rsidP="00150BF6">
            <w:pPr>
              <w:spacing w:after="0" w:line="276" w:lineRule="auto"/>
              <w:jc w:val="center"/>
              <w:rPr>
                <w:del w:id="3281" w:author="Daniel Noble" w:date="2025-04-01T13:40:00Z" w16du:dateUtc="2025-04-01T02:40:00Z"/>
                <w:rFonts w:ascii="Times New Roman" w:eastAsia="Times New Roman" w:hAnsi="Times New Roman" w:cs="Times New Roman"/>
                <w:color w:val="000000"/>
                <w:sz w:val="24"/>
                <w:szCs w:val="24"/>
                <w:lang w:eastAsia="en-AU"/>
              </w:rPr>
            </w:pPr>
            <w:del w:id="328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1F26E54" w14:textId="4772A0A6" w:rsidR="0067260A" w:rsidRPr="00A93F9D" w:rsidDel="000C0BA3" w:rsidRDefault="0067260A" w:rsidP="00150BF6">
            <w:pPr>
              <w:spacing w:after="0" w:line="276" w:lineRule="auto"/>
              <w:jc w:val="center"/>
              <w:rPr>
                <w:del w:id="3283" w:author="Daniel Noble" w:date="2025-04-01T13:40:00Z" w16du:dateUtc="2025-04-01T02:40:00Z"/>
                <w:rFonts w:ascii="Times New Roman" w:eastAsia="Times New Roman" w:hAnsi="Times New Roman" w:cs="Times New Roman"/>
                <w:color w:val="000000"/>
                <w:sz w:val="24"/>
                <w:szCs w:val="24"/>
                <w:lang w:eastAsia="en-AU"/>
              </w:rPr>
            </w:pPr>
            <w:del w:id="328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C7F4A55" w14:textId="2C03BDC9" w:rsidR="0067260A" w:rsidRPr="00A93F9D" w:rsidDel="000C0BA3" w:rsidRDefault="0067260A" w:rsidP="00150BF6">
            <w:pPr>
              <w:spacing w:after="0" w:line="276" w:lineRule="auto"/>
              <w:jc w:val="center"/>
              <w:rPr>
                <w:del w:id="3285" w:author="Daniel Noble" w:date="2025-04-01T13:40:00Z" w16du:dateUtc="2025-04-01T02:40:00Z"/>
                <w:rFonts w:ascii="Times New Roman" w:eastAsia="Times New Roman" w:hAnsi="Times New Roman" w:cs="Times New Roman"/>
                <w:color w:val="000000"/>
                <w:sz w:val="24"/>
                <w:szCs w:val="24"/>
                <w:lang w:eastAsia="en-AU"/>
              </w:rPr>
            </w:pPr>
            <w:del w:id="3286"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0.0003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A537319" w14:textId="2CBC617F" w:rsidR="0067260A" w:rsidRPr="00A93F9D" w:rsidDel="000C0BA3" w:rsidRDefault="0067260A" w:rsidP="00150BF6">
            <w:pPr>
              <w:spacing w:after="0" w:line="276" w:lineRule="auto"/>
              <w:jc w:val="center"/>
              <w:rPr>
                <w:del w:id="3287" w:author="Daniel Noble" w:date="2025-04-01T13:40:00Z" w16du:dateUtc="2025-04-01T02:40:00Z"/>
                <w:rFonts w:ascii="Times New Roman" w:eastAsia="Times New Roman" w:hAnsi="Times New Roman" w:cs="Times New Roman"/>
                <w:color w:val="000000"/>
                <w:sz w:val="24"/>
                <w:szCs w:val="24"/>
                <w:lang w:eastAsia="en-AU"/>
              </w:rPr>
            </w:pPr>
            <w:del w:id="3288"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-0.1315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E736637" w14:textId="3FDB1AB9" w:rsidR="0067260A" w:rsidRPr="00A93F9D" w:rsidDel="000C0BA3" w:rsidRDefault="0067260A" w:rsidP="00150BF6">
            <w:pPr>
              <w:spacing w:after="0" w:line="276" w:lineRule="auto"/>
              <w:jc w:val="center"/>
              <w:rPr>
                <w:del w:id="3289" w:author="Daniel Noble" w:date="2025-04-01T13:40:00Z" w16du:dateUtc="2025-04-01T02:40:00Z"/>
                <w:rFonts w:ascii="Times New Roman" w:eastAsia="Times New Roman" w:hAnsi="Times New Roman" w:cs="Times New Roman"/>
                <w:color w:val="000000"/>
                <w:sz w:val="24"/>
                <w:szCs w:val="24"/>
                <w:lang w:eastAsia="en-AU"/>
              </w:rPr>
            </w:pPr>
            <w:del w:id="3290"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0.1321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C25278B" w14:textId="48450123" w:rsidR="0067260A" w:rsidRPr="00A93F9D" w:rsidDel="000C0BA3" w:rsidRDefault="0067260A" w:rsidP="00150BF6">
            <w:pPr>
              <w:spacing w:after="0" w:line="276" w:lineRule="auto"/>
              <w:jc w:val="center"/>
              <w:rPr>
                <w:del w:id="3291" w:author="Daniel Noble" w:date="2025-04-01T13:40:00Z" w16du:dateUtc="2025-04-01T02:40:00Z"/>
                <w:rFonts w:ascii="Times New Roman" w:eastAsia="Times New Roman" w:hAnsi="Times New Roman" w:cs="Times New Roman"/>
                <w:color w:val="000000"/>
                <w:sz w:val="24"/>
                <w:szCs w:val="24"/>
                <w:lang w:eastAsia="en-AU"/>
              </w:rPr>
            </w:pPr>
            <w:del w:id="329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24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86AD7FC" w14:textId="0F57D873" w:rsidR="0067260A" w:rsidRPr="00A93F9D" w:rsidDel="000C0BA3" w:rsidRDefault="0067260A" w:rsidP="00150BF6">
            <w:pPr>
              <w:spacing w:after="0" w:line="276" w:lineRule="auto"/>
              <w:jc w:val="center"/>
              <w:rPr>
                <w:del w:id="3293" w:author="Daniel Noble" w:date="2025-04-01T13:40:00Z" w16du:dateUtc="2025-04-01T02:40:00Z"/>
                <w:rFonts w:ascii="Times New Roman" w:eastAsia="Times New Roman" w:hAnsi="Times New Roman" w:cs="Times New Roman"/>
                <w:color w:val="000000"/>
                <w:sz w:val="24"/>
                <w:szCs w:val="24"/>
                <w:lang w:eastAsia="en-AU"/>
              </w:rPr>
            </w:pPr>
            <w:del w:id="329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0.9965</w:delText>
              </w:r>
            </w:del>
          </w:p>
        </w:tc>
      </w:tr>
    </w:tbl>
    <w:p w14:paraId="58643D5D" w14:textId="77A9DA36" w:rsidR="0067260A" w:rsidDel="000C0BA3" w:rsidRDefault="0067260A" w:rsidP="0067260A">
      <w:pPr>
        <w:rPr>
          <w:del w:id="3295" w:author="Daniel Noble" w:date="2025-04-01T13:40:00Z" w16du:dateUtc="2025-04-01T02:40:00Z"/>
        </w:rPr>
      </w:pPr>
    </w:p>
    <w:p w14:paraId="189306A2" w14:textId="5A2C641A" w:rsidR="0067260A" w:rsidRPr="00A93F9D" w:rsidDel="000C0BA3" w:rsidRDefault="0067260A" w:rsidP="0067260A">
      <w:pPr>
        <w:spacing w:line="480" w:lineRule="auto"/>
        <w:rPr>
          <w:del w:id="3296" w:author="Daniel Noble" w:date="2025-04-01T13:40:00Z" w16du:dateUtc="2025-04-01T02:40:00Z"/>
          <w:rFonts w:ascii="Times New Roman" w:hAnsi="Times New Roman" w:cs="Times New Roman"/>
          <w:sz w:val="24"/>
          <w:szCs w:val="24"/>
        </w:rPr>
      </w:pPr>
      <w:del w:id="3297" w:author="Daniel Noble" w:date="2025-04-01T13:40:00Z" w16du:dateUtc="2025-04-01T02:40:00Z">
        <w:r w:rsidRPr="00A93F9D" w:rsidDel="000C0BA3">
          <w:rPr>
            <w:rFonts w:ascii="Times New Roman" w:hAnsi="Times New Roman" w:cs="Times New Roman"/>
            <w:b/>
            <w:bCs/>
            <w:sz w:val="24"/>
            <w:szCs w:val="24"/>
          </w:rPr>
          <w:delText xml:space="preserve">Table S43 Results of the meta-regression of the acclimation data set with the number of fluctuations as the moderator. </w:delText>
        </w:r>
        <w:r w:rsidRPr="00A93F9D" w:rsidDel="000C0BA3">
          <w:rPr>
            <w:rFonts w:ascii="Times New Roman" w:hAnsi="Times New Roman" w:cs="Times New Roman"/>
            <w:sz w:val="24"/>
            <w:szCs w:val="24"/>
          </w:rPr>
          <w:delText>Number of studies, species and effect sizes are totals from the subset of data with acclimation treatment exposures. Effect size = PRRD</w:delText>
        </w:r>
        <w:r w:rsidRPr="00A93F9D" w:rsidDel="000C0BA3">
          <w:rPr>
            <w:rFonts w:ascii="Times New Roman" w:hAnsi="Times New Roman" w:cs="Times New Roman"/>
            <w:sz w:val="24"/>
            <w:szCs w:val="24"/>
            <w:vertAlign w:val="subscript"/>
          </w:rPr>
          <w:delText>S</w:delText>
        </w:r>
        <w:r w:rsidRPr="00A93F9D"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464D0A" w:rsidDel="000C0BA3" w14:paraId="3ECA42D8" w14:textId="50C3EDA5" w:rsidTr="00150BF6">
        <w:trPr>
          <w:trHeight w:val="312"/>
          <w:jc w:val="center"/>
          <w:del w:id="3298"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B723344" w14:textId="1FA53DF2" w:rsidR="0067260A" w:rsidRPr="00A93F9D" w:rsidDel="000C0BA3" w:rsidRDefault="0067260A" w:rsidP="00150BF6">
            <w:pPr>
              <w:spacing w:after="0" w:line="276" w:lineRule="auto"/>
              <w:jc w:val="center"/>
              <w:rPr>
                <w:del w:id="3299" w:author="Daniel Noble" w:date="2025-04-01T13:40:00Z" w16du:dateUtc="2025-04-01T02:40:00Z"/>
                <w:rFonts w:ascii="Times New Roman" w:eastAsia="Times New Roman" w:hAnsi="Times New Roman" w:cs="Times New Roman"/>
                <w:b/>
                <w:bCs/>
                <w:color w:val="000000"/>
                <w:sz w:val="24"/>
                <w:szCs w:val="24"/>
                <w:lang w:eastAsia="en-AU"/>
              </w:rPr>
            </w:pPr>
            <w:del w:id="3300"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Acclimation Exposure (PRRD</w:delText>
              </w:r>
              <w:r w:rsidRPr="00A93F9D" w:rsidDel="000C0BA3">
                <w:rPr>
                  <w:rFonts w:ascii="Times New Roman" w:eastAsia="Times New Roman" w:hAnsi="Times New Roman" w:cs="Times New Roman"/>
                  <w:b/>
                  <w:bCs/>
                  <w:color w:val="000000"/>
                  <w:sz w:val="24"/>
                  <w:szCs w:val="24"/>
                  <w:vertAlign w:val="subscript"/>
                  <w:lang w:eastAsia="en-AU"/>
                </w:rPr>
                <w:delText>S</w:delText>
              </w:r>
              <w:r w:rsidRPr="00A93F9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7259D4E" w14:textId="1C8E9465" w:rsidR="0067260A" w:rsidRPr="00A93F9D" w:rsidDel="000C0BA3" w:rsidRDefault="0067260A" w:rsidP="00150BF6">
            <w:pPr>
              <w:spacing w:after="0" w:line="276" w:lineRule="auto"/>
              <w:jc w:val="center"/>
              <w:rPr>
                <w:del w:id="3301" w:author="Daniel Noble" w:date="2025-04-01T13:40:00Z" w16du:dateUtc="2025-04-01T02:40:00Z"/>
                <w:rFonts w:ascii="Times New Roman" w:eastAsia="Times New Roman" w:hAnsi="Times New Roman" w:cs="Times New Roman"/>
                <w:b/>
                <w:bCs/>
                <w:color w:val="000000"/>
                <w:sz w:val="24"/>
                <w:szCs w:val="24"/>
                <w:lang w:eastAsia="en-AU"/>
              </w:rPr>
            </w:pPr>
            <w:del w:id="330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9109EDE" w14:textId="354C05B4" w:rsidR="0067260A" w:rsidRPr="00A93F9D" w:rsidDel="000C0BA3" w:rsidRDefault="0067260A" w:rsidP="00150BF6">
            <w:pPr>
              <w:spacing w:after="0" w:line="276" w:lineRule="auto"/>
              <w:jc w:val="center"/>
              <w:rPr>
                <w:del w:id="3303" w:author="Daniel Noble" w:date="2025-04-01T13:40:00Z" w16du:dateUtc="2025-04-01T02:40:00Z"/>
                <w:rFonts w:ascii="Times New Roman" w:eastAsia="Times New Roman" w:hAnsi="Times New Roman" w:cs="Times New Roman"/>
                <w:b/>
                <w:bCs/>
                <w:color w:val="000000"/>
                <w:sz w:val="24"/>
                <w:szCs w:val="24"/>
                <w:lang w:eastAsia="en-AU"/>
              </w:rPr>
            </w:pPr>
            <w:del w:id="3304"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DAB62D8" w14:textId="12212110" w:rsidR="0067260A" w:rsidRPr="00A93F9D" w:rsidDel="000C0BA3" w:rsidRDefault="0067260A" w:rsidP="00150BF6">
            <w:pPr>
              <w:spacing w:after="0" w:line="276" w:lineRule="auto"/>
              <w:jc w:val="center"/>
              <w:rPr>
                <w:del w:id="3305" w:author="Daniel Noble" w:date="2025-04-01T13:40:00Z" w16du:dateUtc="2025-04-01T02:40:00Z"/>
                <w:rFonts w:ascii="Times New Roman" w:eastAsia="Times New Roman" w:hAnsi="Times New Roman" w:cs="Times New Roman"/>
                <w:b/>
                <w:bCs/>
                <w:color w:val="000000"/>
                <w:sz w:val="24"/>
                <w:szCs w:val="24"/>
                <w:lang w:eastAsia="en-AU"/>
              </w:rPr>
            </w:pPr>
            <w:del w:id="3306"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2FBDB27" w14:textId="7CCF7061" w:rsidR="0067260A" w:rsidRPr="00A93F9D" w:rsidDel="000C0BA3" w:rsidRDefault="0067260A" w:rsidP="00150BF6">
            <w:pPr>
              <w:spacing w:after="0" w:line="276" w:lineRule="auto"/>
              <w:jc w:val="center"/>
              <w:rPr>
                <w:del w:id="3307" w:author="Daniel Noble" w:date="2025-04-01T13:40:00Z" w16du:dateUtc="2025-04-01T02:40:00Z"/>
                <w:rFonts w:ascii="Times New Roman" w:eastAsia="Times New Roman" w:hAnsi="Times New Roman" w:cs="Times New Roman"/>
                <w:b/>
                <w:bCs/>
                <w:color w:val="000000"/>
                <w:sz w:val="24"/>
                <w:szCs w:val="24"/>
                <w:lang w:eastAsia="en-AU"/>
              </w:rPr>
            </w:pPr>
            <w:del w:id="3308"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313231C" w14:textId="3FE3ABB6" w:rsidR="0067260A" w:rsidRPr="00A93F9D" w:rsidDel="000C0BA3" w:rsidRDefault="0067260A" w:rsidP="00150BF6">
            <w:pPr>
              <w:spacing w:after="0" w:line="276" w:lineRule="auto"/>
              <w:jc w:val="center"/>
              <w:rPr>
                <w:del w:id="3309" w:author="Daniel Noble" w:date="2025-04-01T13:40:00Z" w16du:dateUtc="2025-04-01T02:40:00Z"/>
                <w:rFonts w:ascii="Times New Roman" w:eastAsia="Times New Roman" w:hAnsi="Times New Roman" w:cs="Times New Roman"/>
                <w:b/>
                <w:bCs/>
                <w:color w:val="000000"/>
                <w:sz w:val="24"/>
                <w:szCs w:val="24"/>
                <w:lang w:eastAsia="en-AU"/>
              </w:rPr>
            </w:pPr>
            <w:del w:id="3310"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036CEFF" w14:textId="402B7C84" w:rsidR="0067260A" w:rsidRPr="00A93F9D" w:rsidDel="000C0BA3" w:rsidRDefault="0067260A" w:rsidP="00150BF6">
            <w:pPr>
              <w:spacing w:after="0" w:line="276" w:lineRule="auto"/>
              <w:jc w:val="center"/>
              <w:rPr>
                <w:del w:id="3311" w:author="Daniel Noble" w:date="2025-04-01T13:40:00Z" w16du:dateUtc="2025-04-01T02:40:00Z"/>
                <w:rFonts w:ascii="Times New Roman" w:eastAsia="Times New Roman" w:hAnsi="Times New Roman" w:cs="Times New Roman"/>
                <w:b/>
                <w:bCs/>
                <w:color w:val="000000"/>
                <w:sz w:val="24"/>
                <w:szCs w:val="24"/>
                <w:lang w:eastAsia="en-AU"/>
              </w:rPr>
            </w:pPr>
            <w:del w:id="331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1B00713" w14:textId="4BA258B0" w:rsidR="0067260A" w:rsidRPr="00A93F9D" w:rsidDel="000C0BA3" w:rsidRDefault="0067260A" w:rsidP="00150BF6">
            <w:pPr>
              <w:spacing w:after="0" w:line="276" w:lineRule="auto"/>
              <w:jc w:val="center"/>
              <w:rPr>
                <w:del w:id="3313" w:author="Daniel Noble" w:date="2025-04-01T13:40:00Z" w16du:dateUtc="2025-04-01T02:40:00Z"/>
                <w:rFonts w:ascii="Times New Roman" w:eastAsia="Times New Roman" w:hAnsi="Times New Roman" w:cs="Times New Roman"/>
                <w:b/>
                <w:bCs/>
                <w:color w:val="000000"/>
                <w:sz w:val="24"/>
                <w:szCs w:val="24"/>
                <w:lang w:eastAsia="en-AU"/>
              </w:rPr>
            </w:pPr>
            <w:del w:id="3314"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90C0FE2" w14:textId="32ED32D5" w:rsidR="0067260A" w:rsidRPr="00A93F9D" w:rsidDel="000C0BA3" w:rsidRDefault="0067260A" w:rsidP="00150BF6">
            <w:pPr>
              <w:spacing w:after="0" w:line="276" w:lineRule="auto"/>
              <w:jc w:val="center"/>
              <w:rPr>
                <w:del w:id="3315" w:author="Daniel Noble" w:date="2025-04-01T13:40:00Z" w16du:dateUtc="2025-04-01T02:40:00Z"/>
                <w:rFonts w:ascii="Times New Roman" w:eastAsia="Times New Roman" w:hAnsi="Times New Roman" w:cs="Times New Roman"/>
                <w:b/>
                <w:bCs/>
                <w:color w:val="000000"/>
                <w:sz w:val="24"/>
                <w:szCs w:val="24"/>
                <w:lang w:eastAsia="en-AU"/>
              </w:rPr>
            </w:pPr>
            <w:del w:id="3316"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p-value</w:delText>
              </w:r>
            </w:del>
          </w:p>
        </w:tc>
      </w:tr>
      <w:tr w:rsidR="0067260A" w:rsidRPr="00464D0A" w:rsidDel="000C0BA3" w14:paraId="6F0B7684" w14:textId="36509CC3" w:rsidTr="00150BF6">
        <w:trPr>
          <w:trHeight w:val="288"/>
          <w:jc w:val="center"/>
          <w:del w:id="3317"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70733EF8" w14:textId="6E490823" w:rsidR="0067260A" w:rsidRPr="00A93F9D" w:rsidDel="000C0BA3" w:rsidRDefault="0067260A" w:rsidP="00150BF6">
            <w:pPr>
              <w:spacing w:after="0" w:line="276" w:lineRule="auto"/>
              <w:rPr>
                <w:del w:id="3318" w:author="Daniel Noble" w:date="2025-04-01T13:40:00Z" w16du:dateUtc="2025-04-01T02:40:00Z"/>
                <w:rFonts w:ascii="Times New Roman" w:eastAsia="Times New Roman" w:hAnsi="Times New Roman" w:cs="Times New Roman"/>
                <w:b/>
                <w:bCs/>
                <w:color w:val="000000"/>
                <w:sz w:val="24"/>
                <w:szCs w:val="24"/>
                <w:lang w:eastAsia="en-AU"/>
              </w:rPr>
            </w:pPr>
            <w:del w:id="3319"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Number of Fluctuations</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0439C85" w14:textId="1D5878BF" w:rsidR="0067260A" w:rsidRPr="00A93F9D" w:rsidDel="000C0BA3" w:rsidRDefault="0067260A" w:rsidP="00150BF6">
            <w:pPr>
              <w:spacing w:after="0" w:line="276" w:lineRule="auto"/>
              <w:jc w:val="center"/>
              <w:rPr>
                <w:del w:id="3320" w:author="Daniel Noble" w:date="2025-04-01T13:40:00Z" w16du:dateUtc="2025-04-01T02:40:00Z"/>
                <w:rFonts w:ascii="Times New Roman" w:eastAsia="Times New Roman" w:hAnsi="Times New Roman" w:cs="Times New Roman"/>
                <w:color w:val="000000"/>
                <w:sz w:val="24"/>
                <w:szCs w:val="24"/>
                <w:lang w:eastAsia="en-AU"/>
              </w:rPr>
            </w:pPr>
            <w:del w:id="3321"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CD84780" w14:textId="7EFDA25C" w:rsidR="0067260A" w:rsidRPr="00A93F9D" w:rsidDel="000C0BA3" w:rsidRDefault="0067260A" w:rsidP="00150BF6">
            <w:pPr>
              <w:spacing w:after="0" w:line="276" w:lineRule="auto"/>
              <w:jc w:val="center"/>
              <w:rPr>
                <w:del w:id="3322" w:author="Daniel Noble" w:date="2025-04-01T13:40:00Z" w16du:dateUtc="2025-04-01T02:40:00Z"/>
                <w:rFonts w:ascii="Times New Roman" w:eastAsia="Times New Roman" w:hAnsi="Times New Roman" w:cs="Times New Roman"/>
                <w:color w:val="000000"/>
                <w:sz w:val="24"/>
                <w:szCs w:val="24"/>
                <w:lang w:eastAsia="en-AU"/>
              </w:rPr>
            </w:pPr>
            <w:del w:id="332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8</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03BC148" w14:textId="430670C4" w:rsidR="0067260A" w:rsidRPr="00A93F9D" w:rsidDel="000C0BA3" w:rsidRDefault="0067260A" w:rsidP="00150BF6">
            <w:pPr>
              <w:spacing w:after="0" w:line="276" w:lineRule="auto"/>
              <w:jc w:val="center"/>
              <w:rPr>
                <w:del w:id="3324" w:author="Daniel Noble" w:date="2025-04-01T13:40:00Z" w16du:dateUtc="2025-04-01T02:40:00Z"/>
                <w:rFonts w:ascii="Times New Roman" w:eastAsia="Times New Roman" w:hAnsi="Times New Roman" w:cs="Times New Roman"/>
                <w:color w:val="000000"/>
                <w:sz w:val="24"/>
                <w:szCs w:val="24"/>
                <w:lang w:eastAsia="en-AU"/>
              </w:rPr>
            </w:pPr>
            <w:del w:id="332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63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F72C171" w14:textId="2F59B401" w:rsidR="0067260A" w:rsidRPr="00A93F9D" w:rsidDel="000C0BA3" w:rsidRDefault="0067260A" w:rsidP="00150BF6">
            <w:pPr>
              <w:spacing w:after="0" w:line="276" w:lineRule="auto"/>
              <w:jc w:val="center"/>
              <w:rPr>
                <w:del w:id="3326" w:author="Daniel Noble" w:date="2025-04-01T13:40:00Z" w16du:dateUtc="2025-04-01T02:40:00Z"/>
                <w:rFonts w:ascii="Times New Roman" w:eastAsia="Times New Roman" w:hAnsi="Times New Roman" w:cs="Times New Roman"/>
                <w:color w:val="000000"/>
                <w:sz w:val="24"/>
                <w:szCs w:val="24"/>
                <w:lang w:eastAsia="en-AU"/>
              </w:rPr>
            </w:pPr>
            <w:del w:id="3327"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-0.0001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0740789" w14:textId="0EEC5E67" w:rsidR="0067260A" w:rsidRPr="00A93F9D" w:rsidDel="000C0BA3" w:rsidRDefault="0067260A" w:rsidP="00150BF6">
            <w:pPr>
              <w:spacing w:after="0" w:line="276" w:lineRule="auto"/>
              <w:jc w:val="center"/>
              <w:rPr>
                <w:del w:id="3328" w:author="Daniel Noble" w:date="2025-04-01T13:40:00Z" w16du:dateUtc="2025-04-01T02:40:00Z"/>
                <w:rFonts w:ascii="Times New Roman" w:eastAsia="Times New Roman" w:hAnsi="Times New Roman" w:cs="Times New Roman"/>
                <w:color w:val="000000"/>
                <w:sz w:val="24"/>
                <w:szCs w:val="24"/>
                <w:lang w:eastAsia="en-AU"/>
              </w:rPr>
            </w:pPr>
            <w:del w:id="3329"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E51D36F" w14:textId="7F354AEB" w:rsidR="0067260A" w:rsidRPr="00A93F9D" w:rsidDel="000C0BA3" w:rsidRDefault="0067260A" w:rsidP="00150BF6">
            <w:pPr>
              <w:spacing w:after="0" w:line="276" w:lineRule="auto"/>
              <w:jc w:val="center"/>
              <w:rPr>
                <w:del w:id="3330" w:author="Daniel Noble" w:date="2025-04-01T13:40:00Z" w16du:dateUtc="2025-04-01T02:40:00Z"/>
                <w:rFonts w:ascii="Times New Roman" w:eastAsia="Times New Roman" w:hAnsi="Times New Roman" w:cs="Times New Roman"/>
                <w:color w:val="000000"/>
                <w:sz w:val="24"/>
                <w:szCs w:val="24"/>
                <w:lang w:eastAsia="en-AU"/>
              </w:rPr>
            </w:pPr>
            <w:del w:id="3331"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0.0035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42919CC" w14:textId="0F27F229" w:rsidR="0067260A" w:rsidRPr="00A93F9D" w:rsidDel="000C0BA3" w:rsidRDefault="0067260A" w:rsidP="00150BF6">
            <w:pPr>
              <w:spacing w:after="0" w:line="276" w:lineRule="auto"/>
              <w:jc w:val="center"/>
              <w:rPr>
                <w:del w:id="3332" w:author="Daniel Noble" w:date="2025-04-01T13:40:00Z" w16du:dateUtc="2025-04-01T02:40:00Z"/>
                <w:rFonts w:ascii="Times New Roman" w:eastAsia="Times New Roman" w:hAnsi="Times New Roman" w:cs="Times New Roman"/>
                <w:color w:val="000000"/>
                <w:sz w:val="24"/>
                <w:szCs w:val="24"/>
                <w:lang w:eastAsia="en-AU"/>
              </w:rPr>
            </w:pPr>
            <w:del w:id="333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7CF8418" w14:textId="2ECE2AE7" w:rsidR="0067260A" w:rsidRPr="00A93F9D" w:rsidDel="000C0BA3" w:rsidRDefault="0067260A" w:rsidP="00150BF6">
            <w:pPr>
              <w:spacing w:after="0" w:line="276" w:lineRule="auto"/>
              <w:jc w:val="center"/>
              <w:rPr>
                <w:del w:id="3334" w:author="Daniel Noble" w:date="2025-04-01T13:40:00Z" w16du:dateUtc="2025-04-01T02:40:00Z"/>
                <w:rFonts w:ascii="Times New Roman" w:eastAsia="Times New Roman" w:hAnsi="Times New Roman" w:cs="Times New Roman"/>
                <w:color w:val="000000"/>
                <w:sz w:val="24"/>
                <w:szCs w:val="24"/>
                <w:lang w:eastAsia="en-AU"/>
              </w:rPr>
            </w:pPr>
            <w:del w:id="333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0.9569</w:delText>
              </w:r>
            </w:del>
          </w:p>
        </w:tc>
      </w:tr>
    </w:tbl>
    <w:p w14:paraId="25CE9214" w14:textId="4D9AAB32" w:rsidR="0067260A" w:rsidDel="000C0BA3" w:rsidRDefault="0067260A" w:rsidP="0067260A">
      <w:pPr>
        <w:rPr>
          <w:del w:id="3336" w:author="Daniel Noble" w:date="2025-04-01T13:40:00Z" w16du:dateUtc="2025-04-01T02:40:00Z"/>
        </w:rPr>
      </w:pPr>
    </w:p>
    <w:p w14:paraId="00C6C0F1" w14:textId="41A68C82" w:rsidR="0067260A" w:rsidDel="000C0BA3" w:rsidRDefault="0067260A" w:rsidP="0067260A">
      <w:pPr>
        <w:rPr>
          <w:del w:id="3337" w:author="Daniel Noble" w:date="2025-04-01T13:40:00Z" w16du:dateUtc="2025-04-01T02:40:00Z"/>
          <w:b/>
          <w:bCs/>
        </w:rPr>
      </w:pPr>
    </w:p>
    <w:p w14:paraId="63E48F73" w14:textId="322FDF14" w:rsidR="0067260A" w:rsidRPr="00A93F9D" w:rsidDel="000C0BA3" w:rsidRDefault="0067260A" w:rsidP="0067260A">
      <w:pPr>
        <w:spacing w:line="480" w:lineRule="auto"/>
        <w:rPr>
          <w:del w:id="3338" w:author="Daniel Noble" w:date="2025-04-01T13:40:00Z" w16du:dateUtc="2025-04-01T02:40:00Z"/>
          <w:rFonts w:ascii="Times New Roman" w:hAnsi="Times New Roman" w:cs="Times New Roman"/>
          <w:sz w:val="24"/>
          <w:szCs w:val="24"/>
        </w:rPr>
      </w:pPr>
      <w:del w:id="3339" w:author="Daniel Noble" w:date="2025-04-01T13:40:00Z" w16du:dateUtc="2025-04-01T02:40:00Z">
        <w:r w:rsidRPr="00A93F9D" w:rsidDel="000C0BA3">
          <w:rPr>
            <w:rFonts w:ascii="Times New Roman" w:hAnsi="Times New Roman" w:cs="Times New Roman"/>
            <w:b/>
            <w:bCs/>
            <w:sz w:val="24"/>
            <w:szCs w:val="24"/>
          </w:rPr>
          <w:delText xml:space="preserve">Table S44 Results of the meta-regression of the acclimation data set with phenotypic trait category as the moderator. </w:delText>
        </w:r>
        <w:r w:rsidRPr="00A93F9D" w:rsidDel="000C0BA3">
          <w:rPr>
            <w:rFonts w:ascii="Times New Roman" w:hAnsi="Times New Roman" w:cs="Times New Roman"/>
            <w:sz w:val="24"/>
            <w:szCs w:val="24"/>
          </w:rPr>
          <w:delText>Number of studies, species and effect sizes are totals from the subset of data with acclimation treatment exposures. Effect size = PRRD</w:delText>
        </w:r>
        <w:r w:rsidRPr="00A93F9D" w:rsidDel="000C0BA3">
          <w:rPr>
            <w:rFonts w:ascii="Times New Roman" w:hAnsi="Times New Roman" w:cs="Times New Roman"/>
            <w:sz w:val="24"/>
            <w:szCs w:val="24"/>
            <w:vertAlign w:val="subscript"/>
          </w:rPr>
          <w:delText>S</w:delText>
        </w:r>
        <w:r w:rsidRPr="00A93F9D"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46607E" w:rsidDel="000C0BA3" w14:paraId="77302271" w14:textId="421E607A" w:rsidTr="00150BF6">
        <w:trPr>
          <w:trHeight w:val="312"/>
          <w:jc w:val="center"/>
          <w:del w:id="3340"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2602DEE" w14:textId="5D47248D" w:rsidR="0067260A" w:rsidRPr="00A93F9D" w:rsidDel="000C0BA3" w:rsidRDefault="0067260A" w:rsidP="00150BF6">
            <w:pPr>
              <w:spacing w:after="0" w:line="276" w:lineRule="auto"/>
              <w:jc w:val="center"/>
              <w:rPr>
                <w:del w:id="3341" w:author="Daniel Noble" w:date="2025-04-01T13:40:00Z" w16du:dateUtc="2025-04-01T02:40:00Z"/>
                <w:rFonts w:ascii="Times New Roman" w:eastAsia="Times New Roman" w:hAnsi="Times New Roman" w:cs="Times New Roman"/>
                <w:b/>
                <w:bCs/>
                <w:color w:val="000000"/>
                <w:sz w:val="24"/>
                <w:szCs w:val="24"/>
                <w:lang w:eastAsia="en-AU"/>
              </w:rPr>
            </w:pPr>
            <w:del w:id="334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Acclimation Exposure (PRRD</w:delText>
              </w:r>
              <w:r w:rsidRPr="00A93F9D" w:rsidDel="000C0BA3">
                <w:rPr>
                  <w:rFonts w:ascii="Times New Roman" w:eastAsia="Times New Roman" w:hAnsi="Times New Roman" w:cs="Times New Roman"/>
                  <w:b/>
                  <w:bCs/>
                  <w:color w:val="000000"/>
                  <w:sz w:val="24"/>
                  <w:szCs w:val="24"/>
                  <w:vertAlign w:val="subscript"/>
                  <w:lang w:eastAsia="en-AU"/>
                </w:rPr>
                <w:delText>S</w:delText>
              </w:r>
              <w:r w:rsidRPr="00A93F9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ECEF221" w14:textId="229C8D84" w:rsidR="0067260A" w:rsidRPr="00A93F9D" w:rsidDel="000C0BA3" w:rsidRDefault="0067260A" w:rsidP="00150BF6">
            <w:pPr>
              <w:spacing w:after="0" w:line="276" w:lineRule="auto"/>
              <w:jc w:val="center"/>
              <w:rPr>
                <w:del w:id="3343" w:author="Daniel Noble" w:date="2025-04-01T13:40:00Z" w16du:dateUtc="2025-04-01T02:40:00Z"/>
                <w:rFonts w:ascii="Times New Roman" w:eastAsia="Times New Roman" w:hAnsi="Times New Roman" w:cs="Times New Roman"/>
                <w:b/>
                <w:bCs/>
                <w:color w:val="000000"/>
                <w:sz w:val="24"/>
                <w:szCs w:val="24"/>
                <w:lang w:eastAsia="en-AU"/>
              </w:rPr>
            </w:pPr>
            <w:del w:id="3344"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42BC0B0" w14:textId="41823455" w:rsidR="0067260A" w:rsidRPr="00A93F9D" w:rsidDel="000C0BA3" w:rsidRDefault="0067260A" w:rsidP="00150BF6">
            <w:pPr>
              <w:spacing w:after="0" w:line="276" w:lineRule="auto"/>
              <w:jc w:val="center"/>
              <w:rPr>
                <w:del w:id="3345" w:author="Daniel Noble" w:date="2025-04-01T13:40:00Z" w16du:dateUtc="2025-04-01T02:40:00Z"/>
                <w:rFonts w:ascii="Times New Roman" w:eastAsia="Times New Roman" w:hAnsi="Times New Roman" w:cs="Times New Roman"/>
                <w:b/>
                <w:bCs/>
                <w:color w:val="000000"/>
                <w:sz w:val="24"/>
                <w:szCs w:val="24"/>
                <w:lang w:eastAsia="en-AU"/>
              </w:rPr>
            </w:pPr>
            <w:del w:id="3346"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4D8C24EF" w14:textId="1BBE31DD" w:rsidR="0067260A" w:rsidRPr="00A93F9D" w:rsidDel="000C0BA3" w:rsidRDefault="0067260A" w:rsidP="00150BF6">
            <w:pPr>
              <w:spacing w:after="0" w:line="276" w:lineRule="auto"/>
              <w:jc w:val="center"/>
              <w:rPr>
                <w:del w:id="3347" w:author="Daniel Noble" w:date="2025-04-01T13:40:00Z" w16du:dateUtc="2025-04-01T02:40:00Z"/>
                <w:rFonts w:ascii="Times New Roman" w:eastAsia="Times New Roman" w:hAnsi="Times New Roman" w:cs="Times New Roman"/>
                <w:b/>
                <w:bCs/>
                <w:color w:val="000000"/>
                <w:sz w:val="24"/>
                <w:szCs w:val="24"/>
                <w:lang w:eastAsia="en-AU"/>
              </w:rPr>
            </w:pPr>
            <w:del w:id="3348"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471CE8D" w14:textId="0A08A87F" w:rsidR="0067260A" w:rsidRPr="00A93F9D" w:rsidDel="000C0BA3" w:rsidRDefault="0067260A" w:rsidP="00150BF6">
            <w:pPr>
              <w:spacing w:after="0" w:line="276" w:lineRule="auto"/>
              <w:jc w:val="center"/>
              <w:rPr>
                <w:del w:id="3349" w:author="Daniel Noble" w:date="2025-04-01T13:40:00Z" w16du:dateUtc="2025-04-01T02:40:00Z"/>
                <w:rFonts w:ascii="Times New Roman" w:eastAsia="Times New Roman" w:hAnsi="Times New Roman" w:cs="Times New Roman"/>
                <w:b/>
                <w:bCs/>
                <w:color w:val="000000"/>
                <w:sz w:val="24"/>
                <w:szCs w:val="24"/>
                <w:lang w:eastAsia="en-AU"/>
              </w:rPr>
            </w:pPr>
            <w:del w:id="3350"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D0DB603" w14:textId="4A2419FB" w:rsidR="0067260A" w:rsidRPr="00A93F9D" w:rsidDel="000C0BA3" w:rsidRDefault="0067260A" w:rsidP="00150BF6">
            <w:pPr>
              <w:spacing w:after="0" w:line="276" w:lineRule="auto"/>
              <w:jc w:val="center"/>
              <w:rPr>
                <w:del w:id="3351" w:author="Daniel Noble" w:date="2025-04-01T13:40:00Z" w16du:dateUtc="2025-04-01T02:40:00Z"/>
                <w:rFonts w:ascii="Times New Roman" w:eastAsia="Times New Roman" w:hAnsi="Times New Roman" w:cs="Times New Roman"/>
                <w:b/>
                <w:bCs/>
                <w:color w:val="000000"/>
                <w:sz w:val="24"/>
                <w:szCs w:val="24"/>
                <w:lang w:eastAsia="en-AU"/>
              </w:rPr>
            </w:pPr>
            <w:del w:id="335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20C732C" w14:textId="7D8357BA" w:rsidR="0067260A" w:rsidRPr="00A93F9D" w:rsidDel="000C0BA3" w:rsidRDefault="0067260A" w:rsidP="00150BF6">
            <w:pPr>
              <w:spacing w:after="0" w:line="276" w:lineRule="auto"/>
              <w:jc w:val="center"/>
              <w:rPr>
                <w:del w:id="3353" w:author="Daniel Noble" w:date="2025-04-01T13:40:00Z" w16du:dateUtc="2025-04-01T02:40:00Z"/>
                <w:rFonts w:ascii="Times New Roman" w:eastAsia="Times New Roman" w:hAnsi="Times New Roman" w:cs="Times New Roman"/>
                <w:b/>
                <w:bCs/>
                <w:color w:val="000000"/>
                <w:sz w:val="24"/>
                <w:szCs w:val="24"/>
                <w:lang w:eastAsia="en-AU"/>
              </w:rPr>
            </w:pPr>
            <w:del w:id="3354"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2AB2FFB" w14:textId="77AE41B5" w:rsidR="0067260A" w:rsidRPr="00A93F9D" w:rsidDel="000C0BA3" w:rsidRDefault="0067260A" w:rsidP="00150BF6">
            <w:pPr>
              <w:spacing w:after="0" w:line="276" w:lineRule="auto"/>
              <w:jc w:val="center"/>
              <w:rPr>
                <w:del w:id="3355" w:author="Daniel Noble" w:date="2025-04-01T13:40:00Z" w16du:dateUtc="2025-04-01T02:40:00Z"/>
                <w:rFonts w:ascii="Times New Roman" w:eastAsia="Times New Roman" w:hAnsi="Times New Roman" w:cs="Times New Roman"/>
                <w:b/>
                <w:bCs/>
                <w:color w:val="000000"/>
                <w:sz w:val="24"/>
                <w:szCs w:val="24"/>
                <w:lang w:eastAsia="en-AU"/>
              </w:rPr>
            </w:pPr>
            <w:del w:id="3356"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C5C9796" w14:textId="07B19143" w:rsidR="0067260A" w:rsidRPr="00A93F9D" w:rsidDel="000C0BA3" w:rsidRDefault="0067260A" w:rsidP="00150BF6">
            <w:pPr>
              <w:spacing w:after="0" w:line="276" w:lineRule="auto"/>
              <w:jc w:val="center"/>
              <w:rPr>
                <w:del w:id="3357" w:author="Daniel Noble" w:date="2025-04-01T13:40:00Z" w16du:dateUtc="2025-04-01T02:40:00Z"/>
                <w:rFonts w:ascii="Times New Roman" w:eastAsia="Times New Roman" w:hAnsi="Times New Roman" w:cs="Times New Roman"/>
                <w:b/>
                <w:bCs/>
                <w:color w:val="000000"/>
                <w:sz w:val="24"/>
                <w:szCs w:val="24"/>
                <w:lang w:eastAsia="en-AU"/>
              </w:rPr>
            </w:pPr>
            <w:del w:id="3358"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p-value</w:delText>
              </w:r>
            </w:del>
          </w:p>
        </w:tc>
      </w:tr>
      <w:tr w:rsidR="0067260A" w:rsidRPr="0046607E" w:rsidDel="000C0BA3" w14:paraId="3406623D" w14:textId="0D9E15DD" w:rsidTr="00150BF6">
        <w:trPr>
          <w:trHeight w:val="288"/>
          <w:jc w:val="center"/>
          <w:del w:id="3359"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0CA637CC" w14:textId="098CA310" w:rsidR="0067260A" w:rsidRPr="00A93F9D" w:rsidDel="000C0BA3" w:rsidRDefault="0067260A" w:rsidP="00150BF6">
            <w:pPr>
              <w:spacing w:after="0" w:line="276" w:lineRule="auto"/>
              <w:rPr>
                <w:del w:id="3360" w:author="Daniel Noble" w:date="2025-04-01T13:40:00Z" w16du:dateUtc="2025-04-01T02:40:00Z"/>
                <w:rFonts w:ascii="Times New Roman" w:eastAsia="Times New Roman" w:hAnsi="Times New Roman" w:cs="Times New Roman"/>
                <w:b/>
                <w:bCs/>
                <w:color w:val="000000"/>
                <w:sz w:val="24"/>
                <w:szCs w:val="24"/>
                <w:lang w:eastAsia="en-AU"/>
              </w:rPr>
            </w:pPr>
            <w:del w:id="3361"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Biochemical Assay</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FB75291" w14:textId="200F8168" w:rsidR="0067260A" w:rsidRPr="00A93F9D" w:rsidDel="000C0BA3" w:rsidRDefault="0067260A" w:rsidP="00150BF6">
            <w:pPr>
              <w:spacing w:after="0" w:line="276" w:lineRule="auto"/>
              <w:jc w:val="center"/>
              <w:rPr>
                <w:del w:id="3362" w:author="Daniel Noble" w:date="2025-04-01T13:40:00Z" w16du:dateUtc="2025-04-01T02:40:00Z"/>
                <w:rFonts w:ascii="Times New Roman" w:eastAsia="Times New Roman" w:hAnsi="Times New Roman" w:cs="Times New Roman"/>
                <w:color w:val="000000"/>
                <w:sz w:val="24"/>
                <w:szCs w:val="24"/>
                <w:lang w:eastAsia="en-AU"/>
              </w:rPr>
            </w:pPr>
            <w:del w:id="336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6E76D21" w14:textId="08FD9137" w:rsidR="0067260A" w:rsidRPr="00A93F9D" w:rsidDel="000C0BA3" w:rsidRDefault="0067260A" w:rsidP="00150BF6">
            <w:pPr>
              <w:spacing w:after="0" w:line="276" w:lineRule="auto"/>
              <w:jc w:val="center"/>
              <w:rPr>
                <w:del w:id="3364" w:author="Daniel Noble" w:date="2025-04-01T13:40:00Z" w16du:dateUtc="2025-04-01T02:40:00Z"/>
                <w:rFonts w:ascii="Times New Roman" w:eastAsia="Times New Roman" w:hAnsi="Times New Roman" w:cs="Times New Roman"/>
                <w:color w:val="000000"/>
                <w:sz w:val="24"/>
                <w:szCs w:val="24"/>
                <w:lang w:eastAsia="en-AU"/>
              </w:rPr>
            </w:pPr>
            <w:del w:id="336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7524668" w14:textId="002DB9F9" w:rsidR="0067260A" w:rsidRPr="00A93F9D" w:rsidDel="000C0BA3" w:rsidRDefault="0067260A" w:rsidP="00150BF6">
            <w:pPr>
              <w:spacing w:after="0" w:line="276" w:lineRule="auto"/>
              <w:jc w:val="center"/>
              <w:rPr>
                <w:del w:id="3366" w:author="Daniel Noble" w:date="2025-04-01T13:40:00Z" w16du:dateUtc="2025-04-01T02:40:00Z"/>
                <w:rFonts w:ascii="Times New Roman" w:eastAsia="Times New Roman" w:hAnsi="Times New Roman" w:cs="Times New Roman"/>
                <w:color w:val="000000"/>
                <w:sz w:val="24"/>
                <w:szCs w:val="24"/>
                <w:lang w:eastAsia="en-AU"/>
              </w:rPr>
            </w:pPr>
            <w:del w:id="3367"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27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A63DF32" w14:textId="5451DC9D" w:rsidR="0067260A" w:rsidRPr="00A93F9D" w:rsidDel="000C0BA3" w:rsidRDefault="0067260A" w:rsidP="00150BF6">
            <w:pPr>
              <w:spacing w:after="0" w:line="276" w:lineRule="auto"/>
              <w:jc w:val="center"/>
              <w:rPr>
                <w:del w:id="3368" w:author="Daniel Noble" w:date="2025-04-01T13:40:00Z" w16du:dateUtc="2025-04-01T02:40:00Z"/>
                <w:rFonts w:ascii="Times New Roman" w:eastAsia="Times New Roman" w:hAnsi="Times New Roman" w:cs="Times New Roman"/>
                <w:color w:val="000000"/>
                <w:sz w:val="24"/>
                <w:szCs w:val="24"/>
                <w:lang w:eastAsia="en-AU"/>
              </w:rPr>
            </w:pPr>
            <w:del w:id="3369"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0.0003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4764BB8" w14:textId="2898998B" w:rsidR="0067260A" w:rsidRPr="00A93F9D" w:rsidDel="000C0BA3" w:rsidRDefault="0067260A" w:rsidP="00150BF6">
            <w:pPr>
              <w:spacing w:after="0" w:line="276" w:lineRule="auto"/>
              <w:jc w:val="center"/>
              <w:rPr>
                <w:del w:id="3370" w:author="Daniel Noble" w:date="2025-04-01T13:40:00Z" w16du:dateUtc="2025-04-01T02:40:00Z"/>
                <w:rFonts w:ascii="Times New Roman" w:eastAsia="Times New Roman" w:hAnsi="Times New Roman" w:cs="Times New Roman"/>
                <w:color w:val="000000"/>
                <w:sz w:val="24"/>
                <w:szCs w:val="24"/>
                <w:lang w:eastAsia="en-AU"/>
              </w:rPr>
            </w:pPr>
            <w:del w:id="3371"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-0.1472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943A16A" w14:textId="24FD96C8" w:rsidR="0067260A" w:rsidRPr="00A93F9D" w:rsidDel="000C0BA3" w:rsidRDefault="0067260A" w:rsidP="00150BF6">
            <w:pPr>
              <w:spacing w:after="0" w:line="276" w:lineRule="auto"/>
              <w:jc w:val="center"/>
              <w:rPr>
                <w:del w:id="3372" w:author="Daniel Noble" w:date="2025-04-01T13:40:00Z" w16du:dateUtc="2025-04-01T02:40:00Z"/>
                <w:rFonts w:ascii="Times New Roman" w:eastAsia="Times New Roman" w:hAnsi="Times New Roman" w:cs="Times New Roman"/>
                <w:color w:val="000000"/>
                <w:sz w:val="24"/>
                <w:szCs w:val="24"/>
                <w:lang w:eastAsia="en-AU"/>
              </w:rPr>
            </w:pPr>
            <w:del w:id="337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0.1479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945BF6" w14:textId="7C0476BF" w:rsidR="0067260A" w:rsidRPr="00A93F9D" w:rsidDel="000C0BA3" w:rsidRDefault="0067260A" w:rsidP="00150BF6">
            <w:pPr>
              <w:spacing w:after="0" w:line="276" w:lineRule="auto"/>
              <w:jc w:val="center"/>
              <w:rPr>
                <w:del w:id="3374" w:author="Daniel Noble" w:date="2025-04-01T13:40:00Z" w16du:dateUtc="2025-04-01T02:40:00Z"/>
                <w:rFonts w:ascii="Times New Roman" w:eastAsia="Times New Roman" w:hAnsi="Times New Roman" w:cs="Times New Roman"/>
                <w:color w:val="000000"/>
                <w:sz w:val="24"/>
                <w:szCs w:val="24"/>
                <w:lang w:eastAsia="en-AU"/>
              </w:rPr>
            </w:pPr>
            <w:del w:id="337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098E141" w14:textId="59E6FDA9" w:rsidR="0067260A" w:rsidRPr="00A93F9D" w:rsidDel="000C0BA3" w:rsidRDefault="0067260A" w:rsidP="00150BF6">
            <w:pPr>
              <w:spacing w:after="0" w:line="276" w:lineRule="auto"/>
              <w:jc w:val="center"/>
              <w:rPr>
                <w:del w:id="3376" w:author="Daniel Noble" w:date="2025-04-01T13:40:00Z" w16du:dateUtc="2025-04-01T02:40:00Z"/>
                <w:rFonts w:ascii="Times New Roman" w:eastAsia="Times New Roman" w:hAnsi="Times New Roman" w:cs="Times New Roman"/>
                <w:color w:val="000000"/>
                <w:sz w:val="24"/>
                <w:szCs w:val="24"/>
                <w:lang w:eastAsia="en-AU"/>
              </w:rPr>
            </w:pPr>
            <w:del w:id="3377"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0.9965</w:delText>
              </w:r>
            </w:del>
          </w:p>
        </w:tc>
      </w:tr>
      <w:tr w:rsidR="0067260A" w:rsidRPr="0046607E" w:rsidDel="000C0BA3" w14:paraId="1B6F93C2" w14:textId="3242A364" w:rsidTr="00150BF6">
        <w:trPr>
          <w:trHeight w:val="288"/>
          <w:jc w:val="center"/>
          <w:del w:id="3378"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73F3A017" w14:textId="58C23C87" w:rsidR="0067260A" w:rsidRPr="00A93F9D" w:rsidDel="000C0BA3" w:rsidRDefault="0067260A" w:rsidP="00150BF6">
            <w:pPr>
              <w:spacing w:after="0" w:line="276" w:lineRule="auto"/>
              <w:rPr>
                <w:del w:id="3379" w:author="Daniel Noble" w:date="2025-04-01T13:40:00Z" w16du:dateUtc="2025-04-01T02:40:00Z"/>
                <w:rFonts w:ascii="Times New Roman" w:eastAsia="Times New Roman" w:hAnsi="Times New Roman" w:cs="Times New Roman"/>
                <w:b/>
                <w:bCs/>
                <w:color w:val="000000"/>
                <w:sz w:val="24"/>
                <w:szCs w:val="24"/>
                <w:lang w:eastAsia="en-AU"/>
              </w:rPr>
            </w:pPr>
            <w:del w:id="3380"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Physiological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4517BB4" w14:textId="3DB264D6" w:rsidR="0067260A" w:rsidRPr="00A93F9D" w:rsidDel="000C0BA3" w:rsidRDefault="0067260A" w:rsidP="00150BF6">
            <w:pPr>
              <w:spacing w:after="0" w:line="276" w:lineRule="auto"/>
              <w:jc w:val="center"/>
              <w:rPr>
                <w:del w:id="3381" w:author="Daniel Noble" w:date="2025-04-01T13:40:00Z" w16du:dateUtc="2025-04-01T02:40:00Z"/>
                <w:rFonts w:ascii="Times New Roman" w:eastAsia="Times New Roman" w:hAnsi="Times New Roman" w:cs="Times New Roman"/>
                <w:color w:val="000000"/>
                <w:sz w:val="24"/>
                <w:szCs w:val="24"/>
                <w:lang w:eastAsia="en-AU"/>
              </w:rPr>
            </w:pPr>
            <w:del w:id="338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5039138" w14:textId="68183355" w:rsidR="0067260A" w:rsidRPr="00A93F9D" w:rsidDel="000C0BA3" w:rsidRDefault="0067260A" w:rsidP="00150BF6">
            <w:pPr>
              <w:spacing w:after="0" w:line="276" w:lineRule="auto"/>
              <w:jc w:val="center"/>
              <w:rPr>
                <w:del w:id="3383" w:author="Daniel Noble" w:date="2025-04-01T13:40:00Z" w16du:dateUtc="2025-04-01T02:40:00Z"/>
                <w:rFonts w:ascii="Times New Roman" w:eastAsia="Times New Roman" w:hAnsi="Times New Roman" w:cs="Times New Roman"/>
                <w:color w:val="000000"/>
                <w:sz w:val="24"/>
                <w:szCs w:val="24"/>
                <w:lang w:eastAsia="en-AU"/>
              </w:rPr>
            </w:pPr>
            <w:del w:id="338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4E6C93E" w14:textId="6644E32B" w:rsidR="0067260A" w:rsidRPr="00A93F9D" w:rsidDel="000C0BA3" w:rsidRDefault="0067260A" w:rsidP="00150BF6">
            <w:pPr>
              <w:spacing w:after="0" w:line="276" w:lineRule="auto"/>
              <w:jc w:val="center"/>
              <w:rPr>
                <w:del w:id="3385" w:author="Daniel Noble" w:date="2025-04-01T13:40:00Z" w16du:dateUtc="2025-04-01T02:40:00Z"/>
                <w:rFonts w:ascii="Times New Roman" w:eastAsia="Times New Roman" w:hAnsi="Times New Roman" w:cs="Times New Roman"/>
                <w:color w:val="000000"/>
                <w:sz w:val="24"/>
                <w:szCs w:val="24"/>
                <w:lang w:eastAsia="en-AU"/>
              </w:rPr>
            </w:pPr>
            <w:del w:id="3386"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4C31654" w14:textId="5534A06A" w:rsidR="0067260A" w:rsidRPr="00A93F9D" w:rsidDel="000C0BA3" w:rsidRDefault="0067260A" w:rsidP="00150BF6">
            <w:pPr>
              <w:spacing w:after="0" w:line="276" w:lineRule="auto"/>
              <w:jc w:val="center"/>
              <w:rPr>
                <w:del w:id="3387" w:author="Daniel Noble" w:date="2025-04-01T13:40:00Z" w16du:dateUtc="2025-04-01T02:40:00Z"/>
                <w:rFonts w:ascii="Times New Roman" w:eastAsia="Times New Roman" w:hAnsi="Times New Roman" w:cs="Times New Roman"/>
                <w:color w:val="000000"/>
                <w:sz w:val="24"/>
                <w:szCs w:val="24"/>
                <w:lang w:eastAsia="en-AU"/>
              </w:rPr>
            </w:pPr>
            <w:del w:id="3388"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-0.0054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B3C874D" w14:textId="5A8D80DD" w:rsidR="0067260A" w:rsidRPr="00A93F9D" w:rsidDel="000C0BA3" w:rsidRDefault="0067260A" w:rsidP="00150BF6">
            <w:pPr>
              <w:spacing w:after="0" w:line="276" w:lineRule="auto"/>
              <w:jc w:val="center"/>
              <w:rPr>
                <w:del w:id="3389" w:author="Daniel Noble" w:date="2025-04-01T13:40:00Z" w16du:dateUtc="2025-04-01T02:40:00Z"/>
                <w:rFonts w:ascii="Times New Roman" w:eastAsia="Times New Roman" w:hAnsi="Times New Roman" w:cs="Times New Roman"/>
                <w:color w:val="000000"/>
                <w:sz w:val="24"/>
                <w:szCs w:val="24"/>
                <w:lang w:eastAsia="en-AU"/>
              </w:rPr>
            </w:pPr>
            <w:del w:id="3390"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-0.1165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C1F9FAA" w14:textId="5EB26F59" w:rsidR="0067260A" w:rsidRPr="00A93F9D" w:rsidDel="000C0BA3" w:rsidRDefault="0067260A" w:rsidP="00150BF6">
            <w:pPr>
              <w:spacing w:after="0" w:line="276" w:lineRule="auto"/>
              <w:jc w:val="center"/>
              <w:rPr>
                <w:del w:id="3391" w:author="Daniel Noble" w:date="2025-04-01T13:40:00Z" w16du:dateUtc="2025-04-01T02:40:00Z"/>
                <w:rFonts w:ascii="Times New Roman" w:eastAsia="Times New Roman" w:hAnsi="Times New Roman" w:cs="Times New Roman"/>
                <w:color w:val="000000"/>
                <w:sz w:val="24"/>
                <w:szCs w:val="24"/>
                <w:lang w:eastAsia="en-AU"/>
              </w:rPr>
            </w:pPr>
            <w:del w:id="339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0.1057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43D1EFD" w14:textId="3E080904" w:rsidR="0067260A" w:rsidRPr="00A93F9D" w:rsidDel="000C0BA3" w:rsidRDefault="0067260A" w:rsidP="00150BF6">
            <w:pPr>
              <w:spacing w:after="0" w:line="276" w:lineRule="auto"/>
              <w:jc w:val="center"/>
              <w:rPr>
                <w:del w:id="3393" w:author="Daniel Noble" w:date="2025-04-01T13:40:00Z" w16du:dateUtc="2025-04-01T02:40:00Z"/>
                <w:rFonts w:ascii="Times New Roman" w:eastAsia="Times New Roman" w:hAnsi="Times New Roman" w:cs="Times New Roman"/>
                <w:color w:val="000000"/>
                <w:sz w:val="24"/>
                <w:szCs w:val="24"/>
                <w:lang w:eastAsia="en-AU"/>
              </w:rPr>
            </w:pPr>
            <w:del w:id="339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7DAAEC4" w14:textId="492BD978" w:rsidR="0067260A" w:rsidRPr="00A93F9D" w:rsidDel="000C0BA3" w:rsidRDefault="0067260A" w:rsidP="00150BF6">
            <w:pPr>
              <w:spacing w:after="0" w:line="276" w:lineRule="auto"/>
              <w:jc w:val="center"/>
              <w:rPr>
                <w:del w:id="3395" w:author="Daniel Noble" w:date="2025-04-01T13:40:00Z" w16du:dateUtc="2025-04-01T02:40:00Z"/>
                <w:rFonts w:ascii="Times New Roman" w:eastAsia="Times New Roman" w:hAnsi="Times New Roman" w:cs="Times New Roman"/>
                <w:color w:val="000000"/>
                <w:sz w:val="24"/>
                <w:szCs w:val="24"/>
                <w:lang w:eastAsia="en-AU"/>
              </w:rPr>
            </w:pPr>
            <w:del w:id="3396"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0.9195</w:delText>
              </w:r>
            </w:del>
          </w:p>
        </w:tc>
      </w:tr>
    </w:tbl>
    <w:p w14:paraId="22844B60" w14:textId="41830227" w:rsidR="0067260A" w:rsidDel="000C0BA3" w:rsidRDefault="0067260A" w:rsidP="0067260A">
      <w:pPr>
        <w:rPr>
          <w:del w:id="3397" w:author="Daniel Noble" w:date="2025-04-01T13:40:00Z" w16du:dateUtc="2025-04-01T02:40:00Z"/>
        </w:rPr>
      </w:pPr>
    </w:p>
    <w:p w14:paraId="484C69CE" w14:textId="0CDC4E92" w:rsidR="0067260A" w:rsidRPr="00A93F9D" w:rsidDel="000C0BA3" w:rsidRDefault="0067260A" w:rsidP="0067260A">
      <w:pPr>
        <w:spacing w:line="480" w:lineRule="auto"/>
        <w:rPr>
          <w:del w:id="3398" w:author="Daniel Noble" w:date="2025-04-01T13:40:00Z" w16du:dateUtc="2025-04-01T02:40:00Z"/>
          <w:rFonts w:ascii="Times New Roman" w:hAnsi="Times New Roman" w:cs="Times New Roman"/>
          <w:sz w:val="24"/>
          <w:szCs w:val="24"/>
        </w:rPr>
      </w:pPr>
      <w:del w:id="3399" w:author="Daniel Noble" w:date="2025-04-01T13:40:00Z" w16du:dateUtc="2025-04-01T02:40:00Z">
        <w:r w:rsidRPr="00A93F9D" w:rsidDel="000C0BA3">
          <w:rPr>
            <w:rFonts w:ascii="Times New Roman" w:hAnsi="Times New Roman" w:cs="Times New Roman"/>
            <w:b/>
            <w:bCs/>
            <w:sz w:val="24"/>
            <w:szCs w:val="24"/>
          </w:rPr>
          <w:delText xml:space="preserve">Table S45 Results of the meta-regression of the acclimation data set with specific phenotypic traits as the moderator. </w:delText>
        </w:r>
        <w:r w:rsidRPr="00A93F9D" w:rsidDel="000C0BA3">
          <w:rPr>
            <w:rFonts w:ascii="Times New Roman" w:hAnsi="Times New Roman" w:cs="Times New Roman"/>
            <w:sz w:val="24"/>
            <w:szCs w:val="24"/>
          </w:rPr>
          <w:delText>Number of studies, species and effect sizes are totals from the subset of data with acclimation treatment exposures. Effect size = PRRD</w:delText>
        </w:r>
        <w:r w:rsidRPr="00A93F9D" w:rsidDel="000C0BA3">
          <w:rPr>
            <w:rFonts w:ascii="Times New Roman" w:hAnsi="Times New Roman" w:cs="Times New Roman"/>
            <w:sz w:val="24"/>
            <w:szCs w:val="24"/>
            <w:vertAlign w:val="subscript"/>
          </w:rPr>
          <w:delText>S</w:delText>
        </w:r>
        <w:r w:rsidRPr="00A93F9D"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46607E" w:rsidDel="000C0BA3" w14:paraId="7BECF23F" w14:textId="07899975" w:rsidTr="00150BF6">
        <w:trPr>
          <w:trHeight w:val="312"/>
          <w:jc w:val="center"/>
          <w:del w:id="3400"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683EC10" w14:textId="67D2C0A8" w:rsidR="0067260A" w:rsidRPr="00A93F9D" w:rsidDel="000C0BA3" w:rsidRDefault="0067260A" w:rsidP="00150BF6">
            <w:pPr>
              <w:spacing w:after="0" w:line="276" w:lineRule="auto"/>
              <w:jc w:val="center"/>
              <w:rPr>
                <w:del w:id="3401" w:author="Daniel Noble" w:date="2025-04-01T13:40:00Z" w16du:dateUtc="2025-04-01T02:40:00Z"/>
                <w:rFonts w:ascii="Times New Roman" w:eastAsia="Times New Roman" w:hAnsi="Times New Roman" w:cs="Times New Roman"/>
                <w:b/>
                <w:bCs/>
                <w:color w:val="000000"/>
                <w:sz w:val="24"/>
                <w:szCs w:val="24"/>
                <w:lang w:eastAsia="en-AU"/>
              </w:rPr>
            </w:pPr>
            <w:del w:id="340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Acclimation Exposure (PRRD</w:delText>
              </w:r>
              <w:r w:rsidRPr="00A93F9D" w:rsidDel="000C0BA3">
                <w:rPr>
                  <w:rFonts w:ascii="Times New Roman" w:eastAsia="Times New Roman" w:hAnsi="Times New Roman" w:cs="Times New Roman"/>
                  <w:b/>
                  <w:bCs/>
                  <w:color w:val="000000"/>
                  <w:sz w:val="24"/>
                  <w:szCs w:val="24"/>
                  <w:vertAlign w:val="subscript"/>
                  <w:lang w:eastAsia="en-AU"/>
                </w:rPr>
                <w:delText>S</w:delText>
              </w:r>
              <w:r w:rsidRPr="00A93F9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E03EEAF" w14:textId="7A8B2883" w:rsidR="0067260A" w:rsidRPr="00A93F9D" w:rsidDel="000C0BA3" w:rsidRDefault="0067260A" w:rsidP="00150BF6">
            <w:pPr>
              <w:spacing w:after="0" w:line="276" w:lineRule="auto"/>
              <w:jc w:val="center"/>
              <w:rPr>
                <w:del w:id="3403" w:author="Daniel Noble" w:date="2025-04-01T13:40:00Z" w16du:dateUtc="2025-04-01T02:40:00Z"/>
                <w:rFonts w:ascii="Times New Roman" w:eastAsia="Times New Roman" w:hAnsi="Times New Roman" w:cs="Times New Roman"/>
                <w:b/>
                <w:bCs/>
                <w:color w:val="000000"/>
                <w:sz w:val="24"/>
                <w:szCs w:val="24"/>
                <w:lang w:eastAsia="en-AU"/>
              </w:rPr>
            </w:pPr>
            <w:del w:id="3404"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7E8BDB6" w14:textId="1A5CDAFF" w:rsidR="0067260A" w:rsidRPr="00A93F9D" w:rsidDel="000C0BA3" w:rsidRDefault="0067260A" w:rsidP="00150BF6">
            <w:pPr>
              <w:spacing w:after="0" w:line="276" w:lineRule="auto"/>
              <w:jc w:val="center"/>
              <w:rPr>
                <w:del w:id="3405" w:author="Daniel Noble" w:date="2025-04-01T13:40:00Z" w16du:dateUtc="2025-04-01T02:40:00Z"/>
                <w:rFonts w:ascii="Times New Roman" w:eastAsia="Times New Roman" w:hAnsi="Times New Roman" w:cs="Times New Roman"/>
                <w:b/>
                <w:bCs/>
                <w:color w:val="000000"/>
                <w:sz w:val="24"/>
                <w:szCs w:val="24"/>
                <w:lang w:eastAsia="en-AU"/>
              </w:rPr>
            </w:pPr>
            <w:del w:id="3406"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36C2DEFC" w14:textId="70CC3A37" w:rsidR="0067260A" w:rsidRPr="00A93F9D" w:rsidDel="000C0BA3" w:rsidRDefault="0067260A" w:rsidP="00150BF6">
            <w:pPr>
              <w:spacing w:after="0" w:line="276" w:lineRule="auto"/>
              <w:jc w:val="center"/>
              <w:rPr>
                <w:del w:id="3407" w:author="Daniel Noble" w:date="2025-04-01T13:40:00Z" w16du:dateUtc="2025-04-01T02:40:00Z"/>
                <w:rFonts w:ascii="Times New Roman" w:eastAsia="Times New Roman" w:hAnsi="Times New Roman" w:cs="Times New Roman"/>
                <w:b/>
                <w:bCs/>
                <w:color w:val="000000"/>
                <w:sz w:val="24"/>
                <w:szCs w:val="24"/>
                <w:lang w:eastAsia="en-AU"/>
              </w:rPr>
            </w:pPr>
            <w:del w:id="3408"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CF14ABA" w14:textId="324299D4" w:rsidR="0067260A" w:rsidRPr="00A93F9D" w:rsidDel="000C0BA3" w:rsidRDefault="0067260A" w:rsidP="00150BF6">
            <w:pPr>
              <w:spacing w:after="0" w:line="276" w:lineRule="auto"/>
              <w:jc w:val="center"/>
              <w:rPr>
                <w:del w:id="3409" w:author="Daniel Noble" w:date="2025-04-01T13:40:00Z" w16du:dateUtc="2025-04-01T02:40:00Z"/>
                <w:rFonts w:ascii="Times New Roman" w:eastAsia="Times New Roman" w:hAnsi="Times New Roman" w:cs="Times New Roman"/>
                <w:b/>
                <w:bCs/>
                <w:color w:val="000000"/>
                <w:sz w:val="24"/>
                <w:szCs w:val="24"/>
                <w:lang w:eastAsia="en-AU"/>
              </w:rPr>
            </w:pPr>
            <w:del w:id="3410"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FCCB1F6" w14:textId="5F83E7D8" w:rsidR="0067260A" w:rsidRPr="00A93F9D" w:rsidDel="000C0BA3" w:rsidRDefault="0067260A" w:rsidP="00150BF6">
            <w:pPr>
              <w:spacing w:after="0" w:line="276" w:lineRule="auto"/>
              <w:jc w:val="center"/>
              <w:rPr>
                <w:del w:id="3411" w:author="Daniel Noble" w:date="2025-04-01T13:40:00Z" w16du:dateUtc="2025-04-01T02:40:00Z"/>
                <w:rFonts w:ascii="Times New Roman" w:eastAsia="Times New Roman" w:hAnsi="Times New Roman" w:cs="Times New Roman"/>
                <w:b/>
                <w:bCs/>
                <w:color w:val="000000"/>
                <w:sz w:val="24"/>
                <w:szCs w:val="24"/>
                <w:lang w:eastAsia="en-AU"/>
              </w:rPr>
            </w:pPr>
            <w:del w:id="341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AD415E3" w14:textId="6D529871" w:rsidR="0067260A" w:rsidRPr="00A93F9D" w:rsidDel="000C0BA3" w:rsidRDefault="0067260A" w:rsidP="00150BF6">
            <w:pPr>
              <w:spacing w:after="0" w:line="276" w:lineRule="auto"/>
              <w:jc w:val="center"/>
              <w:rPr>
                <w:del w:id="3413" w:author="Daniel Noble" w:date="2025-04-01T13:40:00Z" w16du:dateUtc="2025-04-01T02:40:00Z"/>
                <w:rFonts w:ascii="Times New Roman" w:eastAsia="Times New Roman" w:hAnsi="Times New Roman" w:cs="Times New Roman"/>
                <w:b/>
                <w:bCs/>
                <w:color w:val="000000"/>
                <w:sz w:val="24"/>
                <w:szCs w:val="24"/>
                <w:lang w:eastAsia="en-AU"/>
              </w:rPr>
            </w:pPr>
            <w:del w:id="3414"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558987A" w14:textId="1C84F12E" w:rsidR="0067260A" w:rsidRPr="00A93F9D" w:rsidDel="000C0BA3" w:rsidRDefault="0067260A" w:rsidP="00150BF6">
            <w:pPr>
              <w:spacing w:after="0" w:line="276" w:lineRule="auto"/>
              <w:jc w:val="center"/>
              <w:rPr>
                <w:del w:id="3415" w:author="Daniel Noble" w:date="2025-04-01T13:40:00Z" w16du:dateUtc="2025-04-01T02:40:00Z"/>
                <w:rFonts w:ascii="Times New Roman" w:eastAsia="Times New Roman" w:hAnsi="Times New Roman" w:cs="Times New Roman"/>
                <w:b/>
                <w:bCs/>
                <w:color w:val="000000"/>
                <w:sz w:val="24"/>
                <w:szCs w:val="24"/>
                <w:lang w:eastAsia="en-AU"/>
              </w:rPr>
            </w:pPr>
            <w:del w:id="3416"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2DE79A2" w14:textId="331353FB" w:rsidR="0067260A" w:rsidRPr="00A93F9D" w:rsidDel="000C0BA3" w:rsidRDefault="0067260A" w:rsidP="00150BF6">
            <w:pPr>
              <w:spacing w:after="0" w:line="276" w:lineRule="auto"/>
              <w:jc w:val="center"/>
              <w:rPr>
                <w:del w:id="3417" w:author="Daniel Noble" w:date="2025-04-01T13:40:00Z" w16du:dateUtc="2025-04-01T02:40:00Z"/>
                <w:rFonts w:ascii="Times New Roman" w:eastAsia="Times New Roman" w:hAnsi="Times New Roman" w:cs="Times New Roman"/>
                <w:b/>
                <w:bCs/>
                <w:color w:val="000000"/>
                <w:sz w:val="24"/>
                <w:szCs w:val="24"/>
                <w:lang w:eastAsia="en-AU"/>
              </w:rPr>
            </w:pPr>
            <w:del w:id="3418"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p-value</w:delText>
              </w:r>
            </w:del>
          </w:p>
        </w:tc>
      </w:tr>
      <w:tr w:rsidR="0067260A" w:rsidRPr="0046607E" w:rsidDel="000C0BA3" w14:paraId="4F108532" w14:textId="1B18A9AD" w:rsidTr="00150BF6">
        <w:trPr>
          <w:trHeight w:val="288"/>
          <w:jc w:val="center"/>
          <w:del w:id="3419"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4C165625" w14:textId="183ED242" w:rsidR="0067260A" w:rsidRPr="00A93F9D" w:rsidDel="000C0BA3" w:rsidRDefault="0067260A" w:rsidP="00150BF6">
            <w:pPr>
              <w:spacing w:after="0" w:line="276" w:lineRule="auto"/>
              <w:rPr>
                <w:del w:id="3420" w:author="Daniel Noble" w:date="2025-04-01T13:40:00Z" w16du:dateUtc="2025-04-01T02:40:00Z"/>
                <w:rFonts w:ascii="Times New Roman" w:eastAsia="Times New Roman" w:hAnsi="Times New Roman" w:cs="Times New Roman"/>
                <w:b/>
                <w:bCs/>
                <w:color w:val="000000"/>
                <w:sz w:val="24"/>
                <w:szCs w:val="24"/>
                <w:lang w:eastAsia="en-AU"/>
              </w:rPr>
            </w:pPr>
            <w:del w:id="3421"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Metabolic Rate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FF39BA4" w14:textId="65AF6A16" w:rsidR="0067260A" w:rsidRPr="00A93F9D" w:rsidDel="000C0BA3" w:rsidRDefault="0067260A" w:rsidP="00150BF6">
            <w:pPr>
              <w:spacing w:after="0" w:line="276" w:lineRule="auto"/>
              <w:jc w:val="center"/>
              <w:rPr>
                <w:del w:id="3422" w:author="Daniel Noble" w:date="2025-04-01T13:40:00Z" w16du:dateUtc="2025-04-01T02:40:00Z"/>
                <w:rFonts w:ascii="Times New Roman" w:eastAsia="Times New Roman" w:hAnsi="Times New Roman" w:cs="Times New Roman"/>
                <w:color w:val="000000"/>
                <w:sz w:val="24"/>
                <w:szCs w:val="24"/>
                <w:lang w:eastAsia="en-AU"/>
              </w:rPr>
            </w:pPr>
            <w:del w:id="342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FA6A006" w14:textId="45D48D69" w:rsidR="0067260A" w:rsidRPr="00A93F9D" w:rsidDel="000C0BA3" w:rsidRDefault="0067260A" w:rsidP="00150BF6">
            <w:pPr>
              <w:spacing w:after="0" w:line="276" w:lineRule="auto"/>
              <w:jc w:val="center"/>
              <w:rPr>
                <w:del w:id="3424" w:author="Daniel Noble" w:date="2025-04-01T13:40:00Z" w16du:dateUtc="2025-04-01T02:40:00Z"/>
                <w:rFonts w:ascii="Times New Roman" w:eastAsia="Times New Roman" w:hAnsi="Times New Roman" w:cs="Times New Roman"/>
                <w:color w:val="000000"/>
                <w:sz w:val="24"/>
                <w:szCs w:val="24"/>
                <w:lang w:eastAsia="en-AU"/>
              </w:rPr>
            </w:pPr>
            <w:del w:id="342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655B790" w14:textId="24DF7488" w:rsidR="0067260A" w:rsidRPr="00A93F9D" w:rsidDel="000C0BA3" w:rsidRDefault="0067260A" w:rsidP="00150BF6">
            <w:pPr>
              <w:spacing w:after="0" w:line="276" w:lineRule="auto"/>
              <w:jc w:val="center"/>
              <w:rPr>
                <w:del w:id="3426" w:author="Daniel Noble" w:date="2025-04-01T13:40:00Z" w16du:dateUtc="2025-04-01T02:40:00Z"/>
                <w:rFonts w:ascii="Times New Roman" w:eastAsia="Times New Roman" w:hAnsi="Times New Roman" w:cs="Times New Roman"/>
                <w:color w:val="000000"/>
                <w:sz w:val="24"/>
                <w:szCs w:val="24"/>
                <w:lang w:eastAsia="en-AU"/>
              </w:rPr>
            </w:pPr>
            <w:del w:id="3427"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16FB754" w14:textId="5B6897EC" w:rsidR="0067260A" w:rsidRPr="00A93F9D" w:rsidDel="000C0BA3" w:rsidRDefault="0067260A" w:rsidP="00150BF6">
            <w:pPr>
              <w:spacing w:after="0" w:line="276" w:lineRule="auto"/>
              <w:jc w:val="center"/>
              <w:rPr>
                <w:del w:id="3428" w:author="Daniel Noble" w:date="2025-04-01T13:40:00Z" w16du:dateUtc="2025-04-01T02:40:00Z"/>
                <w:rFonts w:ascii="Times New Roman" w:eastAsia="Times New Roman" w:hAnsi="Times New Roman" w:cs="Times New Roman"/>
                <w:color w:val="000000"/>
                <w:sz w:val="24"/>
                <w:szCs w:val="24"/>
                <w:lang w:eastAsia="en-AU"/>
              </w:rPr>
            </w:pPr>
            <w:del w:id="3429"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-0.0056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5D8C4D7" w14:textId="4ACED30A" w:rsidR="0067260A" w:rsidRPr="00A93F9D" w:rsidDel="000C0BA3" w:rsidRDefault="0067260A" w:rsidP="00150BF6">
            <w:pPr>
              <w:spacing w:after="0" w:line="276" w:lineRule="auto"/>
              <w:jc w:val="center"/>
              <w:rPr>
                <w:del w:id="3430" w:author="Daniel Noble" w:date="2025-04-01T13:40:00Z" w16du:dateUtc="2025-04-01T02:40:00Z"/>
                <w:rFonts w:ascii="Times New Roman" w:eastAsia="Times New Roman" w:hAnsi="Times New Roman" w:cs="Times New Roman"/>
                <w:color w:val="000000"/>
                <w:sz w:val="24"/>
                <w:szCs w:val="24"/>
                <w:lang w:eastAsia="en-AU"/>
              </w:rPr>
            </w:pPr>
            <w:del w:id="3431"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-0.2959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8045633" w14:textId="69CD499D" w:rsidR="0067260A" w:rsidRPr="00A93F9D" w:rsidDel="000C0BA3" w:rsidRDefault="0067260A" w:rsidP="00150BF6">
            <w:pPr>
              <w:spacing w:after="0" w:line="276" w:lineRule="auto"/>
              <w:jc w:val="center"/>
              <w:rPr>
                <w:del w:id="3432" w:author="Daniel Noble" w:date="2025-04-01T13:40:00Z" w16du:dateUtc="2025-04-01T02:40:00Z"/>
                <w:rFonts w:ascii="Times New Roman" w:eastAsia="Times New Roman" w:hAnsi="Times New Roman" w:cs="Times New Roman"/>
                <w:color w:val="000000"/>
                <w:sz w:val="24"/>
                <w:szCs w:val="24"/>
                <w:lang w:eastAsia="en-AU"/>
              </w:rPr>
            </w:pPr>
            <w:del w:id="343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0.2847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96BEA85" w14:textId="7728837D" w:rsidR="0067260A" w:rsidRPr="00A93F9D" w:rsidDel="000C0BA3" w:rsidRDefault="0067260A" w:rsidP="00150BF6">
            <w:pPr>
              <w:spacing w:after="0" w:line="276" w:lineRule="auto"/>
              <w:jc w:val="center"/>
              <w:rPr>
                <w:del w:id="3434" w:author="Daniel Noble" w:date="2025-04-01T13:40:00Z" w16du:dateUtc="2025-04-01T02:40:00Z"/>
                <w:rFonts w:ascii="Times New Roman" w:eastAsia="Times New Roman" w:hAnsi="Times New Roman" w:cs="Times New Roman"/>
                <w:color w:val="000000"/>
                <w:sz w:val="24"/>
                <w:szCs w:val="24"/>
                <w:lang w:eastAsia="en-AU"/>
              </w:rPr>
            </w:pPr>
            <w:del w:id="343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C10E43C" w14:textId="6151D301" w:rsidR="0067260A" w:rsidRPr="00A93F9D" w:rsidDel="000C0BA3" w:rsidRDefault="0067260A" w:rsidP="00150BF6">
            <w:pPr>
              <w:spacing w:after="0" w:line="276" w:lineRule="auto"/>
              <w:jc w:val="center"/>
              <w:rPr>
                <w:del w:id="3436" w:author="Daniel Noble" w:date="2025-04-01T13:40:00Z" w16du:dateUtc="2025-04-01T02:40:00Z"/>
                <w:rFonts w:ascii="Times New Roman" w:eastAsia="Times New Roman" w:hAnsi="Times New Roman" w:cs="Times New Roman"/>
                <w:color w:val="000000"/>
                <w:sz w:val="24"/>
                <w:szCs w:val="24"/>
                <w:lang w:eastAsia="en-AU"/>
              </w:rPr>
            </w:pPr>
            <w:del w:id="3437"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0.9599</w:delText>
              </w:r>
            </w:del>
          </w:p>
        </w:tc>
      </w:tr>
    </w:tbl>
    <w:p w14:paraId="47D2C03B" w14:textId="1C32234C" w:rsidR="0067260A" w:rsidDel="000C0BA3" w:rsidRDefault="0067260A" w:rsidP="0067260A">
      <w:pPr>
        <w:rPr>
          <w:del w:id="3438" w:author="Daniel Noble" w:date="2025-04-01T13:40:00Z" w16du:dateUtc="2025-04-01T02:40:00Z"/>
        </w:rPr>
      </w:pPr>
    </w:p>
    <w:p w14:paraId="7B2574F1" w14:textId="04C6616D" w:rsidR="0067260A" w:rsidRPr="00A93F9D" w:rsidDel="000C0BA3" w:rsidRDefault="0067260A" w:rsidP="0067260A">
      <w:pPr>
        <w:spacing w:line="480" w:lineRule="auto"/>
        <w:rPr>
          <w:del w:id="3439" w:author="Daniel Noble" w:date="2025-04-01T13:40:00Z" w16du:dateUtc="2025-04-01T02:40:00Z"/>
          <w:rFonts w:ascii="Times New Roman" w:hAnsi="Times New Roman" w:cs="Times New Roman"/>
          <w:sz w:val="24"/>
          <w:szCs w:val="24"/>
        </w:rPr>
      </w:pPr>
      <w:del w:id="3440" w:author="Daniel Noble" w:date="2025-04-01T13:40:00Z" w16du:dateUtc="2025-04-01T02:40:00Z">
        <w:r w:rsidRPr="00A93F9D" w:rsidDel="000C0BA3">
          <w:rPr>
            <w:rFonts w:ascii="Times New Roman" w:hAnsi="Times New Roman" w:cs="Times New Roman"/>
            <w:b/>
            <w:bCs/>
            <w:sz w:val="24"/>
            <w:szCs w:val="24"/>
          </w:rPr>
          <w:delText xml:space="preserve">Table S46 Results of the meta-regression of the acclimation data set with taxonomic class as the moderator. </w:delText>
        </w:r>
        <w:r w:rsidRPr="00A93F9D" w:rsidDel="000C0BA3">
          <w:rPr>
            <w:rFonts w:ascii="Times New Roman" w:hAnsi="Times New Roman" w:cs="Times New Roman"/>
            <w:sz w:val="24"/>
            <w:szCs w:val="24"/>
          </w:rPr>
          <w:delText>Number of studies, species and effect sizes are totals from the subset of data with acclimation treatment exposures. Effect size = PRRD</w:delText>
        </w:r>
        <w:r w:rsidRPr="00A93F9D" w:rsidDel="000C0BA3">
          <w:rPr>
            <w:rFonts w:ascii="Times New Roman" w:hAnsi="Times New Roman" w:cs="Times New Roman"/>
            <w:sz w:val="24"/>
            <w:szCs w:val="24"/>
            <w:vertAlign w:val="subscript"/>
          </w:rPr>
          <w:delText>S</w:delText>
        </w:r>
        <w:r w:rsidRPr="00A93F9D" w:rsidDel="000C0BA3">
          <w:rPr>
            <w:rFonts w:ascii="Times New Roman" w:hAnsi="Times New Roman" w:cs="Times New Roman"/>
            <w:sz w:val="24"/>
            <w:szCs w:val="24"/>
          </w:rPr>
          <w:delText xml:space="preserve">. </w:delText>
        </w:r>
      </w:del>
    </w:p>
    <w:tbl>
      <w:tblPr>
        <w:tblW w:w="13949" w:type="dxa"/>
        <w:jc w:val="center"/>
        <w:tblLook w:val="04A0" w:firstRow="1" w:lastRow="0" w:firstColumn="1" w:lastColumn="0" w:noHBand="0" w:noVBand="1"/>
      </w:tblPr>
      <w:tblGrid>
        <w:gridCol w:w="3572"/>
        <w:gridCol w:w="1280"/>
        <w:gridCol w:w="1280"/>
        <w:gridCol w:w="1417"/>
        <w:gridCol w:w="1280"/>
        <w:gridCol w:w="1280"/>
        <w:gridCol w:w="1280"/>
        <w:gridCol w:w="1280"/>
        <w:gridCol w:w="1280"/>
      </w:tblGrid>
      <w:tr w:rsidR="0067260A" w:rsidRPr="0046607E" w:rsidDel="000C0BA3" w14:paraId="365A7688" w14:textId="7A520515" w:rsidTr="00150BF6">
        <w:trPr>
          <w:trHeight w:val="312"/>
          <w:jc w:val="center"/>
          <w:del w:id="3441" w:author="Daniel Noble" w:date="2025-04-01T13:40:00Z"/>
        </w:trPr>
        <w:tc>
          <w:tcPr>
            <w:tcW w:w="3572"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70435C3" w14:textId="60F4B45E" w:rsidR="0067260A" w:rsidRPr="00A93F9D" w:rsidDel="000C0BA3" w:rsidRDefault="0067260A" w:rsidP="00150BF6">
            <w:pPr>
              <w:spacing w:after="0" w:line="276" w:lineRule="auto"/>
              <w:jc w:val="center"/>
              <w:rPr>
                <w:del w:id="3442" w:author="Daniel Noble" w:date="2025-04-01T13:40:00Z" w16du:dateUtc="2025-04-01T02:40:00Z"/>
                <w:rFonts w:ascii="Times New Roman" w:eastAsia="Times New Roman" w:hAnsi="Times New Roman" w:cs="Times New Roman"/>
                <w:b/>
                <w:bCs/>
                <w:color w:val="000000"/>
                <w:sz w:val="24"/>
                <w:szCs w:val="24"/>
                <w:lang w:eastAsia="en-AU"/>
              </w:rPr>
            </w:pPr>
            <w:del w:id="3443"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Acclimation Exposure (PRRD</w:delText>
              </w:r>
              <w:r w:rsidRPr="00A93F9D" w:rsidDel="000C0BA3">
                <w:rPr>
                  <w:rFonts w:ascii="Times New Roman" w:eastAsia="Times New Roman" w:hAnsi="Times New Roman" w:cs="Times New Roman"/>
                  <w:b/>
                  <w:bCs/>
                  <w:color w:val="000000"/>
                  <w:sz w:val="24"/>
                  <w:szCs w:val="24"/>
                  <w:vertAlign w:val="subscript"/>
                  <w:lang w:eastAsia="en-AU"/>
                </w:rPr>
                <w:delText>S</w:delText>
              </w:r>
              <w:r w:rsidRPr="00A93F9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78F6F8E" w14:textId="08AEA042" w:rsidR="0067260A" w:rsidRPr="00A93F9D" w:rsidDel="000C0BA3" w:rsidRDefault="0067260A" w:rsidP="00150BF6">
            <w:pPr>
              <w:spacing w:after="0" w:line="276" w:lineRule="auto"/>
              <w:jc w:val="center"/>
              <w:rPr>
                <w:del w:id="3444" w:author="Daniel Noble" w:date="2025-04-01T13:40:00Z" w16du:dateUtc="2025-04-01T02:40:00Z"/>
                <w:rFonts w:ascii="Times New Roman" w:eastAsia="Times New Roman" w:hAnsi="Times New Roman" w:cs="Times New Roman"/>
                <w:b/>
                <w:bCs/>
                <w:color w:val="000000"/>
                <w:sz w:val="24"/>
                <w:szCs w:val="24"/>
                <w:lang w:eastAsia="en-AU"/>
              </w:rPr>
            </w:pPr>
            <w:del w:id="3445"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4B75BC6" w14:textId="6A492B30" w:rsidR="0067260A" w:rsidRPr="00A93F9D" w:rsidDel="000C0BA3" w:rsidRDefault="0067260A" w:rsidP="00150BF6">
            <w:pPr>
              <w:spacing w:after="0" w:line="276" w:lineRule="auto"/>
              <w:jc w:val="center"/>
              <w:rPr>
                <w:del w:id="3446" w:author="Daniel Noble" w:date="2025-04-01T13:40:00Z" w16du:dateUtc="2025-04-01T02:40:00Z"/>
                <w:rFonts w:ascii="Times New Roman" w:eastAsia="Times New Roman" w:hAnsi="Times New Roman" w:cs="Times New Roman"/>
                <w:b/>
                <w:bCs/>
                <w:color w:val="000000"/>
                <w:sz w:val="24"/>
                <w:szCs w:val="24"/>
                <w:lang w:eastAsia="en-AU"/>
              </w:rPr>
            </w:pPr>
            <w:del w:id="3447"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494895D1" w14:textId="7DD6368A" w:rsidR="0067260A" w:rsidRPr="00A93F9D" w:rsidDel="000C0BA3" w:rsidRDefault="0067260A" w:rsidP="00150BF6">
            <w:pPr>
              <w:spacing w:after="0" w:line="276" w:lineRule="auto"/>
              <w:jc w:val="center"/>
              <w:rPr>
                <w:del w:id="3448" w:author="Daniel Noble" w:date="2025-04-01T13:40:00Z" w16du:dateUtc="2025-04-01T02:40:00Z"/>
                <w:rFonts w:ascii="Times New Roman" w:eastAsia="Times New Roman" w:hAnsi="Times New Roman" w:cs="Times New Roman"/>
                <w:b/>
                <w:bCs/>
                <w:color w:val="000000"/>
                <w:sz w:val="24"/>
                <w:szCs w:val="24"/>
                <w:lang w:eastAsia="en-AU"/>
              </w:rPr>
            </w:pPr>
            <w:del w:id="3449"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0A8596F" w14:textId="33944CDA" w:rsidR="0067260A" w:rsidRPr="00A93F9D" w:rsidDel="000C0BA3" w:rsidRDefault="0067260A" w:rsidP="00150BF6">
            <w:pPr>
              <w:spacing w:after="0" w:line="276" w:lineRule="auto"/>
              <w:jc w:val="center"/>
              <w:rPr>
                <w:del w:id="3450" w:author="Daniel Noble" w:date="2025-04-01T13:40:00Z" w16du:dateUtc="2025-04-01T02:40:00Z"/>
                <w:rFonts w:ascii="Times New Roman" w:eastAsia="Times New Roman" w:hAnsi="Times New Roman" w:cs="Times New Roman"/>
                <w:b/>
                <w:bCs/>
                <w:color w:val="000000"/>
                <w:sz w:val="24"/>
                <w:szCs w:val="24"/>
                <w:lang w:eastAsia="en-AU"/>
              </w:rPr>
            </w:pPr>
            <w:del w:id="3451"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57B9705" w14:textId="6A5759A8" w:rsidR="0067260A" w:rsidRPr="00A93F9D" w:rsidDel="000C0BA3" w:rsidRDefault="0067260A" w:rsidP="00150BF6">
            <w:pPr>
              <w:spacing w:after="0" w:line="276" w:lineRule="auto"/>
              <w:jc w:val="center"/>
              <w:rPr>
                <w:del w:id="3452" w:author="Daniel Noble" w:date="2025-04-01T13:40:00Z" w16du:dateUtc="2025-04-01T02:40:00Z"/>
                <w:rFonts w:ascii="Times New Roman" w:eastAsia="Times New Roman" w:hAnsi="Times New Roman" w:cs="Times New Roman"/>
                <w:b/>
                <w:bCs/>
                <w:color w:val="000000"/>
                <w:sz w:val="24"/>
                <w:szCs w:val="24"/>
                <w:lang w:eastAsia="en-AU"/>
              </w:rPr>
            </w:pPr>
            <w:del w:id="3453"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15D6E4B" w14:textId="0339FD00" w:rsidR="0067260A" w:rsidRPr="00A93F9D" w:rsidDel="000C0BA3" w:rsidRDefault="0067260A" w:rsidP="00150BF6">
            <w:pPr>
              <w:spacing w:after="0" w:line="276" w:lineRule="auto"/>
              <w:jc w:val="center"/>
              <w:rPr>
                <w:del w:id="3454" w:author="Daniel Noble" w:date="2025-04-01T13:40:00Z" w16du:dateUtc="2025-04-01T02:40:00Z"/>
                <w:rFonts w:ascii="Times New Roman" w:eastAsia="Times New Roman" w:hAnsi="Times New Roman" w:cs="Times New Roman"/>
                <w:b/>
                <w:bCs/>
                <w:color w:val="000000"/>
                <w:sz w:val="24"/>
                <w:szCs w:val="24"/>
                <w:lang w:eastAsia="en-AU"/>
              </w:rPr>
            </w:pPr>
            <w:del w:id="3455"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85CD928" w14:textId="6DD25827" w:rsidR="0067260A" w:rsidRPr="00A93F9D" w:rsidDel="000C0BA3" w:rsidRDefault="0067260A" w:rsidP="00150BF6">
            <w:pPr>
              <w:spacing w:after="0" w:line="276" w:lineRule="auto"/>
              <w:jc w:val="center"/>
              <w:rPr>
                <w:del w:id="3456" w:author="Daniel Noble" w:date="2025-04-01T13:40:00Z" w16du:dateUtc="2025-04-01T02:40:00Z"/>
                <w:rFonts w:ascii="Times New Roman" w:eastAsia="Times New Roman" w:hAnsi="Times New Roman" w:cs="Times New Roman"/>
                <w:b/>
                <w:bCs/>
                <w:color w:val="000000"/>
                <w:sz w:val="24"/>
                <w:szCs w:val="24"/>
                <w:lang w:eastAsia="en-AU"/>
              </w:rPr>
            </w:pPr>
            <w:del w:id="3457"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D03D04A" w14:textId="6AAC980C" w:rsidR="0067260A" w:rsidRPr="00A93F9D" w:rsidDel="000C0BA3" w:rsidRDefault="0067260A" w:rsidP="00150BF6">
            <w:pPr>
              <w:spacing w:after="0" w:line="276" w:lineRule="auto"/>
              <w:jc w:val="center"/>
              <w:rPr>
                <w:del w:id="3458" w:author="Daniel Noble" w:date="2025-04-01T13:40:00Z" w16du:dateUtc="2025-04-01T02:40:00Z"/>
                <w:rFonts w:ascii="Times New Roman" w:eastAsia="Times New Roman" w:hAnsi="Times New Roman" w:cs="Times New Roman"/>
                <w:b/>
                <w:bCs/>
                <w:color w:val="000000"/>
                <w:sz w:val="24"/>
                <w:szCs w:val="24"/>
                <w:lang w:eastAsia="en-AU"/>
              </w:rPr>
            </w:pPr>
            <w:del w:id="3459"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p-value</w:delText>
              </w:r>
            </w:del>
          </w:p>
        </w:tc>
      </w:tr>
      <w:tr w:rsidR="0067260A" w:rsidRPr="0046607E" w:rsidDel="000C0BA3" w14:paraId="698268E1" w14:textId="4836145F" w:rsidTr="00150BF6">
        <w:trPr>
          <w:trHeight w:val="288"/>
          <w:jc w:val="center"/>
          <w:del w:id="3460" w:author="Daniel Noble" w:date="2025-04-01T13:40:00Z"/>
        </w:trPr>
        <w:tc>
          <w:tcPr>
            <w:tcW w:w="3572" w:type="dxa"/>
            <w:tcBorders>
              <w:top w:val="nil"/>
              <w:left w:val="single" w:sz="4" w:space="0" w:color="auto"/>
              <w:bottom w:val="single" w:sz="4" w:space="0" w:color="auto"/>
              <w:right w:val="single" w:sz="4" w:space="0" w:color="auto"/>
            </w:tcBorders>
            <w:shd w:val="clear" w:color="000000" w:fill="D9E1F2"/>
            <w:noWrap/>
            <w:vAlign w:val="bottom"/>
            <w:hideMark/>
          </w:tcPr>
          <w:p w14:paraId="47821C78" w14:textId="28F5573F" w:rsidR="0067260A" w:rsidRPr="00A93F9D" w:rsidDel="000C0BA3" w:rsidRDefault="0067260A" w:rsidP="00150BF6">
            <w:pPr>
              <w:spacing w:after="0" w:line="276" w:lineRule="auto"/>
              <w:rPr>
                <w:del w:id="3461" w:author="Daniel Noble" w:date="2025-04-01T13:40:00Z" w16du:dateUtc="2025-04-01T02:40:00Z"/>
                <w:rFonts w:ascii="Times New Roman" w:eastAsia="Times New Roman" w:hAnsi="Times New Roman" w:cs="Times New Roman"/>
                <w:b/>
                <w:bCs/>
                <w:color w:val="000000"/>
                <w:sz w:val="24"/>
                <w:szCs w:val="24"/>
                <w:lang w:eastAsia="en-AU"/>
              </w:rPr>
            </w:pPr>
            <w:del w:id="346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Insecta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58AF1FF" w14:textId="73CC45BB" w:rsidR="0067260A" w:rsidRPr="00A93F9D" w:rsidDel="000C0BA3" w:rsidRDefault="0067260A" w:rsidP="00150BF6">
            <w:pPr>
              <w:spacing w:after="0" w:line="276" w:lineRule="auto"/>
              <w:jc w:val="center"/>
              <w:rPr>
                <w:del w:id="3463" w:author="Daniel Noble" w:date="2025-04-01T13:40:00Z" w16du:dateUtc="2025-04-01T02:40:00Z"/>
                <w:rFonts w:ascii="Times New Roman" w:eastAsia="Times New Roman" w:hAnsi="Times New Roman" w:cs="Times New Roman"/>
                <w:color w:val="000000"/>
                <w:sz w:val="24"/>
                <w:szCs w:val="24"/>
                <w:lang w:eastAsia="en-AU"/>
              </w:rPr>
            </w:pPr>
            <w:del w:id="346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E72ABA4" w14:textId="448C92C2" w:rsidR="0067260A" w:rsidRPr="00A93F9D" w:rsidDel="000C0BA3" w:rsidRDefault="0067260A" w:rsidP="00150BF6">
            <w:pPr>
              <w:spacing w:after="0" w:line="276" w:lineRule="auto"/>
              <w:jc w:val="center"/>
              <w:rPr>
                <w:del w:id="3465" w:author="Daniel Noble" w:date="2025-04-01T13:40:00Z" w16du:dateUtc="2025-04-01T02:40:00Z"/>
                <w:rFonts w:ascii="Times New Roman" w:eastAsia="Times New Roman" w:hAnsi="Times New Roman" w:cs="Times New Roman"/>
                <w:color w:val="000000"/>
                <w:sz w:val="24"/>
                <w:szCs w:val="24"/>
                <w:lang w:eastAsia="en-AU"/>
              </w:rPr>
            </w:pPr>
            <w:del w:id="3466"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02F6A8D" w14:textId="3B2B0B99" w:rsidR="0067260A" w:rsidRPr="00A93F9D" w:rsidDel="000C0BA3" w:rsidRDefault="0067260A" w:rsidP="00150BF6">
            <w:pPr>
              <w:spacing w:after="0" w:line="276" w:lineRule="auto"/>
              <w:jc w:val="center"/>
              <w:rPr>
                <w:del w:id="3467" w:author="Daniel Noble" w:date="2025-04-01T13:40:00Z" w16du:dateUtc="2025-04-01T02:40:00Z"/>
                <w:rFonts w:ascii="Times New Roman" w:eastAsia="Times New Roman" w:hAnsi="Times New Roman" w:cs="Times New Roman"/>
                <w:color w:val="000000"/>
                <w:sz w:val="24"/>
                <w:szCs w:val="24"/>
                <w:lang w:eastAsia="en-AU"/>
              </w:rPr>
            </w:pPr>
            <w:del w:id="3468"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6177100" w14:textId="362C7EF2" w:rsidR="0067260A" w:rsidRPr="00A93F9D" w:rsidDel="000C0BA3" w:rsidRDefault="0067260A" w:rsidP="00150BF6">
            <w:pPr>
              <w:spacing w:after="0" w:line="276" w:lineRule="auto"/>
              <w:jc w:val="center"/>
              <w:rPr>
                <w:del w:id="3469" w:author="Daniel Noble" w:date="2025-04-01T13:40:00Z" w16du:dateUtc="2025-04-01T02:40:00Z"/>
                <w:rFonts w:ascii="Times New Roman" w:eastAsia="Times New Roman" w:hAnsi="Times New Roman" w:cs="Times New Roman"/>
                <w:color w:val="000000"/>
                <w:sz w:val="24"/>
                <w:szCs w:val="24"/>
                <w:lang w:eastAsia="en-AU"/>
              </w:rPr>
            </w:pPr>
            <w:del w:id="3470"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0.0008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C56D54E" w14:textId="264AA292" w:rsidR="0067260A" w:rsidRPr="00A93F9D" w:rsidDel="000C0BA3" w:rsidRDefault="0067260A" w:rsidP="00150BF6">
            <w:pPr>
              <w:spacing w:after="0" w:line="276" w:lineRule="auto"/>
              <w:jc w:val="center"/>
              <w:rPr>
                <w:del w:id="3471" w:author="Daniel Noble" w:date="2025-04-01T13:40:00Z" w16du:dateUtc="2025-04-01T02:40:00Z"/>
                <w:rFonts w:ascii="Times New Roman" w:eastAsia="Times New Roman" w:hAnsi="Times New Roman" w:cs="Times New Roman"/>
                <w:color w:val="000000"/>
                <w:sz w:val="24"/>
                <w:szCs w:val="24"/>
                <w:lang w:eastAsia="en-AU"/>
              </w:rPr>
            </w:pPr>
            <w:del w:id="347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-0.2025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A41F60A" w14:textId="20F28E98" w:rsidR="0067260A" w:rsidRPr="00A93F9D" w:rsidDel="000C0BA3" w:rsidRDefault="0067260A" w:rsidP="00150BF6">
            <w:pPr>
              <w:spacing w:after="0" w:line="276" w:lineRule="auto"/>
              <w:jc w:val="center"/>
              <w:rPr>
                <w:del w:id="3473" w:author="Daniel Noble" w:date="2025-04-01T13:40:00Z" w16du:dateUtc="2025-04-01T02:40:00Z"/>
                <w:rFonts w:ascii="Times New Roman" w:eastAsia="Times New Roman" w:hAnsi="Times New Roman" w:cs="Times New Roman"/>
                <w:color w:val="000000"/>
                <w:sz w:val="24"/>
                <w:szCs w:val="24"/>
                <w:lang w:eastAsia="en-AU"/>
              </w:rPr>
            </w:pPr>
            <w:del w:id="347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0.2041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F88BC45" w14:textId="1F2C05CD" w:rsidR="0067260A" w:rsidRPr="00A93F9D" w:rsidDel="000C0BA3" w:rsidRDefault="0067260A" w:rsidP="00150BF6">
            <w:pPr>
              <w:spacing w:after="0" w:line="276" w:lineRule="auto"/>
              <w:jc w:val="center"/>
              <w:rPr>
                <w:del w:id="3475" w:author="Daniel Noble" w:date="2025-04-01T13:40:00Z" w16du:dateUtc="2025-04-01T02:40:00Z"/>
                <w:rFonts w:ascii="Times New Roman" w:eastAsia="Times New Roman" w:hAnsi="Times New Roman" w:cs="Times New Roman"/>
                <w:color w:val="000000"/>
                <w:sz w:val="24"/>
                <w:szCs w:val="24"/>
                <w:lang w:eastAsia="en-AU"/>
              </w:rPr>
            </w:pPr>
            <w:del w:id="3476"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BAB665B" w14:textId="25444C76" w:rsidR="0067260A" w:rsidRPr="00A93F9D" w:rsidDel="000C0BA3" w:rsidRDefault="0067260A" w:rsidP="00150BF6">
            <w:pPr>
              <w:spacing w:after="0" w:line="276" w:lineRule="auto"/>
              <w:jc w:val="center"/>
              <w:rPr>
                <w:del w:id="3477" w:author="Daniel Noble" w:date="2025-04-01T13:40:00Z" w16du:dateUtc="2025-04-01T02:40:00Z"/>
                <w:rFonts w:ascii="Times New Roman" w:eastAsia="Times New Roman" w:hAnsi="Times New Roman" w:cs="Times New Roman"/>
                <w:color w:val="000000"/>
                <w:sz w:val="24"/>
                <w:szCs w:val="24"/>
                <w:lang w:eastAsia="en-AU"/>
              </w:rPr>
            </w:pPr>
            <w:del w:id="3478"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0.9905</w:delText>
              </w:r>
            </w:del>
          </w:p>
        </w:tc>
      </w:tr>
    </w:tbl>
    <w:p w14:paraId="4AFE65F1" w14:textId="5DB8619E" w:rsidR="0067260A" w:rsidDel="000C0BA3" w:rsidRDefault="0067260A" w:rsidP="0067260A">
      <w:pPr>
        <w:rPr>
          <w:del w:id="3479" w:author="Daniel Noble" w:date="2025-04-01T13:40:00Z" w16du:dateUtc="2025-04-01T02:40:00Z"/>
        </w:rPr>
      </w:pPr>
    </w:p>
    <w:p w14:paraId="1C999F1A" w14:textId="0585D3D4" w:rsidR="0067260A" w:rsidDel="000C0BA3" w:rsidRDefault="0067260A" w:rsidP="0067260A">
      <w:pPr>
        <w:rPr>
          <w:del w:id="3480" w:author="Daniel Noble" w:date="2025-04-01T13:40:00Z" w16du:dateUtc="2025-04-01T02:40:00Z"/>
          <w:b/>
          <w:bCs/>
        </w:rPr>
      </w:pPr>
    </w:p>
    <w:p w14:paraId="4C796609" w14:textId="7A1C0EEE" w:rsidR="0067260A" w:rsidDel="000C0BA3" w:rsidRDefault="0067260A" w:rsidP="0067260A">
      <w:pPr>
        <w:rPr>
          <w:del w:id="3481" w:author="Daniel Noble" w:date="2025-04-01T13:40:00Z" w16du:dateUtc="2025-04-01T02:40:00Z"/>
          <w:b/>
          <w:bCs/>
        </w:rPr>
      </w:pPr>
    </w:p>
    <w:p w14:paraId="684C4CF2" w14:textId="2175B307" w:rsidR="0067260A" w:rsidDel="000C0BA3" w:rsidRDefault="0067260A" w:rsidP="0067260A">
      <w:pPr>
        <w:rPr>
          <w:del w:id="3482" w:author="Daniel Noble" w:date="2025-04-01T13:40:00Z" w16du:dateUtc="2025-04-01T02:40:00Z"/>
          <w:b/>
          <w:bCs/>
        </w:rPr>
      </w:pPr>
    </w:p>
    <w:p w14:paraId="5230CC69" w14:textId="74D49FB7" w:rsidR="0067260A" w:rsidRPr="00A93F9D" w:rsidDel="000C0BA3" w:rsidRDefault="0067260A" w:rsidP="0067260A">
      <w:pPr>
        <w:spacing w:line="480" w:lineRule="auto"/>
        <w:rPr>
          <w:del w:id="3483" w:author="Daniel Noble" w:date="2025-04-01T13:40:00Z" w16du:dateUtc="2025-04-01T02:40:00Z"/>
          <w:rFonts w:ascii="Times New Roman" w:hAnsi="Times New Roman" w:cs="Times New Roman"/>
          <w:sz w:val="24"/>
          <w:szCs w:val="24"/>
        </w:rPr>
      </w:pPr>
      <w:del w:id="3484" w:author="Daniel Noble" w:date="2025-04-01T13:40:00Z" w16du:dateUtc="2025-04-01T02:40:00Z">
        <w:r w:rsidRPr="00A93F9D" w:rsidDel="000C0BA3">
          <w:rPr>
            <w:rFonts w:ascii="Times New Roman" w:hAnsi="Times New Roman" w:cs="Times New Roman"/>
            <w:b/>
            <w:bCs/>
            <w:sz w:val="24"/>
            <w:szCs w:val="24"/>
          </w:rPr>
          <w:delText xml:space="preserve">Table S47 Results of the developmental subset MLMA model. </w:delText>
        </w:r>
        <w:r w:rsidRPr="00A93F9D" w:rsidDel="000C0BA3">
          <w:rPr>
            <w:rFonts w:ascii="Times New Roman" w:hAnsi="Times New Roman" w:cs="Times New Roman"/>
            <w:sz w:val="24"/>
            <w:szCs w:val="24"/>
          </w:rPr>
          <w:delText>Number of studies, species and effect sizes are totals from the subset of data with developmental treatment exposures. Effect size = PRRD</w:delText>
        </w:r>
        <w:r w:rsidRPr="00A93F9D" w:rsidDel="000C0BA3">
          <w:rPr>
            <w:rFonts w:ascii="Times New Roman" w:hAnsi="Times New Roman" w:cs="Times New Roman"/>
            <w:sz w:val="24"/>
            <w:szCs w:val="24"/>
            <w:vertAlign w:val="subscript"/>
          </w:rPr>
          <w:delText>S</w:delText>
        </w:r>
        <w:r w:rsidRPr="00A93F9D" w:rsidDel="000C0BA3">
          <w:rPr>
            <w:rFonts w:ascii="Times New Roman" w:hAnsi="Times New Roman" w:cs="Times New Roman"/>
            <w:sz w:val="24"/>
            <w:szCs w:val="24"/>
          </w:rPr>
          <w:delText xml:space="preserve">. </w:delText>
        </w:r>
      </w:del>
    </w:p>
    <w:tbl>
      <w:tblPr>
        <w:tblW w:w="14175" w:type="dxa"/>
        <w:jc w:val="center"/>
        <w:tblLook w:val="04A0" w:firstRow="1" w:lastRow="0" w:firstColumn="1" w:lastColumn="0" w:noHBand="0" w:noVBand="1"/>
      </w:tblPr>
      <w:tblGrid>
        <w:gridCol w:w="3798"/>
        <w:gridCol w:w="1280"/>
        <w:gridCol w:w="1280"/>
        <w:gridCol w:w="1417"/>
        <w:gridCol w:w="1280"/>
        <w:gridCol w:w="1280"/>
        <w:gridCol w:w="1280"/>
        <w:gridCol w:w="1280"/>
        <w:gridCol w:w="1280"/>
      </w:tblGrid>
      <w:tr w:rsidR="0067260A" w:rsidRPr="00914C31" w:rsidDel="000C0BA3" w14:paraId="3092E08D" w14:textId="4B2B7195" w:rsidTr="00150BF6">
        <w:trPr>
          <w:trHeight w:val="312"/>
          <w:jc w:val="center"/>
          <w:del w:id="3485" w:author="Daniel Noble" w:date="2025-04-01T13:40:00Z"/>
        </w:trPr>
        <w:tc>
          <w:tcPr>
            <w:tcW w:w="379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51EB295" w14:textId="044EC563" w:rsidR="0067260A" w:rsidRPr="00A93F9D" w:rsidDel="000C0BA3" w:rsidRDefault="0067260A" w:rsidP="00150BF6">
            <w:pPr>
              <w:spacing w:after="0" w:line="276" w:lineRule="auto"/>
              <w:jc w:val="center"/>
              <w:rPr>
                <w:del w:id="3486" w:author="Daniel Noble" w:date="2025-04-01T13:40:00Z" w16du:dateUtc="2025-04-01T02:40:00Z"/>
                <w:rFonts w:ascii="Times New Roman" w:eastAsia="Times New Roman" w:hAnsi="Times New Roman" w:cs="Times New Roman"/>
                <w:b/>
                <w:bCs/>
                <w:color w:val="000000"/>
                <w:sz w:val="24"/>
                <w:szCs w:val="24"/>
                <w:lang w:eastAsia="en-AU"/>
              </w:rPr>
            </w:pPr>
            <w:del w:id="3487"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Developmental Exposure (PRRD</w:delText>
              </w:r>
              <w:r w:rsidRPr="00A93F9D" w:rsidDel="000C0BA3">
                <w:rPr>
                  <w:rFonts w:ascii="Times New Roman" w:eastAsia="Times New Roman" w:hAnsi="Times New Roman" w:cs="Times New Roman"/>
                  <w:b/>
                  <w:bCs/>
                  <w:color w:val="000000"/>
                  <w:sz w:val="24"/>
                  <w:szCs w:val="24"/>
                  <w:vertAlign w:val="subscript"/>
                  <w:lang w:eastAsia="en-AU"/>
                </w:rPr>
                <w:delText>S</w:delText>
              </w:r>
              <w:r w:rsidRPr="00A93F9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5B5E12E" w14:textId="0F39CD2A" w:rsidR="0067260A" w:rsidRPr="00A93F9D" w:rsidDel="000C0BA3" w:rsidRDefault="0067260A" w:rsidP="00150BF6">
            <w:pPr>
              <w:spacing w:after="0" w:line="276" w:lineRule="auto"/>
              <w:jc w:val="center"/>
              <w:rPr>
                <w:del w:id="3488" w:author="Daniel Noble" w:date="2025-04-01T13:40:00Z" w16du:dateUtc="2025-04-01T02:40:00Z"/>
                <w:rFonts w:ascii="Times New Roman" w:eastAsia="Times New Roman" w:hAnsi="Times New Roman" w:cs="Times New Roman"/>
                <w:b/>
                <w:bCs/>
                <w:color w:val="000000"/>
                <w:sz w:val="24"/>
                <w:szCs w:val="24"/>
                <w:lang w:eastAsia="en-AU"/>
              </w:rPr>
            </w:pPr>
            <w:del w:id="3489"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D8CA6DB" w14:textId="589D8086" w:rsidR="0067260A" w:rsidRPr="00A93F9D" w:rsidDel="000C0BA3" w:rsidRDefault="0067260A" w:rsidP="00150BF6">
            <w:pPr>
              <w:spacing w:after="0" w:line="276" w:lineRule="auto"/>
              <w:jc w:val="center"/>
              <w:rPr>
                <w:del w:id="3490" w:author="Daniel Noble" w:date="2025-04-01T13:40:00Z" w16du:dateUtc="2025-04-01T02:40:00Z"/>
                <w:rFonts w:ascii="Times New Roman" w:eastAsia="Times New Roman" w:hAnsi="Times New Roman" w:cs="Times New Roman"/>
                <w:b/>
                <w:bCs/>
                <w:color w:val="000000"/>
                <w:sz w:val="24"/>
                <w:szCs w:val="24"/>
                <w:lang w:eastAsia="en-AU"/>
              </w:rPr>
            </w:pPr>
            <w:del w:id="3491"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77EA1737" w14:textId="3885A898" w:rsidR="0067260A" w:rsidRPr="00A93F9D" w:rsidDel="000C0BA3" w:rsidRDefault="0067260A" w:rsidP="00150BF6">
            <w:pPr>
              <w:spacing w:after="0" w:line="276" w:lineRule="auto"/>
              <w:jc w:val="center"/>
              <w:rPr>
                <w:del w:id="3492" w:author="Daniel Noble" w:date="2025-04-01T13:40:00Z" w16du:dateUtc="2025-04-01T02:40:00Z"/>
                <w:rFonts w:ascii="Times New Roman" w:eastAsia="Times New Roman" w:hAnsi="Times New Roman" w:cs="Times New Roman"/>
                <w:b/>
                <w:bCs/>
                <w:color w:val="000000"/>
                <w:sz w:val="24"/>
                <w:szCs w:val="24"/>
                <w:lang w:eastAsia="en-AU"/>
              </w:rPr>
            </w:pPr>
            <w:del w:id="3493"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A899C41" w14:textId="2880435F" w:rsidR="0067260A" w:rsidRPr="00A93F9D" w:rsidDel="000C0BA3" w:rsidRDefault="0067260A" w:rsidP="00150BF6">
            <w:pPr>
              <w:spacing w:after="0" w:line="276" w:lineRule="auto"/>
              <w:jc w:val="center"/>
              <w:rPr>
                <w:del w:id="3494" w:author="Daniel Noble" w:date="2025-04-01T13:40:00Z" w16du:dateUtc="2025-04-01T02:40:00Z"/>
                <w:rFonts w:ascii="Times New Roman" w:eastAsia="Times New Roman" w:hAnsi="Times New Roman" w:cs="Times New Roman"/>
                <w:b/>
                <w:bCs/>
                <w:color w:val="000000"/>
                <w:sz w:val="24"/>
                <w:szCs w:val="24"/>
                <w:lang w:eastAsia="en-AU"/>
              </w:rPr>
            </w:pPr>
            <w:del w:id="3495"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C3C4C72" w14:textId="71028E2A" w:rsidR="0067260A" w:rsidRPr="00A93F9D" w:rsidDel="000C0BA3" w:rsidRDefault="0067260A" w:rsidP="00150BF6">
            <w:pPr>
              <w:spacing w:after="0" w:line="276" w:lineRule="auto"/>
              <w:jc w:val="center"/>
              <w:rPr>
                <w:del w:id="3496" w:author="Daniel Noble" w:date="2025-04-01T13:40:00Z" w16du:dateUtc="2025-04-01T02:40:00Z"/>
                <w:rFonts w:ascii="Times New Roman" w:eastAsia="Times New Roman" w:hAnsi="Times New Roman" w:cs="Times New Roman"/>
                <w:b/>
                <w:bCs/>
                <w:color w:val="000000"/>
                <w:sz w:val="24"/>
                <w:szCs w:val="24"/>
                <w:lang w:eastAsia="en-AU"/>
              </w:rPr>
            </w:pPr>
            <w:del w:id="3497"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04D7B4A" w14:textId="5996B19A" w:rsidR="0067260A" w:rsidRPr="00A93F9D" w:rsidDel="000C0BA3" w:rsidRDefault="0067260A" w:rsidP="00150BF6">
            <w:pPr>
              <w:spacing w:after="0" w:line="276" w:lineRule="auto"/>
              <w:jc w:val="center"/>
              <w:rPr>
                <w:del w:id="3498" w:author="Daniel Noble" w:date="2025-04-01T13:40:00Z" w16du:dateUtc="2025-04-01T02:40:00Z"/>
                <w:rFonts w:ascii="Times New Roman" w:eastAsia="Times New Roman" w:hAnsi="Times New Roman" w:cs="Times New Roman"/>
                <w:b/>
                <w:bCs/>
                <w:color w:val="000000"/>
                <w:sz w:val="24"/>
                <w:szCs w:val="24"/>
                <w:lang w:eastAsia="en-AU"/>
              </w:rPr>
            </w:pPr>
            <w:del w:id="3499"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77FC9D4" w14:textId="756C4B48" w:rsidR="0067260A" w:rsidRPr="00A93F9D" w:rsidDel="000C0BA3" w:rsidRDefault="0067260A" w:rsidP="00150BF6">
            <w:pPr>
              <w:spacing w:after="0" w:line="276" w:lineRule="auto"/>
              <w:jc w:val="center"/>
              <w:rPr>
                <w:del w:id="3500" w:author="Daniel Noble" w:date="2025-04-01T13:40:00Z" w16du:dateUtc="2025-04-01T02:40:00Z"/>
                <w:rFonts w:ascii="Times New Roman" w:eastAsia="Times New Roman" w:hAnsi="Times New Roman" w:cs="Times New Roman"/>
                <w:b/>
                <w:bCs/>
                <w:color w:val="000000"/>
                <w:sz w:val="24"/>
                <w:szCs w:val="24"/>
                <w:lang w:eastAsia="en-AU"/>
              </w:rPr>
            </w:pPr>
            <w:del w:id="3501"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C6EC546" w14:textId="12831E3B" w:rsidR="0067260A" w:rsidRPr="00A93F9D" w:rsidDel="000C0BA3" w:rsidRDefault="0067260A" w:rsidP="00150BF6">
            <w:pPr>
              <w:spacing w:after="0" w:line="276" w:lineRule="auto"/>
              <w:jc w:val="center"/>
              <w:rPr>
                <w:del w:id="3502" w:author="Daniel Noble" w:date="2025-04-01T13:40:00Z" w16du:dateUtc="2025-04-01T02:40:00Z"/>
                <w:rFonts w:ascii="Times New Roman" w:eastAsia="Times New Roman" w:hAnsi="Times New Roman" w:cs="Times New Roman"/>
                <w:b/>
                <w:bCs/>
                <w:color w:val="000000"/>
                <w:sz w:val="24"/>
                <w:szCs w:val="24"/>
                <w:lang w:eastAsia="en-AU"/>
              </w:rPr>
            </w:pPr>
            <w:del w:id="3503"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p value</w:delText>
              </w:r>
            </w:del>
          </w:p>
        </w:tc>
      </w:tr>
      <w:tr w:rsidR="0067260A" w:rsidRPr="00914C31" w:rsidDel="000C0BA3" w14:paraId="3845DEE9" w14:textId="36B8BA1B" w:rsidTr="00150BF6">
        <w:trPr>
          <w:trHeight w:val="288"/>
          <w:jc w:val="center"/>
          <w:del w:id="3504"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0DBD5E10" w14:textId="189CF1D5" w:rsidR="0067260A" w:rsidRPr="00A93F9D" w:rsidDel="000C0BA3" w:rsidRDefault="0067260A" w:rsidP="00150BF6">
            <w:pPr>
              <w:spacing w:after="0" w:line="276" w:lineRule="auto"/>
              <w:rPr>
                <w:del w:id="3505" w:author="Daniel Noble" w:date="2025-04-01T13:40:00Z" w16du:dateUtc="2025-04-01T02:40:00Z"/>
                <w:rFonts w:ascii="Times New Roman" w:eastAsia="Times New Roman" w:hAnsi="Times New Roman" w:cs="Times New Roman"/>
                <w:b/>
                <w:bCs/>
                <w:color w:val="000000"/>
                <w:sz w:val="24"/>
                <w:szCs w:val="24"/>
                <w:lang w:eastAsia="en-AU"/>
              </w:rPr>
            </w:pPr>
            <w:del w:id="3506"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MLMA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4CE4150" w14:textId="1E80CE3E" w:rsidR="0067260A" w:rsidRPr="00A93F9D" w:rsidDel="000C0BA3" w:rsidRDefault="0067260A" w:rsidP="00150BF6">
            <w:pPr>
              <w:spacing w:after="0" w:line="276" w:lineRule="auto"/>
              <w:jc w:val="center"/>
              <w:rPr>
                <w:del w:id="3507" w:author="Daniel Noble" w:date="2025-04-01T13:40:00Z" w16du:dateUtc="2025-04-01T02:40:00Z"/>
                <w:rFonts w:ascii="Times New Roman" w:eastAsia="Times New Roman" w:hAnsi="Times New Roman" w:cs="Times New Roman"/>
                <w:color w:val="000000"/>
                <w:sz w:val="24"/>
                <w:szCs w:val="24"/>
                <w:lang w:eastAsia="en-AU"/>
              </w:rPr>
            </w:pPr>
            <w:del w:id="3508"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7AC6810" w14:textId="77962063" w:rsidR="0067260A" w:rsidRPr="00A93F9D" w:rsidDel="000C0BA3" w:rsidRDefault="0067260A" w:rsidP="00150BF6">
            <w:pPr>
              <w:spacing w:after="0" w:line="276" w:lineRule="auto"/>
              <w:jc w:val="center"/>
              <w:rPr>
                <w:del w:id="3509" w:author="Daniel Noble" w:date="2025-04-01T13:40:00Z" w16du:dateUtc="2025-04-01T02:40:00Z"/>
                <w:rFonts w:ascii="Times New Roman" w:eastAsia="Times New Roman" w:hAnsi="Times New Roman" w:cs="Times New Roman"/>
                <w:color w:val="000000"/>
                <w:sz w:val="24"/>
                <w:szCs w:val="24"/>
                <w:lang w:eastAsia="en-AU"/>
              </w:rPr>
            </w:pPr>
            <w:del w:id="3510"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C210B06" w14:textId="2EE67337" w:rsidR="0067260A" w:rsidRPr="00A93F9D" w:rsidDel="000C0BA3" w:rsidRDefault="0067260A" w:rsidP="00150BF6">
            <w:pPr>
              <w:spacing w:after="0" w:line="276" w:lineRule="auto"/>
              <w:jc w:val="center"/>
              <w:rPr>
                <w:del w:id="3511" w:author="Daniel Noble" w:date="2025-04-01T13:40:00Z" w16du:dateUtc="2025-04-01T02:40:00Z"/>
                <w:rFonts w:ascii="Times New Roman" w:eastAsia="Times New Roman" w:hAnsi="Times New Roman" w:cs="Times New Roman"/>
                <w:color w:val="000000"/>
                <w:sz w:val="24"/>
                <w:szCs w:val="24"/>
                <w:lang w:eastAsia="en-AU"/>
              </w:rPr>
            </w:pPr>
            <w:del w:id="351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138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AB0BD84" w14:textId="560E5059" w:rsidR="0067260A" w:rsidRPr="00A93F9D" w:rsidDel="000C0BA3" w:rsidRDefault="0067260A" w:rsidP="00150BF6">
            <w:pPr>
              <w:spacing w:after="0" w:line="276" w:lineRule="auto"/>
              <w:jc w:val="center"/>
              <w:rPr>
                <w:del w:id="3513" w:author="Daniel Noble" w:date="2025-04-01T13:40:00Z" w16du:dateUtc="2025-04-01T02:40:00Z"/>
                <w:rFonts w:ascii="Times New Roman" w:eastAsia="Times New Roman" w:hAnsi="Times New Roman" w:cs="Times New Roman"/>
                <w:color w:val="000000"/>
                <w:sz w:val="24"/>
                <w:szCs w:val="24"/>
                <w:lang w:eastAsia="en-AU"/>
              </w:rPr>
            </w:pPr>
            <w:del w:id="3514"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0.0033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9637713" w14:textId="2ACCB518" w:rsidR="0067260A" w:rsidRPr="00A93F9D" w:rsidDel="000C0BA3" w:rsidRDefault="0067260A" w:rsidP="00150BF6">
            <w:pPr>
              <w:spacing w:after="0" w:line="276" w:lineRule="auto"/>
              <w:jc w:val="center"/>
              <w:rPr>
                <w:del w:id="3515" w:author="Daniel Noble" w:date="2025-04-01T13:40:00Z" w16du:dateUtc="2025-04-01T02:40:00Z"/>
                <w:rFonts w:ascii="Times New Roman" w:eastAsia="Times New Roman" w:hAnsi="Times New Roman" w:cs="Times New Roman"/>
                <w:color w:val="000000"/>
                <w:sz w:val="24"/>
                <w:szCs w:val="24"/>
                <w:lang w:eastAsia="en-AU"/>
              </w:rPr>
            </w:pPr>
            <w:del w:id="3516"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-0.0251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7DBF323" w14:textId="27DE8C92" w:rsidR="0067260A" w:rsidRPr="00A93F9D" w:rsidDel="000C0BA3" w:rsidRDefault="0067260A" w:rsidP="00150BF6">
            <w:pPr>
              <w:spacing w:after="0" w:line="276" w:lineRule="auto"/>
              <w:jc w:val="center"/>
              <w:rPr>
                <w:del w:id="3517" w:author="Daniel Noble" w:date="2025-04-01T13:40:00Z" w16du:dateUtc="2025-04-01T02:40:00Z"/>
                <w:rFonts w:ascii="Times New Roman" w:eastAsia="Times New Roman" w:hAnsi="Times New Roman" w:cs="Times New Roman"/>
                <w:color w:val="000000"/>
                <w:sz w:val="24"/>
                <w:szCs w:val="24"/>
                <w:lang w:eastAsia="en-AU"/>
              </w:rPr>
            </w:pPr>
            <w:del w:id="3518"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0.0317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C0B5A62" w14:textId="2D188C11" w:rsidR="0067260A" w:rsidRPr="00A93F9D" w:rsidDel="000C0BA3" w:rsidRDefault="0067260A" w:rsidP="00150BF6">
            <w:pPr>
              <w:spacing w:after="0" w:line="276" w:lineRule="auto"/>
              <w:jc w:val="center"/>
              <w:rPr>
                <w:del w:id="3519" w:author="Daniel Noble" w:date="2025-04-01T13:40:00Z" w16du:dateUtc="2025-04-01T02:40:00Z"/>
                <w:rFonts w:ascii="Times New Roman" w:eastAsia="Times New Roman" w:hAnsi="Times New Roman" w:cs="Times New Roman"/>
                <w:color w:val="000000"/>
                <w:sz w:val="24"/>
                <w:szCs w:val="24"/>
                <w:lang w:eastAsia="en-AU"/>
              </w:rPr>
            </w:pPr>
            <w:del w:id="3520"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23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A97452F" w14:textId="3396AEB2" w:rsidR="0067260A" w:rsidRPr="00A93F9D" w:rsidDel="000C0BA3" w:rsidRDefault="0067260A" w:rsidP="00150BF6">
            <w:pPr>
              <w:spacing w:after="0" w:line="276" w:lineRule="auto"/>
              <w:jc w:val="center"/>
              <w:rPr>
                <w:del w:id="3521" w:author="Daniel Noble" w:date="2025-04-01T13:40:00Z" w16du:dateUtc="2025-04-01T02:40:00Z"/>
                <w:rFonts w:ascii="Times New Roman" w:eastAsia="Times New Roman" w:hAnsi="Times New Roman" w:cs="Times New Roman"/>
                <w:color w:val="000000"/>
                <w:sz w:val="24"/>
                <w:szCs w:val="24"/>
                <w:lang w:eastAsia="en-AU"/>
              </w:rPr>
            </w:pPr>
            <w:del w:id="3522"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0.8117</w:delText>
              </w:r>
            </w:del>
          </w:p>
        </w:tc>
      </w:tr>
    </w:tbl>
    <w:p w14:paraId="6B856B61" w14:textId="67C876AC" w:rsidR="0067260A" w:rsidDel="000C0BA3" w:rsidRDefault="0067260A" w:rsidP="0067260A">
      <w:pPr>
        <w:rPr>
          <w:del w:id="3523" w:author="Daniel Noble" w:date="2025-04-01T13:40:00Z" w16du:dateUtc="2025-04-01T02:40:00Z"/>
        </w:rPr>
      </w:pPr>
    </w:p>
    <w:p w14:paraId="7875672A" w14:textId="75733BE6" w:rsidR="0067260A" w:rsidRPr="00A93F9D" w:rsidDel="000C0BA3" w:rsidRDefault="0067260A" w:rsidP="0067260A">
      <w:pPr>
        <w:spacing w:line="480" w:lineRule="auto"/>
        <w:rPr>
          <w:del w:id="3524" w:author="Daniel Noble" w:date="2025-04-01T13:40:00Z" w16du:dateUtc="2025-04-01T02:40:00Z"/>
          <w:rFonts w:ascii="Times New Roman" w:hAnsi="Times New Roman" w:cs="Times New Roman"/>
          <w:sz w:val="24"/>
          <w:szCs w:val="24"/>
        </w:rPr>
      </w:pPr>
      <w:del w:id="3525" w:author="Daniel Noble" w:date="2025-04-01T13:40:00Z" w16du:dateUtc="2025-04-01T02:40:00Z">
        <w:r w:rsidRPr="00A93F9D" w:rsidDel="000C0BA3">
          <w:rPr>
            <w:rFonts w:ascii="Times New Roman" w:hAnsi="Times New Roman" w:cs="Times New Roman"/>
            <w:b/>
            <w:bCs/>
            <w:sz w:val="24"/>
            <w:szCs w:val="24"/>
          </w:rPr>
          <w:delText xml:space="preserve">Table S48 Results of the meta-regression of the developmental data set with the amplitude of the fluctuation as the moderator. </w:delText>
        </w:r>
        <w:r w:rsidRPr="00A93F9D" w:rsidDel="000C0BA3">
          <w:rPr>
            <w:rFonts w:ascii="Times New Roman" w:hAnsi="Times New Roman" w:cs="Times New Roman"/>
            <w:sz w:val="24"/>
            <w:szCs w:val="24"/>
          </w:rPr>
          <w:delText>Number of studies, species and effect sizes are totals from the subset of data with developmental treatment exposures. Effect size = PRRD</w:delText>
        </w:r>
        <w:r w:rsidRPr="00A93F9D" w:rsidDel="000C0BA3">
          <w:rPr>
            <w:rFonts w:ascii="Times New Roman" w:hAnsi="Times New Roman" w:cs="Times New Roman"/>
            <w:sz w:val="24"/>
            <w:szCs w:val="24"/>
            <w:vertAlign w:val="subscript"/>
          </w:rPr>
          <w:delText>S</w:delText>
        </w:r>
        <w:r w:rsidRPr="00A93F9D" w:rsidDel="000C0BA3">
          <w:rPr>
            <w:rFonts w:ascii="Times New Roman" w:hAnsi="Times New Roman" w:cs="Times New Roman"/>
            <w:sz w:val="24"/>
            <w:szCs w:val="24"/>
          </w:rPr>
          <w:delText xml:space="preserve">. </w:delText>
        </w:r>
      </w:del>
    </w:p>
    <w:tbl>
      <w:tblPr>
        <w:tblW w:w="14175" w:type="dxa"/>
        <w:jc w:val="center"/>
        <w:tblLook w:val="04A0" w:firstRow="1" w:lastRow="0" w:firstColumn="1" w:lastColumn="0" w:noHBand="0" w:noVBand="1"/>
      </w:tblPr>
      <w:tblGrid>
        <w:gridCol w:w="3798"/>
        <w:gridCol w:w="1280"/>
        <w:gridCol w:w="1280"/>
        <w:gridCol w:w="1417"/>
        <w:gridCol w:w="1280"/>
        <w:gridCol w:w="1280"/>
        <w:gridCol w:w="1280"/>
        <w:gridCol w:w="1280"/>
        <w:gridCol w:w="1280"/>
      </w:tblGrid>
      <w:tr w:rsidR="0067260A" w:rsidRPr="00914C31" w:rsidDel="000C0BA3" w14:paraId="0F1DFC7B" w14:textId="7667B72D" w:rsidTr="00150BF6">
        <w:trPr>
          <w:trHeight w:val="312"/>
          <w:jc w:val="center"/>
          <w:del w:id="3526" w:author="Daniel Noble" w:date="2025-04-01T13:40:00Z"/>
        </w:trPr>
        <w:tc>
          <w:tcPr>
            <w:tcW w:w="379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B03AB12" w14:textId="6683EE8C" w:rsidR="0067260A" w:rsidRPr="00A93F9D" w:rsidDel="000C0BA3" w:rsidRDefault="0067260A" w:rsidP="00150BF6">
            <w:pPr>
              <w:spacing w:after="0" w:line="276" w:lineRule="auto"/>
              <w:jc w:val="center"/>
              <w:rPr>
                <w:del w:id="3527" w:author="Daniel Noble" w:date="2025-04-01T13:40:00Z" w16du:dateUtc="2025-04-01T02:40:00Z"/>
                <w:rFonts w:ascii="Times New Roman" w:eastAsia="Times New Roman" w:hAnsi="Times New Roman" w:cs="Times New Roman"/>
                <w:b/>
                <w:bCs/>
                <w:color w:val="000000"/>
                <w:sz w:val="24"/>
                <w:szCs w:val="24"/>
                <w:lang w:eastAsia="en-AU"/>
              </w:rPr>
            </w:pPr>
            <w:del w:id="3528"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Developmental Exposure (PRRD</w:delText>
              </w:r>
              <w:r w:rsidRPr="00A93F9D" w:rsidDel="000C0BA3">
                <w:rPr>
                  <w:rFonts w:ascii="Times New Roman" w:eastAsia="Times New Roman" w:hAnsi="Times New Roman" w:cs="Times New Roman"/>
                  <w:b/>
                  <w:bCs/>
                  <w:color w:val="000000"/>
                  <w:sz w:val="24"/>
                  <w:szCs w:val="24"/>
                  <w:vertAlign w:val="subscript"/>
                  <w:lang w:eastAsia="en-AU"/>
                </w:rPr>
                <w:delText>S</w:delText>
              </w:r>
              <w:r w:rsidRPr="00A93F9D"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6C6B245" w14:textId="7706AF37" w:rsidR="0067260A" w:rsidRPr="00A93F9D" w:rsidDel="000C0BA3" w:rsidRDefault="0067260A" w:rsidP="00150BF6">
            <w:pPr>
              <w:spacing w:after="0" w:line="276" w:lineRule="auto"/>
              <w:jc w:val="center"/>
              <w:rPr>
                <w:del w:id="3529" w:author="Daniel Noble" w:date="2025-04-01T13:40:00Z" w16du:dateUtc="2025-04-01T02:40:00Z"/>
                <w:rFonts w:ascii="Times New Roman" w:eastAsia="Times New Roman" w:hAnsi="Times New Roman" w:cs="Times New Roman"/>
                <w:b/>
                <w:bCs/>
                <w:color w:val="000000"/>
                <w:sz w:val="24"/>
                <w:szCs w:val="24"/>
                <w:lang w:eastAsia="en-AU"/>
              </w:rPr>
            </w:pPr>
            <w:del w:id="3530"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B1EE02" w14:textId="0CE7D008" w:rsidR="0067260A" w:rsidRPr="00A93F9D" w:rsidDel="000C0BA3" w:rsidRDefault="0067260A" w:rsidP="00150BF6">
            <w:pPr>
              <w:spacing w:after="0" w:line="276" w:lineRule="auto"/>
              <w:jc w:val="center"/>
              <w:rPr>
                <w:del w:id="3531" w:author="Daniel Noble" w:date="2025-04-01T13:40:00Z" w16du:dateUtc="2025-04-01T02:40:00Z"/>
                <w:rFonts w:ascii="Times New Roman" w:eastAsia="Times New Roman" w:hAnsi="Times New Roman" w:cs="Times New Roman"/>
                <w:b/>
                <w:bCs/>
                <w:color w:val="000000"/>
                <w:sz w:val="24"/>
                <w:szCs w:val="24"/>
                <w:lang w:eastAsia="en-AU"/>
              </w:rPr>
            </w:pPr>
            <w:del w:id="353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1804C6FA" w14:textId="77BE69AC" w:rsidR="0067260A" w:rsidRPr="00A93F9D" w:rsidDel="000C0BA3" w:rsidRDefault="0067260A" w:rsidP="00150BF6">
            <w:pPr>
              <w:spacing w:after="0" w:line="276" w:lineRule="auto"/>
              <w:jc w:val="center"/>
              <w:rPr>
                <w:del w:id="3533" w:author="Daniel Noble" w:date="2025-04-01T13:40:00Z" w16du:dateUtc="2025-04-01T02:40:00Z"/>
                <w:rFonts w:ascii="Times New Roman" w:eastAsia="Times New Roman" w:hAnsi="Times New Roman" w:cs="Times New Roman"/>
                <w:b/>
                <w:bCs/>
                <w:color w:val="000000"/>
                <w:sz w:val="24"/>
                <w:szCs w:val="24"/>
                <w:lang w:eastAsia="en-AU"/>
              </w:rPr>
            </w:pPr>
            <w:del w:id="3534"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A522F3A" w14:textId="28EE6D61" w:rsidR="0067260A" w:rsidRPr="00A93F9D" w:rsidDel="000C0BA3" w:rsidRDefault="0067260A" w:rsidP="00150BF6">
            <w:pPr>
              <w:spacing w:after="0" w:line="276" w:lineRule="auto"/>
              <w:jc w:val="center"/>
              <w:rPr>
                <w:del w:id="3535" w:author="Daniel Noble" w:date="2025-04-01T13:40:00Z" w16du:dateUtc="2025-04-01T02:40:00Z"/>
                <w:rFonts w:ascii="Times New Roman" w:eastAsia="Times New Roman" w:hAnsi="Times New Roman" w:cs="Times New Roman"/>
                <w:b/>
                <w:bCs/>
                <w:color w:val="000000"/>
                <w:sz w:val="24"/>
                <w:szCs w:val="24"/>
                <w:lang w:eastAsia="en-AU"/>
              </w:rPr>
            </w:pPr>
            <w:del w:id="3536"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DEA85B6" w14:textId="7D5F2B1A" w:rsidR="0067260A" w:rsidRPr="00A93F9D" w:rsidDel="000C0BA3" w:rsidRDefault="0067260A" w:rsidP="00150BF6">
            <w:pPr>
              <w:spacing w:after="0" w:line="276" w:lineRule="auto"/>
              <w:jc w:val="center"/>
              <w:rPr>
                <w:del w:id="3537" w:author="Daniel Noble" w:date="2025-04-01T13:40:00Z" w16du:dateUtc="2025-04-01T02:40:00Z"/>
                <w:rFonts w:ascii="Times New Roman" w:eastAsia="Times New Roman" w:hAnsi="Times New Roman" w:cs="Times New Roman"/>
                <w:b/>
                <w:bCs/>
                <w:color w:val="000000"/>
                <w:sz w:val="24"/>
                <w:szCs w:val="24"/>
                <w:lang w:eastAsia="en-AU"/>
              </w:rPr>
            </w:pPr>
            <w:del w:id="3538"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9184F16" w14:textId="3BAFEF9B" w:rsidR="0067260A" w:rsidRPr="00A93F9D" w:rsidDel="000C0BA3" w:rsidRDefault="0067260A" w:rsidP="00150BF6">
            <w:pPr>
              <w:spacing w:after="0" w:line="276" w:lineRule="auto"/>
              <w:jc w:val="center"/>
              <w:rPr>
                <w:del w:id="3539" w:author="Daniel Noble" w:date="2025-04-01T13:40:00Z" w16du:dateUtc="2025-04-01T02:40:00Z"/>
                <w:rFonts w:ascii="Times New Roman" w:eastAsia="Times New Roman" w:hAnsi="Times New Roman" w:cs="Times New Roman"/>
                <w:b/>
                <w:bCs/>
                <w:color w:val="000000"/>
                <w:sz w:val="24"/>
                <w:szCs w:val="24"/>
                <w:lang w:eastAsia="en-AU"/>
              </w:rPr>
            </w:pPr>
            <w:del w:id="3540"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49EF322" w14:textId="604EB5EB" w:rsidR="0067260A" w:rsidRPr="00A93F9D" w:rsidDel="000C0BA3" w:rsidRDefault="0067260A" w:rsidP="00150BF6">
            <w:pPr>
              <w:spacing w:after="0" w:line="276" w:lineRule="auto"/>
              <w:jc w:val="center"/>
              <w:rPr>
                <w:del w:id="3541" w:author="Daniel Noble" w:date="2025-04-01T13:40:00Z" w16du:dateUtc="2025-04-01T02:40:00Z"/>
                <w:rFonts w:ascii="Times New Roman" w:eastAsia="Times New Roman" w:hAnsi="Times New Roman" w:cs="Times New Roman"/>
                <w:b/>
                <w:bCs/>
                <w:color w:val="000000"/>
                <w:sz w:val="24"/>
                <w:szCs w:val="24"/>
                <w:lang w:eastAsia="en-AU"/>
              </w:rPr>
            </w:pPr>
            <w:del w:id="3542"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E227CE" w14:textId="66D0E17F" w:rsidR="0067260A" w:rsidRPr="00A93F9D" w:rsidDel="000C0BA3" w:rsidRDefault="0067260A" w:rsidP="00150BF6">
            <w:pPr>
              <w:spacing w:after="0" w:line="276" w:lineRule="auto"/>
              <w:jc w:val="center"/>
              <w:rPr>
                <w:del w:id="3543" w:author="Daniel Noble" w:date="2025-04-01T13:40:00Z" w16du:dateUtc="2025-04-01T02:40:00Z"/>
                <w:rFonts w:ascii="Times New Roman" w:eastAsia="Times New Roman" w:hAnsi="Times New Roman" w:cs="Times New Roman"/>
                <w:b/>
                <w:bCs/>
                <w:color w:val="000000"/>
                <w:sz w:val="24"/>
                <w:szCs w:val="24"/>
                <w:lang w:eastAsia="en-AU"/>
              </w:rPr>
            </w:pPr>
            <w:del w:id="3544"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p value</w:delText>
              </w:r>
            </w:del>
          </w:p>
        </w:tc>
      </w:tr>
      <w:tr w:rsidR="0067260A" w:rsidRPr="00914C31" w:rsidDel="000C0BA3" w14:paraId="6B041EFA" w14:textId="18212387" w:rsidTr="00150BF6">
        <w:trPr>
          <w:trHeight w:val="288"/>
          <w:jc w:val="center"/>
          <w:del w:id="3545"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0C6BAAB7" w14:textId="6EEC8BEB" w:rsidR="0067260A" w:rsidRPr="00A93F9D" w:rsidDel="000C0BA3" w:rsidRDefault="0067260A" w:rsidP="00150BF6">
            <w:pPr>
              <w:spacing w:after="0" w:line="276" w:lineRule="auto"/>
              <w:rPr>
                <w:del w:id="3546" w:author="Daniel Noble" w:date="2025-04-01T13:40:00Z" w16du:dateUtc="2025-04-01T02:40:00Z"/>
                <w:rFonts w:ascii="Times New Roman" w:eastAsia="Times New Roman" w:hAnsi="Times New Roman" w:cs="Times New Roman"/>
                <w:b/>
                <w:bCs/>
                <w:color w:val="000000"/>
                <w:sz w:val="24"/>
                <w:szCs w:val="24"/>
                <w:lang w:eastAsia="en-AU"/>
              </w:rPr>
            </w:pPr>
            <w:del w:id="3547" w:author="Daniel Noble" w:date="2025-04-01T13:40:00Z" w16du:dateUtc="2025-04-01T02:40:00Z">
              <w:r w:rsidRPr="00A93F9D" w:rsidDel="000C0BA3">
                <w:rPr>
                  <w:rFonts w:ascii="Times New Roman" w:eastAsia="Times New Roman" w:hAnsi="Times New Roman" w:cs="Times New Roman"/>
                  <w:b/>
                  <w:bCs/>
                  <w:color w:val="000000"/>
                  <w:sz w:val="24"/>
                  <w:szCs w:val="24"/>
                  <w:lang w:eastAsia="en-AU"/>
                </w:rPr>
                <w:delText>Amplitude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980F285" w14:textId="1359D4E1" w:rsidR="0067260A" w:rsidRPr="00A93F9D" w:rsidDel="000C0BA3" w:rsidRDefault="0067260A" w:rsidP="00150BF6">
            <w:pPr>
              <w:spacing w:after="0" w:line="276" w:lineRule="auto"/>
              <w:jc w:val="center"/>
              <w:rPr>
                <w:del w:id="3548" w:author="Daniel Noble" w:date="2025-04-01T13:40:00Z" w16du:dateUtc="2025-04-01T02:40:00Z"/>
                <w:rFonts w:ascii="Times New Roman" w:eastAsia="Times New Roman" w:hAnsi="Times New Roman" w:cs="Times New Roman"/>
                <w:color w:val="000000"/>
                <w:sz w:val="24"/>
                <w:szCs w:val="24"/>
                <w:lang w:eastAsia="en-AU"/>
              </w:rPr>
            </w:pPr>
            <w:del w:id="3549"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2E48919" w14:textId="0ECDF7EC" w:rsidR="0067260A" w:rsidRPr="00A93F9D" w:rsidDel="000C0BA3" w:rsidRDefault="0067260A" w:rsidP="00150BF6">
            <w:pPr>
              <w:spacing w:after="0" w:line="276" w:lineRule="auto"/>
              <w:jc w:val="center"/>
              <w:rPr>
                <w:del w:id="3550" w:author="Daniel Noble" w:date="2025-04-01T13:40:00Z" w16du:dateUtc="2025-04-01T02:40:00Z"/>
                <w:rFonts w:ascii="Times New Roman" w:eastAsia="Times New Roman" w:hAnsi="Times New Roman" w:cs="Times New Roman"/>
                <w:color w:val="000000"/>
                <w:sz w:val="24"/>
                <w:szCs w:val="24"/>
                <w:lang w:eastAsia="en-AU"/>
              </w:rPr>
            </w:pPr>
            <w:del w:id="3551"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32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46C4114" w14:textId="16904061" w:rsidR="0067260A" w:rsidRPr="00A93F9D" w:rsidDel="000C0BA3" w:rsidRDefault="0067260A" w:rsidP="00150BF6">
            <w:pPr>
              <w:spacing w:after="0" w:line="276" w:lineRule="auto"/>
              <w:jc w:val="center"/>
              <w:rPr>
                <w:del w:id="3552" w:author="Daniel Noble" w:date="2025-04-01T13:40:00Z" w16du:dateUtc="2025-04-01T02:40:00Z"/>
                <w:rFonts w:ascii="Times New Roman" w:eastAsia="Times New Roman" w:hAnsi="Times New Roman" w:cs="Times New Roman"/>
                <w:color w:val="000000"/>
                <w:sz w:val="24"/>
                <w:szCs w:val="24"/>
                <w:lang w:eastAsia="en-AU"/>
              </w:rPr>
            </w:pPr>
            <w:del w:id="355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138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8094A34" w14:textId="74ED505B" w:rsidR="0067260A" w:rsidRPr="00A93F9D" w:rsidDel="000C0BA3" w:rsidRDefault="0067260A" w:rsidP="00150BF6">
            <w:pPr>
              <w:spacing w:after="0" w:line="276" w:lineRule="auto"/>
              <w:jc w:val="center"/>
              <w:rPr>
                <w:del w:id="3554" w:author="Daniel Noble" w:date="2025-04-01T13:40:00Z" w16du:dateUtc="2025-04-01T02:40:00Z"/>
                <w:rFonts w:ascii="Times New Roman" w:eastAsia="Times New Roman" w:hAnsi="Times New Roman" w:cs="Times New Roman"/>
                <w:color w:val="000000"/>
                <w:sz w:val="24"/>
                <w:szCs w:val="24"/>
                <w:lang w:eastAsia="en-AU"/>
              </w:rPr>
            </w:pPr>
            <w:del w:id="3555"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0.0001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7705E45" w14:textId="1B2E9985" w:rsidR="0067260A" w:rsidRPr="00A93F9D" w:rsidDel="000C0BA3" w:rsidRDefault="0067260A" w:rsidP="00150BF6">
            <w:pPr>
              <w:spacing w:after="0" w:line="276" w:lineRule="auto"/>
              <w:jc w:val="center"/>
              <w:rPr>
                <w:del w:id="3556" w:author="Daniel Noble" w:date="2025-04-01T13:40:00Z" w16du:dateUtc="2025-04-01T02:40:00Z"/>
                <w:rFonts w:ascii="Times New Roman" w:eastAsia="Times New Roman" w:hAnsi="Times New Roman" w:cs="Times New Roman"/>
                <w:color w:val="000000"/>
                <w:sz w:val="24"/>
                <w:szCs w:val="24"/>
                <w:lang w:eastAsia="en-AU"/>
              </w:rPr>
            </w:pPr>
            <w:del w:id="3557"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-0.0025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CDD4B70" w14:textId="34BBACCE" w:rsidR="0067260A" w:rsidRPr="00A93F9D" w:rsidDel="000C0BA3" w:rsidRDefault="0067260A" w:rsidP="00150BF6">
            <w:pPr>
              <w:spacing w:after="0" w:line="276" w:lineRule="auto"/>
              <w:jc w:val="center"/>
              <w:rPr>
                <w:del w:id="3558" w:author="Daniel Noble" w:date="2025-04-01T13:40:00Z" w16du:dateUtc="2025-04-01T02:40:00Z"/>
                <w:rFonts w:ascii="Times New Roman" w:eastAsia="Times New Roman" w:hAnsi="Times New Roman" w:cs="Times New Roman"/>
                <w:color w:val="000000"/>
                <w:sz w:val="24"/>
                <w:szCs w:val="24"/>
                <w:lang w:eastAsia="en-AU"/>
              </w:rPr>
            </w:pPr>
            <w:del w:id="3559"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0.0027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0A407BF" w14:textId="3FD14C7A" w:rsidR="0067260A" w:rsidRPr="00A93F9D" w:rsidDel="000C0BA3" w:rsidRDefault="0067260A" w:rsidP="00150BF6">
            <w:pPr>
              <w:spacing w:after="0" w:line="276" w:lineRule="auto"/>
              <w:jc w:val="center"/>
              <w:rPr>
                <w:del w:id="3560" w:author="Daniel Noble" w:date="2025-04-01T13:40:00Z" w16du:dateUtc="2025-04-01T02:40:00Z"/>
                <w:rFonts w:ascii="Times New Roman" w:eastAsia="Times New Roman" w:hAnsi="Times New Roman" w:cs="Times New Roman"/>
                <w:color w:val="000000"/>
                <w:sz w:val="24"/>
                <w:szCs w:val="24"/>
                <w:lang w:eastAsia="en-AU"/>
              </w:rPr>
            </w:pPr>
            <w:del w:id="3561"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FC9C7D6" w14:textId="6A5D4B5D" w:rsidR="0067260A" w:rsidRPr="00A93F9D" w:rsidDel="000C0BA3" w:rsidRDefault="0067260A" w:rsidP="00150BF6">
            <w:pPr>
              <w:spacing w:after="0" w:line="276" w:lineRule="auto"/>
              <w:jc w:val="center"/>
              <w:rPr>
                <w:del w:id="3562" w:author="Daniel Noble" w:date="2025-04-01T13:40:00Z" w16du:dateUtc="2025-04-01T02:40:00Z"/>
                <w:rFonts w:ascii="Times New Roman" w:eastAsia="Times New Roman" w:hAnsi="Times New Roman" w:cs="Times New Roman"/>
                <w:color w:val="000000"/>
                <w:sz w:val="24"/>
                <w:szCs w:val="24"/>
                <w:lang w:eastAsia="en-AU"/>
              </w:rPr>
            </w:pPr>
            <w:del w:id="3563" w:author="Daniel Noble" w:date="2025-04-01T13:40:00Z" w16du:dateUtc="2025-04-01T02:40:00Z">
              <w:r w:rsidRPr="00A93F9D" w:rsidDel="000C0BA3">
                <w:rPr>
                  <w:rFonts w:ascii="Times New Roman" w:eastAsia="Times New Roman" w:hAnsi="Times New Roman" w:cs="Times New Roman"/>
                  <w:color w:val="000000"/>
                  <w:sz w:val="24"/>
                  <w:szCs w:val="24"/>
                  <w:lang w:eastAsia="en-AU"/>
                </w:rPr>
                <w:delText>0.9346</w:delText>
              </w:r>
            </w:del>
          </w:p>
        </w:tc>
      </w:tr>
    </w:tbl>
    <w:p w14:paraId="1825580B" w14:textId="4A5CA55E" w:rsidR="0067260A" w:rsidDel="000C0BA3" w:rsidRDefault="0067260A" w:rsidP="0067260A">
      <w:pPr>
        <w:rPr>
          <w:del w:id="3564" w:author="Daniel Noble" w:date="2025-04-01T13:40:00Z" w16du:dateUtc="2025-04-01T02:40:00Z"/>
        </w:rPr>
      </w:pPr>
    </w:p>
    <w:p w14:paraId="6BAF5990" w14:textId="73485751" w:rsidR="0067260A" w:rsidRPr="00DB0055" w:rsidDel="000C0BA3" w:rsidRDefault="0067260A" w:rsidP="0067260A">
      <w:pPr>
        <w:spacing w:line="480" w:lineRule="auto"/>
        <w:rPr>
          <w:del w:id="3565" w:author="Daniel Noble" w:date="2025-04-01T13:40:00Z" w16du:dateUtc="2025-04-01T02:40:00Z"/>
          <w:rFonts w:ascii="Times New Roman" w:hAnsi="Times New Roman" w:cs="Times New Roman"/>
          <w:sz w:val="24"/>
          <w:szCs w:val="24"/>
        </w:rPr>
      </w:pPr>
      <w:del w:id="3566" w:author="Daniel Noble" w:date="2025-04-01T13:40:00Z" w16du:dateUtc="2025-04-01T02:40:00Z">
        <w:r w:rsidRPr="00DB0055" w:rsidDel="000C0BA3">
          <w:rPr>
            <w:rFonts w:ascii="Times New Roman" w:hAnsi="Times New Roman" w:cs="Times New Roman"/>
            <w:b/>
            <w:bCs/>
            <w:sz w:val="24"/>
            <w:szCs w:val="24"/>
          </w:rPr>
          <w:delText xml:space="preserve">Table S49 Results of the meta-regression of the developmental data set with exposure period as the moderator. </w:delText>
        </w:r>
        <w:r w:rsidRPr="00DB0055" w:rsidDel="000C0BA3">
          <w:rPr>
            <w:rFonts w:ascii="Times New Roman" w:hAnsi="Times New Roman" w:cs="Times New Roman"/>
            <w:sz w:val="24"/>
            <w:szCs w:val="24"/>
          </w:rPr>
          <w:delText>Number of studies, species and effect sizes are totals from the subset of data with developmental treatment exposures. Effect size = PRRD</w:delText>
        </w:r>
        <w:r w:rsidRPr="00DB0055" w:rsidDel="000C0BA3">
          <w:rPr>
            <w:rFonts w:ascii="Times New Roman" w:hAnsi="Times New Roman" w:cs="Times New Roman"/>
            <w:sz w:val="24"/>
            <w:szCs w:val="24"/>
            <w:vertAlign w:val="subscript"/>
          </w:rPr>
          <w:delText>S</w:delText>
        </w:r>
        <w:r w:rsidRPr="00DB0055" w:rsidDel="000C0BA3">
          <w:rPr>
            <w:rFonts w:ascii="Times New Roman" w:hAnsi="Times New Roman" w:cs="Times New Roman"/>
            <w:sz w:val="24"/>
            <w:szCs w:val="24"/>
          </w:rPr>
          <w:delText xml:space="preserve">. </w:delText>
        </w:r>
      </w:del>
    </w:p>
    <w:tbl>
      <w:tblPr>
        <w:tblW w:w="14175" w:type="dxa"/>
        <w:jc w:val="center"/>
        <w:tblLook w:val="04A0" w:firstRow="1" w:lastRow="0" w:firstColumn="1" w:lastColumn="0" w:noHBand="0" w:noVBand="1"/>
      </w:tblPr>
      <w:tblGrid>
        <w:gridCol w:w="3798"/>
        <w:gridCol w:w="1280"/>
        <w:gridCol w:w="1280"/>
        <w:gridCol w:w="1417"/>
        <w:gridCol w:w="1280"/>
        <w:gridCol w:w="1280"/>
        <w:gridCol w:w="1280"/>
        <w:gridCol w:w="1280"/>
        <w:gridCol w:w="1280"/>
      </w:tblGrid>
      <w:tr w:rsidR="0067260A" w:rsidRPr="00914C31" w:rsidDel="000C0BA3" w14:paraId="7DCEE02A" w14:textId="27095EBE" w:rsidTr="00150BF6">
        <w:trPr>
          <w:trHeight w:val="312"/>
          <w:jc w:val="center"/>
          <w:del w:id="3567" w:author="Daniel Noble" w:date="2025-04-01T13:40:00Z"/>
        </w:trPr>
        <w:tc>
          <w:tcPr>
            <w:tcW w:w="379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10BD2A9" w14:textId="03A7EF90" w:rsidR="0067260A" w:rsidRPr="00DB0055" w:rsidDel="000C0BA3" w:rsidRDefault="0067260A" w:rsidP="00150BF6">
            <w:pPr>
              <w:spacing w:after="0" w:line="276" w:lineRule="auto"/>
              <w:jc w:val="center"/>
              <w:rPr>
                <w:del w:id="3568" w:author="Daniel Noble" w:date="2025-04-01T13:40:00Z" w16du:dateUtc="2025-04-01T02:40:00Z"/>
                <w:rFonts w:ascii="Times New Roman" w:eastAsia="Times New Roman" w:hAnsi="Times New Roman" w:cs="Times New Roman"/>
                <w:b/>
                <w:bCs/>
                <w:color w:val="000000"/>
                <w:sz w:val="24"/>
                <w:szCs w:val="24"/>
                <w:lang w:eastAsia="en-AU"/>
              </w:rPr>
            </w:pPr>
            <w:del w:id="3569"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Developmental Exposure (PRRD</w:delText>
              </w:r>
              <w:r w:rsidRPr="00DB0055" w:rsidDel="000C0BA3">
                <w:rPr>
                  <w:rFonts w:ascii="Times New Roman" w:eastAsia="Times New Roman" w:hAnsi="Times New Roman" w:cs="Times New Roman"/>
                  <w:b/>
                  <w:bCs/>
                  <w:color w:val="000000"/>
                  <w:sz w:val="24"/>
                  <w:szCs w:val="24"/>
                  <w:vertAlign w:val="subscript"/>
                  <w:lang w:eastAsia="en-AU"/>
                </w:rPr>
                <w:delText>S</w:delText>
              </w:r>
              <w:r w:rsidRPr="00DB0055"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D9D8637" w14:textId="362F034F" w:rsidR="0067260A" w:rsidRPr="00DB0055" w:rsidDel="000C0BA3" w:rsidRDefault="0067260A" w:rsidP="00150BF6">
            <w:pPr>
              <w:spacing w:after="0" w:line="276" w:lineRule="auto"/>
              <w:jc w:val="center"/>
              <w:rPr>
                <w:del w:id="3570" w:author="Daniel Noble" w:date="2025-04-01T13:40:00Z" w16du:dateUtc="2025-04-01T02:40:00Z"/>
                <w:rFonts w:ascii="Times New Roman" w:eastAsia="Times New Roman" w:hAnsi="Times New Roman" w:cs="Times New Roman"/>
                <w:b/>
                <w:bCs/>
                <w:color w:val="000000"/>
                <w:sz w:val="24"/>
                <w:szCs w:val="24"/>
                <w:lang w:eastAsia="en-AU"/>
              </w:rPr>
            </w:pPr>
            <w:del w:id="3571"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F32F09B" w14:textId="192BF863" w:rsidR="0067260A" w:rsidRPr="00DB0055" w:rsidDel="000C0BA3" w:rsidRDefault="0067260A" w:rsidP="00150BF6">
            <w:pPr>
              <w:spacing w:after="0" w:line="276" w:lineRule="auto"/>
              <w:jc w:val="center"/>
              <w:rPr>
                <w:del w:id="3572" w:author="Daniel Noble" w:date="2025-04-01T13:40:00Z" w16du:dateUtc="2025-04-01T02:40:00Z"/>
                <w:rFonts w:ascii="Times New Roman" w:eastAsia="Times New Roman" w:hAnsi="Times New Roman" w:cs="Times New Roman"/>
                <w:b/>
                <w:bCs/>
                <w:color w:val="000000"/>
                <w:sz w:val="24"/>
                <w:szCs w:val="24"/>
                <w:lang w:eastAsia="en-AU"/>
              </w:rPr>
            </w:pPr>
            <w:del w:id="3573"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00453145" w14:textId="4D9C0C01" w:rsidR="0067260A" w:rsidRPr="00DB0055" w:rsidDel="000C0BA3" w:rsidRDefault="0067260A" w:rsidP="00150BF6">
            <w:pPr>
              <w:spacing w:after="0" w:line="276" w:lineRule="auto"/>
              <w:jc w:val="center"/>
              <w:rPr>
                <w:del w:id="3574" w:author="Daniel Noble" w:date="2025-04-01T13:40:00Z" w16du:dateUtc="2025-04-01T02:40:00Z"/>
                <w:rFonts w:ascii="Times New Roman" w:eastAsia="Times New Roman" w:hAnsi="Times New Roman" w:cs="Times New Roman"/>
                <w:b/>
                <w:bCs/>
                <w:color w:val="000000"/>
                <w:sz w:val="24"/>
                <w:szCs w:val="24"/>
                <w:lang w:eastAsia="en-AU"/>
              </w:rPr>
            </w:pPr>
            <w:del w:id="3575"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97FD810" w14:textId="76BE9695" w:rsidR="0067260A" w:rsidRPr="00DB0055" w:rsidDel="000C0BA3" w:rsidRDefault="0067260A" w:rsidP="00150BF6">
            <w:pPr>
              <w:spacing w:after="0" w:line="276" w:lineRule="auto"/>
              <w:jc w:val="center"/>
              <w:rPr>
                <w:del w:id="3576" w:author="Daniel Noble" w:date="2025-04-01T13:40:00Z" w16du:dateUtc="2025-04-01T02:40:00Z"/>
                <w:rFonts w:ascii="Times New Roman" w:eastAsia="Times New Roman" w:hAnsi="Times New Roman" w:cs="Times New Roman"/>
                <w:b/>
                <w:bCs/>
                <w:color w:val="000000"/>
                <w:sz w:val="24"/>
                <w:szCs w:val="24"/>
                <w:lang w:eastAsia="en-AU"/>
              </w:rPr>
            </w:pPr>
            <w:del w:id="357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890E044" w14:textId="101F14C0" w:rsidR="0067260A" w:rsidRPr="00DB0055" w:rsidDel="000C0BA3" w:rsidRDefault="0067260A" w:rsidP="00150BF6">
            <w:pPr>
              <w:spacing w:after="0" w:line="276" w:lineRule="auto"/>
              <w:jc w:val="center"/>
              <w:rPr>
                <w:del w:id="3578" w:author="Daniel Noble" w:date="2025-04-01T13:40:00Z" w16du:dateUtc="2025-04-01T02:40:00Z"/>
                <w:rFonts w:ascii="Times New Roman" w:eastAsia="Times New Roman" w:hAnsi="Times New Roman" w:cs="Times New Roman"/>
                <w:b/>
                <w:bCs/>
                <w:color w:val="000000"/>
                <w:sz w:val="24"/>
                <w:szCs w:val="24"/>
                <w:lang w:eastAsia="en-AU"/>
              </w:rPr>
            </w:pPr>
            <w:del w:id="3579"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8F85BB5" w14:textId="26F98F3C" w:rsidR="0067260A" w:rsidRPr="00DB0055" w:rsidDel="000C0BA3" w:rsidRDefault="0067260A" w:rsidP="00150BF6">
            <w:pPr>
              <w:spacing w:after="0" w:line="276" w:lineRule="auto"/>
              <w:jc w:val="center"/>
              <w:rPr>
                <w:del w:id="3580" w:author="Daniel Noble" w:date="2025-04-01T13:40:00Z" w16du:dateUtc="2025-04-01T02:40:00Z"/>
                <w:rFonts w:ascii="Times New Roman" w:eastAsia="Times New Roman" w:hAnsi="Times New Roman" w:cs="Times New Roman"/>
                <w:b/>
                <w:bCs/>
                <w:color w:val="000000"/>
                <w:sz w:val="24"/>
                <w:szCs w:val="24"/>
                <w:lang w:eastAsia="en-AU"/>
              </w:rPr>
            </w:pPr>
            <w:del w:id="3581"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AE301C6" w14:textId="38DEC842" w:rsidR="0067260A" w:rsidRPr="00DB0055" w:rsidDel="000C0BA3" w:rsidRDefault="0067260A" w:rsidP="00150BF6">
            <w:pPr>
              <w:spacing w:after="0" w:line="276" w:lineRule="auto"/>
              <w:jc w:val="center"/>
              <w:rPr>
                <w:del w:id="3582" w:author="Daniel Noble" w:date="2025-04-01T13:40:00Z" w16du:dateUtc="2025-04-01T02:40:00Z"/>
                <w:rFonts w:ascii="Times New Roman" w:eastAsia="Times New Roman" w:hAnsi="Times New Roman" w:cs="Times New Roman"/>
                <w:b/>
                <w:bCs/>
                <w:color w:val="000000"/>
                <w:sz w:val="24"/>
                <w:szCs w:val="24"/>
                <w:lang w:eastAsia="en-AU"/>
              </w:rPr>
            </w:pPr>
            <w:del w:id="3583"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1C7ECA9" w14:textId="2BB3AD3A" w:rsidR="0067260A" w:rsidRPr="00DB0055" w:rsidDel="000C0BA3" w:rsidRDefault="0067260A" w:rsidP="00150BF6">
            <w:pPr>
              <w:spacing w:after="0" w:line="276" w:lineRule="auto"/>
              <w:jc w:val="center"/>
              <w:rPr>
                <w:del w:id="3584" w:author="Daniel Noble" w:date="2025-04-01T13:40:00Z" w16du:dateUtc="2025-04-01T02:40:00Z"/>
                <w:rFonts w:ascii="Times New Roman" w:eastAsia="Times New Roman" w:hAnsi="Times New Roman" w:cs="Times New Roman"/>
                <w:b/>
                <w:bCs/>
                <w:color w:val="000000"/>
                <w:sz w:val="24"/>
                <w:szCs w:val="24"/>
                <w:lang w:eastAsia="en-AU"/>
              </w:rPr>
            </w:pPr>
            <w:del w:id="3585"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p value</w:delText>
              </w:r>
            </w:del>
          </w:p>
        </w:tc>
      </w:tr>
      <w:tr w:rsidR="0067260A" w:rsidRPr="00914C31" w:rsidDel="000C0BA3" w14:paraId="1702FF7C" w14:textId="004BF3FA" w:rsidTr="00150BF6">
        <w:trPr>
          <w:trHeight w:val="288"/>
          <w:jc w:val="center"/>
          <w:del w:id="3586"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047AA41F" w14:textId="49D3795C" w:rsidR="0067260A" w:rsidRPr="00DB0055" w:rsidDel="000C0BA3" w:rsidRDefault="0067260A" w:rsidP="00150BF6">
            <w:pPr>
              <w:spacing w:after="0" w:line="276" w:lineRule="auto"/>
              <w:rPr>
                <w:del w:id="3587" w:author="Daniel Noble" w:date="2025-04-01T13:40:00Z" w16du:dateUtc="2025-04-01T02:40:00Z"/>
                <w:rFonts w:ascii="Times New Roman" w:eastAsia="Times New Roman" w:hAnsi="Times New Roman" w:cs="Times New Roman"/>
                <w:b/>
                <w:bCs/>
                <w:color w:val="000000"/>
                <w:sz w:val="24"/>
                <w:szCs w:val="24"/>
                <w:lang w:eastAsia="en-AU"/>
              </w:rPr>
            </w:pPr>
            <w:del w:id="3588"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Embryo</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FF6EC49" w14:textId="46779276" w:rsidR="0067260A" w:rsidRPr="00DB0055" w:rsidDel="000C0BA3" w:rsidRDefault="0067260A" w:rsidP="00150BF6">
            <w:pPr>
              <w:spacing w:after="0" w:line="276" w:lineRule="auto"/>
              <w:jc w:val="center"/>
              <w:rPr>
                <w:del w:id="3589" w:author="Daniel Noble" w:date="2025-04-01T13:40:00Z" w16du:dateUtc="2025-04-01T02:40:00Z"/>
                <w:rFonts w:ascii="Times New Roman" w:eastAsia="Times New Roman" w:hAnsi="Times New Roman" w:cs="Times New Roman"/>
                <w:color w:val="000000"/>
                <w:sz w:val="24"/>
                <w:szCs w:val="24"/>
                <w:lang w:eastAsia="en-AU"/>
              </w:rPr>
            </w:pPr>
            <w:del w:id="359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ED3A11B" w14:textId="04604F59" w:rsidR="0067260A" w:rsidRPr="00DB0055" w:rsidDel="000C0BA3" w:rsidRDefault="0067260A" w:rsidP="00150BF6">
            <w:pPr>
              <w:spacing w:after="0" w:line="276" w:lineRule="auto"/>
              <w:jc w:val="center"/>
              <w:rPr>
                <w:del w:id="3591" w:author="Daniel Noble" w:date="2025-04-01T13:40:00Z" w16du:dateUtc="2025-04-01T02:40:00Z"/>
                <w:rFonts w:ascii="Times New Roman" w:eastAsia="Times New Roman" w:hAnsi="Times New Roman" w:cs="Times New Roman"/>
                <w:color w:val="000000"/>
                <w:sz w:val="24"/>
                <w:szCs w:val="24"/>
                <w:lang w:eastAsia="en-AU"/>
              </w:rPr>
            </w:pPr>
            <w:del w:id="359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7D87AED" w14:textId="493641E9" w:rsidR="0067260A" w:rsidRPr="00DB0055" w:rsidDel="000C0BA3" w:rsidRDefault="0067260A" w:rsidP="00150BF6">
            <w:pPr>
              <w:spacing w:after="0" w:line="276" w:lineRule="auto"/>
              <w:jc w:val="center"/>
              <w:rPr>
                <w:del w:id="3593" w:author="Daniel Noble" w:date="2025-04-01T13:40:00Z" w16du:dateUtc="2025-04-01T02:40:00Z"/>
                <w:rFonts w:ascii="Times New Roman" w:eastAsia="Times New Roman" w:hAnsi="Times New Roman" w:cs="Times New Roman"/>
                <w:color w:val="000000"/>
                <w:sz w:val="24"/>
                <w:szCs w:val="24"/>
                <w:lang w:eastAsia="en-AU"/>
              </w:rPr>
            </w:pPr>
            <w:del w:id="359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70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6F0A226" w14:textId="19D472FB" w:rsidR="0067260A" w:rsidRPr="00DB0055" w:rsidDel="000C0BA3" w:rsidRDefault="0067260A" w:rsidP="00150BF6">
            <w:pPr>
              <w:spacing w:after="0" w:line="276" w:lineRule="auto"/>
              <w:jc w:val="center"/>
              <w:rPr>
                <w:del w:id="3595" w:author="Daniel Noble" w:date="2025-04-01T13:40:00Z" w16du:dateUtc="2025-04-01T02:40:00Z"/>
                <w:rFonts w:ascii="Times New Roman" w:eastAsia="Times New Roman" w:hAnsi="Times New Roman" w:cs="Times New Roman"/>
                <w:color w:val="000000"/>
                <w:sz w:val="24"/>
                <w:szCs w:val="24"/>
                <w:lang w:eastAsia="en-AU"/>
              </w:rPr>
            </w:pPr>
            <w:del w:id="3596"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0.0018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88973A7" w14:textId="26160B19" w:rsidR="0067260A" w:rsidRPr="00DB0055" w:rsidDel="000C0BA3" w:rsidRDefault="0067260A" w:rsidP="00150BF6">
            <w:pPr>
              <w:spacing w:after="0" w:line="276" w:lineRule="auto"/>
              <w:jc w:val="center"/>
              <w:rPr>
                <w:del w:id="3597" w:author="Daniel Noble" w:date="2025-04-01T13:40:00Z" w16du:dateUtc="2025-04-01T02:40:00Z"/>
                <w:rFonts w:ascii="Times New Roman" w:eastAsia="Times New Roman" w:hAnsi="Times New Roman" w:cs="Times New Roman"/>
                <w:color w:val="000000"/>
                <w:sz w:val="24"/>
                <w:szCs w:val="24"/>
                <w:lang w:eastAsia="en-AU"/>
              </w:rPr>
            </w:pPr>
            <w:del w:id="359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-0.0330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C26C46D" w14:textId="46216DD7" w:rsidR="0067260A" w:rsidRPr="00DB0055" w:rsidDel="000C0BA3" w:rsidRDefault="0067260A" w:rsidP="00150BF6">
            <w:pPr>
              <w:spacing w:after="0" w:line="276" w:lineRule="auto"/>
              <w:jc w:val="center"/>
              <w:rPr>
                <w:del w:id="3599" w:author="Daniel Noble" w:date="2025-04-01T13:40:00Z" w16du:dateUtc="2025-04-01T02:40:00Z"/>
                <w:rFonts w:ascii="Times New Roman" w:eastAsia="Times New Roman" w:hAnsi="Times New Roman" w:cs="Times New Roman"/>
                <w:color w:val="000000"/>
                <w:sz w:val="24"/>
                <w:szCs w:val="24"/>
                <w:lang w:eastAsia="en-AU"/>
              </w:rPr>
            </w:pPr>
            <w:del w:id="360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0.0366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64A85FA" w14:textId="3E3ABBA7" w:rsidR="0067260A" w:rsidRPr="00DB0055" w:rsidDel="000C0BA3" w:rsidRDefault="0067260A" w:rsidP="00150BF6">
            <w:pPr>
              <w:spacing w:after="0" w:line="276" w:lineRule="auto"/>
              <w:jc w:val="center"/>
              <w:rPr>
                <w:del w:id="3601" w:author="Daniel Noble" w:date="2025-04-01T13:40:00Z" w16du:dateUtc="2025-04-01T02:40:00Z"/>
                <w:rFonts w:ascii="Times New Roman" w:eastAsia="Times New Roman" w:hAnsi="Times New Roman" w:cs="Times New Roman"/>
                <w:color w:val="000000"/>
                <w:sz w:val="24"/>
                <w:szCs w:val="24"/>
                <w:lang w:eastAsia="en-AU"/>
              </w:rPr>
            </w:pPr>
            <w:del w:id="360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402B5BE" w14:textId="53124E20" w:rsidR="0067260A" w:rsidRPr="00DB0055" w:rsidDel="000C0BA3" w:rsidRDefault="0067260A" w:rsidP="00150BF6">
            <w:pPr>
              <w:spacing w:after="0" w:line="276" w:lineRule="auto"/>
              <w:jc w:val="center"/>
              <w:rPr>
                <w:del w:id="3603" w:author="Daniel Noble" w:date="2025-04-01T13:40:00Z" w16du:dateUtc="2025-04-01T02:40:00Z"/>
                <w:rFonts w:ascii="Times New Roman" w:eastAsia="Times New Roman" w:hAnsi="Times New Roman" w:cs="Times New Roman"/>
                <w:color w:val="000000"/>
                <w:sz w:val="24"/>
                <w:szCs w:val="24"/>
                <w:lang w:eastAsia="en-AU"/>
              </w:rPr>
            </w:pPr>
            <w:del w:id="360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0.9174</w:delText>
              </w:r>
            </w:del>
          </w:p>
        </w:tc>
      </w:tr>
      <w:tr w:rsidR="0067260A" w:rsidRPr="00914C31" w:rsidDel="000C0BA3" w14:paraId="20D0E8B8" w14:textId="1C7B003A" w:rsidTr="00150BF6">
        <w:trPr>
          <w:trHeight w:val="288"/>
          <w:jc w:val="center"/>
          <w:del w:id="3605"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690FFA22" w14:textId="076B7B3F" w:rsidR="0067260A" w:rsidRPr="00DB0055" w:rsidDel="000C0BA3" w:rsidRDefault="0067260A" w:rsidP="00150BF6">
            <w:pPr>
              <w:spacing w:after="0" w:line="276" w:lineRule="auto"/>
              <w:rPr>
                <w:del w:id="3606" w:author="Daniel Noble" w:date="2025-04-01T13:40:00Z" w16du:dateUtc="2025-04-01T02:40:00Z"/>
                <w:rFonts w:ascii="Times New Roman" w:eastAsia="Times New Roman" w:hAnsi="Times New Roman" w:cs="Times New Roman"/>
                <w:b/>
                <w:bCs/>
                <w:color w:val="000000"/>
                <w:sz w:val="24"/>
                <w:szCs w:val="24"/>
                <w:lang w:eastAsia="en-AU"/>
              </w:rPr>
            </w:pPr>
            <w:del w:id="360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Juvenile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4FBCC23" w14:textId="2E3A6240" w:rsidR="0067260A" w:rsidRPr="00DB0055" w:rsidDel="000C0BA3" w:rsidRDefault="0067260A" w:rsidP="00150BF6">
            <w:pPr>
              <w:spacing w:after="0" w:line="276" w:lineRule="auto"/>
              <w:jc w:val="center"/>
              <w:rPr>
                <w:del w:id="3608" w:author="Daniel Noble" w:date="2025-04-01T13:40:00Z" w16du:dateUtc="2025-04-01T02:40:00Z"/>
                <w:rFonts w:ascii="Times New Roman" w:eastAsia="Times New Roman" w:hAnsi="Times New Roman" w:cs="Times New Roman"/>
                <w:color w:val="000000"/>
                <w:sz w:val="24"/>
                <w:szCs w:val="24"/>
                <w:lang w:eastAsia="en-AU"/>
              </w:rPr>
            </w:pPr>
            <w:del w:id="360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AD30FC3" w14:textId="4A370E26" w:rsidR="0067260A" w:rsidRPr="00DB0055" w:rsidDel="000C0BA3" w:rsidRDefault="0067260A" w:rsidP="00150BF6">
            <w:pPr>
              <w:spacing w:after="0" w:line="276" w:lineRule="auto"/>
              <w:jc w:val="center"/>
              <w:rPr>
                <w:del w:id="3610" w:author="Daniel Noble" w:date="2025-04-01T13:40:00Z" w16du:dateUtc="2025-04-01T02:40:00Z"/>
                <w:rFonts w:ascii="Times New Roman" w:eastAsia="Times New Roman" w:hAnsi="Times New Roman" w:cs="Times New Roman"/>
                <w:color w:val="000000"/>
                <w:sz w:val="24"/>
                <w:szCs w:val="24"/>
                <w:lang w:eastAsia="en-AU"/>
              </w:rPr>
            </w:pPr>
            <w:del w:id="361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E109CC2" w14:textId="0F61799D" w:rsidR="0067260A" w:rsidRPr="00DB0055" w:rsidDel="000C0BA3" w:rsidRDefault="0067260A" w:rsidP="00150BF6">
            <w:pPr>
              <w:spacing w:after="0" w:line="276" w:lineRule="auto"/>
              <w:jc w:val="center"/>
              <w:rPr>
                <w:del w:id="3612" w:author="Daniel Noble" w:date="2025-04-01T13:40:00Z" w16du:dateUtc="2025-04-01T02:40:00Z"/>
                <w:rFonts w:ascii="Times New Roman" w:eastAsia="Times New Roman" w:hAnsi="Times New Roman" w:cs="Times New Roman"/>
                <w:color w:val="000000"/>
                <w:sz w:val="24"/>
                <w:szCs w:val="24"/>
                <w:lang w:eastAsia="en-AU"/>
              </w:rPr>
            </w:pPr>
            <w:del w:id="361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E5A8E21" w14:textId="2BCAA358" w:rsidR="0067260A" w:rsidRPr="00DB0055" w:rsidDel="000C0BA3" w:rsidRDefault="0067260A" w:rsidP="00150BF6">
            <w:pPr>
              <w:spacing w:after="0" w:line="276" w:lineRule="auto"/>
              <w:jc w:val="center"/>
              <w:rPr>
                <w:del w:id="3614" w:author="Daniel Noble" w:date="2025-04-01T13:40:00Z" w16du:dateUtc="2025-04-01T02:40:00Z"/>
                <w:rFonts w:ascii="Times New Roman" w:eastAsia="Times New Roman" w:hAnsi="Times New Roman" w:cs="Times New Roman"/>
                <w:color w:val="000000"/>
                <w:sz w:val="24"/>
                <w:szCs w:val="24"/>
                <w:lang w:eastAsia="en-AU"/>
              </w:rPr>
            </w:pPr>
            <w:del w:id="3615"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-0.0155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30B3EB0" w14:textId="6A5117E7" w:rsidR="0067260A" w:rsidRPr="00DB0055" w:rsidDel="000C0BA3" w:rsidRDefault="0067260A" w:rsidP="00150BF6">
            <w:pPr>
              <w:spacing w:after="0" w:line="276" w:lineRule="auto"/>
              <w:jc w:val="center"/>
              <w:rPr>
                <w:del w:id="3616" w:author="Daniel Noble" w:date="2025-04-01T13:40:00Z" w16du:dateUtc="2025-04-01T02:40:00Z"/>
                <w:rFonts w:ascii="Times New Roman" w:eastAsia="Times New Roman" w:hAnsi="Times New Roman" w:cs="Times New Roman"/>
                <w:color w:val="000000"/>
                <w:sz w:val="24"/>
                <w:szCs w:val="24"/>
                <w:lang w:eastAsia="en-AU"/>
              </w:rPr>
            </w:pPr>
            <w:del w:id="3617"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-0.1876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170B058" w14:textId="0C97B606" w:rsidR="0067260A" w:rsidRPr="00DB0055" w:rsidDel="000C0BA3" w:rsidRDefault="0067260A" w:rsidP="00150BF6">
            <w:pPr>
              <w:spacing w:after="0" w:line="276" w:lineRule="auto"/>
              <w:jc w:val="center"/>
              <w:rPr>
                <w:del w:id="3618" w:author="Daniel Noble" w:date="2025-04-01T13:40:00Z" w16du:dateUtc="2025-04-01T02:40:00Z"/>
                <w:rFonts w:ascii="Times New Roman" w:eastAsia="Times New Roman" w:hAnsi="Times New Roman" w:cs="Times New Roman"/>
                <w:color w:val="000000"/>
                <w:sz w:val="24"/>
                <w:szCs w:val="24"/>
                <w:lang w:eastAsia="en-AU"/>
              </w:rPr>
            </w:pPr>
            <w:del w:id="361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0.1567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B29E19B" w14:textId="2464E164" w:rsidR="0067260A" w:rsidRPr="00DB0055" w:rsidDel="000C0BA3" w:rsidRDefault="0067260A" w:rsidP="00150BF6">
            <w:pPr>
              <w:spacing w:after="0" w:line="276" w:lineRule="auto"/>
              <w:jc w:val="center"/>
              <w:rPr>
                <w:del w:id="3620" w:author="Daniel Noble" w:date="2025-04-01T13:40:00Z" w16du:dateUtc="2025-04-01T02:40:00Z"/>
                <w:rFonts w:ascii="Times New Roman" w:eastAsia="Times New Roman" w:hAnsi="Times New Roman" w:cs="Times New Roman"/>
                <w:color w:val="000000"/>
                <w:sz w:val="24"/>
                <w:szCs w:val="24"/>
                <w:lang w:eastAsia="en-AU"/>
              </w:rPr>
            </w:pPr>
            <w:del w:id="362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0C0D5A5" w14:textId="0114F801" w:rsidR="0067260A" w:rsidRPr="00DB0055" w:rsidDel="000C0BA3" w:rsidRDefault="0067260A" w:rsidP="00150BF6">
            <w:pPr>
              <w:spacing w:after="0" w:line="276" w:lineRule="auto"/>
              <w:jc w:val="center"/>
              <w:rPr>
                <w:del w:id="3622" w:author="Daniel Noble" w:date="2025-04-01T13:40:00Z" w16du:dateUtc="2025-04-01T02:40:00Z"/>
                <w:rFonts w:ascii="Times New Roman" w:eastAsia="Times New Roman" w:hAnsi="Times New Roman" w:cs="Times New Roman"/>
                <w:color w:val="000000"/>
                <w:sz w:val="24"/>
                <w:szCs w:val="24"/>
                <w:lang w:eastAsia="en-AU"/>
              </w:rPr>
            </w:pPr>
            <w:del w:id="362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0.8554</w:delText>
              </w:r>
            </w:del>
          </w:p>
        </w:tc>
      </w:tr>
      <w:tr w:rsidR="0067260A" w:rsidRPr="00914C31" w:rsidDel="000C0BA3" w14:paraId="52268EE1" w14:textId="62CD26A1" w:rsidTr="00150BF6">
        <w:trPr>
          <w:trHeight w:val="288"/>
          <w:jc w:val="center"/>
          <w:del w:id="3624"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097CA327" w14:textId="4E20A031" w:rsidR="0067260A" w:rsidRPr="00DB0055" w:rsidDel="000C0BA3" w:rsidRDefault="0067260A" w:rsidP="00150BF6">
            <w:pPr>
              <w:spacing w:after="0" w:line="276" w:lineRule="auto"/>
              <w:rPr>
                <w:del w:id="3625" w:author="Daniel Noble" w:date="2025-04-01T13:40:00Z" w16du:dateUtc="2025-04-01T02:40:00Z"/>
                <w:rFonts w:ascii="Times New Roman" w:eastAsia="Times New Roman" w:hAnsi="Times New Roman" w:cs="Times New Roman"/>
                <w:b/>
                <w:bCs/>
                <w:color w:val="000000"/>
                <w:sz w:val="24"/>
                <w:szCs w:val="24"/>
                <w:lang w:eastAsia="en-AU"/>
              </w:rPr>
            </w:pPr>
            <w:del w:id="3626"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Larva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D8BCD83" w14:textId="3E3CB53A" w:rsidR="0067260A" w:rsidRPr="00DB0055" w:rsidDel="000C0BA3" w:rsidRDefault="0067260A" w:rsidP="00150BF6">
            <w:pPr>
              <w:spacing w:after="0" w:line="276" w:lineRule="auto"/>
              <w:jc w:val="center"/>
              <w:rPr>
                <w:del w:id="3627" w:author="Daniel Noble" w:date="2025-04-01T13:40:00Z" w16du:dateUtc="2025-04-01T02:40:00Z"/>
                <w:rFonts w:ascii="Times New Roman" w:eastAsia="Times New Roman" w:hAnsi="Times New Roman" w:cs="Times New Roman"/>
                <w:color w:val="000000"/>
                <w:sz w:val="24"/>
                <w:szCs w:val="24"/>
                <w:lang w:eastAsia="en-AU"/>
              </w:rPr>
            </w:pPr>
            <w:del w:id="362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757D2DC" w14:textId="5BADBF23" w:rsidR="0067260A" w:rsidRPr="00DB0055" w:rsidDel="000C0BA3" w:rsidRDefault="0067260A" w:rsidP="00150BF6">
            <w:pPr>
              <w:spacing w:after="0" w:line="276" w:lineRule="auto"/>
              <w:jc w:val="center"/>
              <w:rPr>
                <w:del w:id="3629" w:author="Daniel Noble" w:date="2025-04-01T13:40:00Z" w16du:dateUtc="2025-04-01T02:40:00Z"/>
                <w:rFonts w:ascii="Times New Roman" w:eastAsia="Times New Roman" w:hAnsi="Times New Roman" w:cs="Times New Roman"/>
                <w:color w:val="000000"/>
                <w:sz w:val="24"/>
                <w:szCs w:val="24"/>
                <w:lang w:eastAsia="en-AU"/>
              </w:rPr>
            </w:pPr>
            <w:del w:id="363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12</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F412B93" w14:textId="66F9F6FC" w:rsidR="0067260A" w:rsidRPr="00DB0055" w:rsidDel="000C0BA3" w:rsidRDefault="0067260A" w:rsidP="00150BF6">
            <w:pPr>
              <w:spacing w:after="0" w:line="276" w:lineRule="auto"/>
              <w:jc w:val="center"/>
              <w:rPr>
                <w:del w:id="3631" w:author="Daniel Noble" w:date="2025-04-01T13:40:00Z" w16du:dateUtc="2025-04-01T02:40:00Z"/>
                <w:rFonts w:ascii="Times New Roman" w:eastAsia="Times New Roman" w:hAnsi="Times New Roman" w:cs="Times New Roman"/>
                <w:color w:val="000000"/>
                <w:sz w:val="24"/>
                <w:szCs w:val="24"/>
                <w:lang w:eastAsia="en-AU"/>
              </w:rPr>
            </w:pPr>
            <w:del w:id="363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55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2315E39" w14:textId="6F05F2A0" w:rsidR="0067260A" w:rsidRPr="00DB0055" w:rsidDel="000C0BA3" w:rsidRDefault="0067260A" w:rsidP="00150BF6">
            <w:pPr>
              <w:spacing w:after="0" w:line="276" w:lineRule="auto"/>
              <w:jc w:val="center"/>
              <w:rPr>
                <w:del w:id="3633" w:author="Daniel Noble" w:date="2025-04-01T13:40:00Z" w16du:dateUtc="2025-04-01T02:40:00Z"/>
                <w:rFonts w:ascii="Times New Roman" w:eastAsia="Times New Roman" w:hAnsi="Times New Roman" w:cs="Times New Roman"/>
                <w:color w:val="000000"/>
                <w:sz w:val="24"/>
                <w:szCs w:val="24"/>
                <w:lang w:eastAsia="en-AU"/>
              </w:rPr>
            </w:pPr>
            <w:del w:id="363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0.0080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AF896E9" w14:textId="100232D3" w:rsidR="0067260A" w:rsidRPr="00DB0055" w:rsidDel="000C0BA3" w:rsidRDefault="0067260A" w:rsidP="00150BF6">
            <w:pPr>
              <w:spacing w:after="0" w:line="276" w:lineRule="auto"/>
              <w:jc w:val="center"/>
              <w:rPr>
                <w:del w:id="3635" w:author="Daniel Noble" w:date="2025-04-01T13:40:00Z" w16du:dateUtc="2025-04-01T02:40:00Z"/>
                <w:rFonts w:ascii="Times New Roman" w:eastAsia="Times New Roman" w:hAnsi="Times New Roman" w:cs="Times New Roman"/>
                <w:color w:val="000000"/>
                <w:sz w:val="24"/>
                <w:szCs w:val="24"/>
                <w:lang w:eastAsia="en-AU"/>
              </w:rPr>
            </w:pPr>
            <w:del w:id="3636"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-0.0416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DC23931" w14:textId="0BC17DC3" w:rsidR="0067260A" w:rsidRPr="00DB0055" w:rsidDel="000C0BA3" w:rsidRDefault="0067260A" w:rsidP="00150BF6">
            <w:pPr>
              <w:spacing w:after="0" w:line="276" w:lineRule="auto"/>
              <w:jc w:val="center"/>
              <w:rPr>
                <w:del w:id="3637" w:author="Daniel Noble" w:date="2025-04-01T13:40:00Z" w16du:dateUtc="2025-04-01T02:40:00Z"/>
                <w:rFonts w:ascii="Times New Roman" w:eastAsia="Times New Roman" w:hAnsi="Times New Roman" w:cs="Times New Roman"/>
                <w:color w:val="000000"/>
                <w:sz w:val="24"/>
                <w:szCs w:val="24"/>
                <w:lang w:eastAsia="en-AU"/>
              </w:rPr>
            </w:pPr>
            <w:del w:id="363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0.0575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F18F0C1" w14:textId="07D24A26" w:rsidR="0067260A" w:rsidRPr="00DB0055" w:rsidDel="000C0BA3" w:rsidRDefault="0067260A" w:rsidP="00150BF6">
            <w:pPr>
              <w:spacing w:after="0" w:line="276" w:lineRule="auto"/>
              <w:jc w:val="center"/>
              <w:rPr>
                <w:del w:id="3639" w:author="Daniel Noble" w:date="2025-04-01T13:40:00Z" w16du:dateUtc="2025-04-01T02:40:00Z"/>
                <w:rFonts w:ascii="Times New Roman" w:eastAsia="Times New Roman" w:hAnsi="Times New Roman" w:cs="Times New Roman"/>
                <w:color w:val="000000"/>
                <w:sz w:val="24"/>
                <w:szCs w:val="24"/>
                <w:lang w:eastAsia="en-AU"/>
              </w:rPr>
            </w:pPr>
            <w:del w:id="364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AD901CA" w14:textId="446E9EC1" w:rsidR="0067260A" w:rsidRPr="00DB0055" w:rsidDel="000C0BA3" w:rsidRDefault="0067260A" w:rsidP="00150BF6">
            <w:pPr>
              <w:spacing w:after="0" w:line="276" w:lineRule="auto"/>
              <w:jc w:val="center"/>
              <w:rPr>
                <w:del w:id="3641" w:author="Daniel Noble" w:date="2025-04-01T13:40:00Z" w16du:dateUtc="2025-04-01T02:40:00Z"/>
                <w:rFonts w:ascii="Times New Roman" w:eastAsia="Times New Roman" w:hAnsi="Times New Roman" w:cs="Times New Roman"/>
                <w:color w:val="000000"/>
                <w:sz w:val="24"/>
                <w:szCs w:val="24"/>
                <w:lang w:eastAsia="en-AU"/>
              </w:rPr>
            </w:pPr>
            <w:del w:id="364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0.7445</w:delText>
              </w:r>
            </w:del>
          </w:p>
        </w:tc>
      </w:tr>
    </w:tbl>
    <w:p w14:paraId="2C44282E" w14:textId="734FEA7E" w:rsidR="0067260A" w:rsidDel="000C0BA3" w:rsidRDefault="0067260A" w:rsidP="0067260A">
      <w:pPr>
        <w:rPr>
          <w:del w:id="3643" w:author="Daniel Noble" w:date="2025-04-01T13:40:00Z" w16du:dateUtc="2025-04-01T02:40:00Z"/>
        </w:rPr>
      </w:pPr>
    </w:p>
    <w:p w14:paraId="4DC62967" w14:textId="5BE3D537" w:rsidR="0067260A" w:rsidDel="000C0BA3" w:rsidRDefault="0067260A" w:rsidP="0067260A">
      <w:pPr>
        <w:rPr>
          <w:del w:id="3644" w:author="Daniel Noble" w:date="2025-04-01T13:40:00Z" w16du:dateUtc="2025-04-01T02:40:00Z"/>
          <w:b/>
          <w:bCs/>
        </w:rPr>
      </w:pPr>
    </w:p>
    <w:p w14:paraId="462F3334" w14:textId="4E7778F8" w:rsidR="0067260A" w:rsidDel="000C0BA3" w:rsidRDefault="0067260A" w:rsidP="0067260A">
      <w:pPr>
        <w:rPr>
          <w:del w:id="3645" w:author="Daniel Noble" w:date="2025-04-01T13:40:00Z" w16du:dateUtc="2025-04-01T02:40:00Z"/>
          <w:b/>
          <w:bCs/>
        </w:rPr>
      </w:pPr>
    </w:p>
    <w:p w14:paraId="1BCC231E" w14:textId="40398D3B" w:rsidR="0067260A" w:rsidRPr="00DB0055" w:rsidDel="000C0BA3" w:rsidRDefault="0067260A" w:rsidP="0067260A">
      <w:pPr>
        <w:spacing w:line="480" w:lineRule="auto"/>
        <w:rPr>
          <w:del w:id="3646" w:author="Daniel Noble" w:date="2025-04-01T13:40:00Z" w16du:dateUtc="2025-04-01T02:40:00Z"/>
          <w:rFonts w:ascii="Times New Roman" w:hAnsi="Times New Roman" w:cs="Times New Roman"/>
          <w:sz w:val="24"/>
          <w:szCs w:val="24"/>
        </w:rPr>
      </w:pPr>
      <w:del w:id="3647" w:author="Daniel Noble" w:date="2025-04-01T13:40:00Z" w16du:dateUtc="2025-04-01T02:40:00Z">
        <w:r w:rsidRPr="00DB0055" w:rsidDel="000C0BA3">
          <w:rPr>
            <w:rFonts w:ascii="Times New Roman" w:hAnsi="Times New Roman" w:cs="Times New Roman"/>
            <w:b/>
            <w:bCs/>
            <w:sz w:val="24"/>
            <w:szCs w:val="24"/>
          </w:rPr>
          <w:delText xml:space="preserve">Table S50 Results of the meta-regression of the developmental data set with fluctuation type as the moderator. </w:delText>
        </w:r>
        <w:r w:rsidRPr="00DB0055" w:rsidDel="000C0BA3">
          <w:rPr>
            <w:rFonts w:ascii="Times New Roman" w:hAnsi="Times New Roman" w:cs="Times New Roman"/>
            <w:sz w:val="24"/>
            <w:szCs w:val="24"/>
          </w:rPr>
          <w:delText>Number of studies, species and effect sizes are totals from the subset of data with developmental treatment exposures. Effect size = PRRD</w:delText>
        </w:r>
        <w:r w:rsidRPr="00DB0055" w:rsidDel="000C0BA3">
          <w:rPr>
            <w:rFonts w:ascii="Times New Roman" w:hAnsi="Times New Roman" w:cs="Times New Roman"/>
            <w:sz w:val="24"/>
            <w:szCs w:val="24"/>
            <w:vertAlign w:val="subscript"/>
          </w:rPr>
          <w:delText>S</w:delText>
        </w:r>
        <w:r w:rsidRPr="00DB0055" w:rsidDel="000C0BA3">
          <w:rPr>
            <w:rFonts w:ascii="Times New Roman" w:hAnsi="Times New Roman" w:cs="Times New Roman"/>
            <w:sz w:val="24"/>
            <w:szCs w:val="24"/>
          </w:rPr>
          <w:delText>.</w:delText>
        </w:r>
      </w:del>
    </w:p>
    <w:tbl>
      <w:tblPr>
        <w:tblW w:w="14175" w:type="dxa"/>
        <w:jc w:val="center"/>
        <w:tblLook w:val="04A0" w:firstRow="1" w:lastRow="0" w:firstColumn="1" w:lastColumn="0" w:noHBand="0" w:noVBand="1"/>
      </w:tblPr>
      <w:tblGrid>
        <w:gridCol w:w="3798"/>
        <w:gridCol w:w="1280"/>
        <w:gridCol w:w="1280"/>
        <w:gridCol w:w="1417"/>
        <w:gridCol w:w="1280"/>
        <w:gridCol w:w="1280"/>
        <w:gridCol w:w="1280"/>
        <w:gridCol w:w="1280"/>
        <w:gridCol w:w="1280"/>
      </w:tblGrid>
      <w:tr w:rsidR="0067260A" w:rsidRPr="00E84EBB" w:rsidDel="000C0BA3" w14:paraId="4198D616" w14:textId="61B403FD" w:rsidTr="00150BF6">
        <w:trPr>
          <w:trHeight w:val="312"/>
          <w:jc w:val="center"/>
          <w:del w:id="3648" w:author="Daniel Noble" w:date="2025-04-01T13:40:00Z"/>
        </w:trPr>
        <w:tc>
          <w:tcPr>
            <w:tcW w:w="379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16BE57B" w14:textId="04E27879" w:rsidR="0067260A" w:rsidRPr="00DB0055" w:rsidDel="000C0BA3" w:rsidRDefault="0067260A" w:rsidP="00150BF6">
            <w:pPr>
              <w:spacing w:after="0" w:line="276" w:lineRule="auto"/>
              <w:jc w:val="center"/>
              <w:rPr>
                <w:del w:id="3649" w:author="Daniel Noble" w:date="2025-04-01T13:40:00Z" w16du:dateUtc="2025-04-01T02:40:00Z"/>
                <w:rFonts w:ascii="Times New Roman" w:eastAsia="Times New Roman" w:hAnsi="Times New Roman" w:cs="Times New Roman"/>
                <w:b/>
                <w:bCs/>
                <w:color w:val="000000"/>
                <w:sz w:val="24"/>
                <w:szCs w:val="24"/>
                <w:lang w:eastAsia="en-AU"/>
              </w:rPr>
            </w:pPr>
            <w:del w:id="3650"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Developmental Exposure (PRRD</w:delText>
              </w:r>
              <w:r w:rsidRPr="00DB0055" w:rsidDel="000C0BA3">
                <w:rPr>
                  <w:rFonts w:ascii="Times New Roman" w:eastAsia="Times New Roman" w:hAnsi="Times New Roman" w:cs="Times New Roman"/>
                  <w:b/>
                  <w:bCs/>
                  <w:color w:val="000000"/>
                  <w:sz w:val="24"/>
                  <w:szCs w:val="24"/>
                  <w:vertAlign w:val="subscript"/>
                  <w:lang w:eastAsia="en-AU"/>
                </w:rPr>
                <w:delText>S</w:delText>
              </w:r>
              <w:r w:rsidRPr="00DB0055"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34F6046" w14:textId="1B1778D3" w:rsidR="0067260A" w:rsidRPr="00DB0055" w:rsidDel="000C0BA3" w:rsidRDefault="0067260A" w:rsidP="00150BF6">
            <w:pPr>
              <w:spacing w:after="0" w:line="276" w:lineRule="auto"/>
              <w:jc w:val="center"/>
              <w:rPr>
                <w:del w:id="3651" w:author="Daniel Noble" w:date="2025-04-01T13:40:00Z" w16du:dateUtc="2025-04-01T02:40:00Z"/>
                <w:rFonts w:ascii="Times New Roman" w:eastAsia="Times New Roman" w:hAnsi="Times New Roman" w:cs="Times New Roman"/>
                <w:b/>
                <w:bCs/>
                <w:color w:val="000000"/>
                <w:sz w:val="24"/>
                <w:szCs w:val="24"/>
                <w:lang w:eastAsia="en-AU"/>
              </w:rPr>
            </w:pPr>
            <w:del w:id="3652"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72D26F0" w14:textId="30AFF667" w:rsidR="0067260A" w:rsidRPr="00DB0055" w:rsidDel="000C0BA3" w:rsidRDefault="0067260A" w:rsidP="00150BF6">
            <w:pPr>
              <w:spacing w:after="0" w:line="276" w:lineRule="auto"/>
              <w:jc w:val="center"/>
              <w:rPr>
                <w:del w:id="3653" w:author="Daniel Noble" w:date="2025-04-01T13:40:00Z" w16du:dateUtc="2025-04-01T02:40:00Z"/>
                <w:rFonts w:ascii="Times New Roman" w:eastAsia="Times New Roman" w:hAnsi="Times New Roman" w:cs="Times New Roman"/>
                <w:b/>
                <w:bCs/>
                <w:color w:val="000000"/>
                <w:sz w:val="24"/>
                <w:szCs w:val="24"/>
                <w:lang w:eastAsia="en-AU"/>
              </w:rPr>
            </w:pPr>
            <w:del w:id="3654"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A3B8B6E" w14:textId="50058E2C" w:rsidR="0067260A" w:rsidRPr="00DB0055" w:rsidDel="000C0BA3" w:rsidRDefault="0067260A" w:rsidP="00150BF6">
            <w:pPr>
              <w:spacing w:after="0" w:line="276" w:lineRule="auto"/>
              <w:jc w:val="center"/>
              <w:rPr>
                <w:del w:id="3655" w:author="Daniel Noble" w:date="2025-04-01T13:40:00Z" w16du:dateUtc="2025-04-01T02:40:00Z"/>
                <w:rFonts w:ascii="Times New Roman" w:eastAsia="Times New Roman" w:hAnsi="Times New Roman" w:cs="Times New Roman"/>
                <w:b/>
                <w:bCs/>
                <w:color w:val="000000"/>
                <w:sz w:val="24"/>
                <w:szCs w:val="24"/>
                <w:lang w:eastAsia="en-AU"/>
              </w:rPr>
            </w:pPr>
            <w:del w:id="3656"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60F2FF" w14:textId="330FC884" w:rsidR="0067260A" w:rsidRPr="00DB0055" w:rsidDel="000C0BA3" w:rsidRDefault="0067260A" w:rsidP="00150BF6">
            <w:pPr>
              <w:spacing w:after="0" w:line="276" w:lineRule="auto"/>
              <w:jc w:val="center"/>
              <w:rPr>
                <w:del w:id="3657" w:author="Daniel Noble" w:date="2025-04-01T13:40:00Z" w16du:dateUtc="2025-04-01T02:40:00Z"/>
                <w:rFonts w:ascii="Times New Roman" w:eastAsia="Times New Roman" w:hAnsi="Times New Roman" w:cs="Times New Roman"/>
                <w:b/>
                <w:bCs/>
                <w:color w:val="000000"/>
                <w:sz w:val="24"/>
                <w:szCs w:val="24"/>
                <w:lang w:eastAsia="en-AU"/>
              </w:rPr>
            </w:pPr>
            <w:del w:id="3658"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756FA06" w14:textId="43A7546D" w:rsidR="0067260A" w:rsidRPr="00DB0055" w:rsidDel="000C0BA3" w:rsidRDefault="0067260A" w:rsidP="00150BF6">
            <w:pPr>
              <w:spacing w:after="0" w:line="276" w:lineRule="auto"/>
              <w:jc w:val="center"/>
              <w:rPr>
                <w:del w:id="3659" w:author="Daniel Noble" w:date="2025-04-01T13:40:00Z" w16du:dateUtc="2025-04-01T02:40:00Z"/>
                <w:rFonts w:ascii="Times New Roman" w:eastAsia="Times New Roman" w:hAnsi="Times New Roman" w:cs="Times New Roman"/>
                <w:b/>
                <w:bCs/>
                <w:color w:val="000000"/>
                <w:sz w:val="24"/>
                <w:szCs w:val="24"/>
                <w:lang w:eastAsia="en-AU"/>
              </w:rPr>
            </w:pPr>
            <w:del w:id="3660"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EC2ACC5" w14:textId="1C58E9E6" w:rsidR="0067260A" w:rsidRPr="00DB0055" w:rsidDel="000C0BA3" w:rsidRDefault="0067260A" w:rsidP="00150BF6">
            <w:pPr>
              <w:spacing w:after="0" w:line="276" w:lineRule="auto"/>
              <w:jc w:val="center"/>
              <w:rPr>
                <w:del w:id="3661" w:author="Daniel Noble" w:date="2025-04-01T13:40:00Z" w16du:dateUtc="2025-04-01T02:40:00Z"/>
                <w:rFonts w:ascii="Times New Roman" w:eastAsia="Times New Roman" w:hAnsi="Times New Roman" w:cs="Times New Roman"/>
                <w:b/>
                <w:bCs/>
                <w:color w:val="000000"/>
                <w:sz w:val="24"/>
                <w:szCs w:val="24"/>
                <w:lang w:eastAsia="en-AU"/>
              </w:rPr>
            </w:pPr>
            <w:del w:id="3662"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D6ACD52" w14:textId="38D98F68" w:rsidR="0067260A" w:rsidRPr="00DB0055" w:rsidDel="000C0BA3" w:rsidRDefault="0067260A" w:rsidP="00150BF6">
            <w:pPr>
              <w:spacing w:after="0" w:line="276" w:lineRule="auto"/>
              <w:jc w:val="center"/>
              <w:rPr>
                <w:del w:id="3663" w:author="Daniel Noble" w:date="2025-04-01T13:40:00Z" w16du:dateUtc="2025-04-01T02:40:00Z"/>
                <w:rFonts w:ascii="Times New Roman" w:eastAsia="Times New Roman" w:hAnsi="Times New Roman" w:cs="Times New Roman"/>
                <w:b/>
                <w:bCs/>
                <w:color w:val="000000"/>
                <w:sz w:val="24"/>
                <w:szCs w:val="24"/>
                <w:lang w:eastAsia="en-AU"/>
              </w:rPr>
            </w:pPr>
            <w:del w:id="3664"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5538EC5" w14:textId="1D9113DF" w:rsidR="0067260A" w:rsidRPr="00DB0055" w:rsidDel="000C0BA3" w:rsidRDefault="0067260A" w:rsidP="00150BF6">
            <w:pPr>
              <w:spacing w:after="0" w:line="276" w:lineRule="auto"/>
              <w:jc w:val="center"/>
              <w:rPr>
                <w:del w:id="3665" w:author="Daniel Noble" w:date="2025-04-01T13:40:00Z" w16du:dateUtc="2025-04-01T02:40:00Z"/>
                <w:rFonts w:ascii="Times New Roman" w:eastAsia="Times New Roman" w:hAnsi="Times New Roman" w:cs="Times New Roman"/>
                <w:b/>
                <w:bCs/>
                <w:color w:val="000000"/>
                <w:sz w:val="24"/>
                <w:szCs w:val="24"/>
                <w:lang w:eastAsia="en-AU"/>
              </w:rPr>
            </w:pPr>
            <w:del w:id="3666"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p value</w:delText>
              </w:r>
            </w:del>
          </w:p>
        </w:tc>
      </w:tr>
      <w:tr w:rsidR="0067260A" w:rsidRPr="00E84EBB" w:rsidDel="000C0BA3" w14:paraId="013A55EE" w14:textId="40453E44" w:rsidTr="00150BF6">
        <w:trPr>
          <w:trHeight w:val="288"/>
          <w:jc w:val="center"/>
          <w:del w:id="3667"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1F59DE83" w14:textId="5FFCDF34" w:rsidR="0067260A" w:rsidRPr="00DB0055" w:rsidDel="000C0BA3" w:rsidRDefault="0067260A" w:rsidP="00150BF6">
            <w:pPr>
              <w:spacing w:after="0" w:line="276" w:lineRule="auto"/>
              <w:rPr>
                <w:del w:id="3668" w:author="Daniel Noble" w:date="2025-04-01T13:40:00Z" w16du:dateUtc="2025-04-01T02:40:00Z"/>
                <w:rFonts w:ascii="Times New Roman" w:eastAsia="Times New Roman" w:hAnsi="Times New Roman" w:cs="Times New Roman"/>
                <w:b/>
                <w:bCs/>
                <w:color w:val="000000"/>
                <w:sz w:val="24"/>
                <w:szCs w:val="24"/>
                <w:lang w:eastAsia="en-AU"/>
              </w:rPr>
            </w:pPr>
            <w:del w:id="3669"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Sinusoidal (Sine Curve)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5BA1D3B" w14:textId="7411415E" w:rsidR="0067260A" w:rsidRPr="00DB0055" w:rsidDel="000C0BA3" w:rsidRDefault="0067260A" w:rsidP="00150BF6">
            <w:pPr>
              <w:spacing w:after="0" w:line="276" w:lineRule="auto"/>
              <w:jc w:val="center"/>
              <w:rPr>
                <w:del w:id="3670" w:author="Daniel Noble" w:date="2025-04-01T13:40:00Z" w16du:dateUtc="2025-04-01T02:40:00Z"/>
                <w:rFonts w:ascii="Times New Roman" w:eastAsia="Times New Roman" w:hAnsi="Times New Roman" w:cs="Times New Roman"/>
                <w:color w:val="000000"/>
                <w:sz w:val="24"/>
                <w:szCs w:val="24"/>
                <w:lang w:eastAsia="en-AU"/>
              </w:rPr>
            </w:pPr>
            <w:del w:id="367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00051E0" w14:textId="532F354A" w:rsidR="0067260A" w:rsidRPr="00DB0055" w:rsidDel="000C0BA3" w:rsidRDefault="0067260A" w:rsidP="00150BF6">
            <w:pPr>
              <w:spacing w:after="0" w:line="276" w:lineRule="auto"/>
              <w:jc w:val="center"/>
              <w:rPr>
                <w:del w:id="3672" w:author="Daniel Noble" w:date="2025-04-01T13:40:00Z" w16du:dateUtc="2025-04-01T02:40:00Z"/>
                <w:rFonts w:ascii="Times New Roman" w:eastAsia="Times New Roman" w:hAnsi="Times New Roman" w:cs="Times New Roman"/>
                <w:color w:val="000000"/>
                <w:sz w:val="24"/>
                <w:szCs w:val="24"/>
                <w:lang w:eastAsia="en-AU"/>
              </w:rPr>
            </w:pPr>
            <w:del w:id="367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751D85E" w14:textId="39414EA0" w:rsidR="0067260A" w:rsidRPr="00DB0055" w:rsidDel="000C0BA3" w:rsidRDefault="0067260A" w:rsidP="00150BF6">
            <w:pPr>
              <w:spacing w:after="0" w:line="276" w:lineRule="auto"/>
              <w:jc w:val="center"/>
              <w:rPr>
                <w:del w:id="3674" w:author="Daniel Noble" w:date="2025-04-01T13:40:00Z" w16du:dateUtc="2025-04-01T02:40:00Z"/>
                <w:rFonts w:ascii="Times New Roman" w:eastAsia="Times New Roman" w:hAnsi="Times New Roman" w:cs="Times New Roman"/>
                <w:color w:val="000000"/>
                <w:sz w:val="24"/>
                <w:szCs w:val="24"/>
                <w:lang w:eastAsia="en-AU"/>
              </w:rPr>
            </w:pPr>
            <w:del w:id="3675"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49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9E64764" w14:textId="4A25ACE5" w:rsidR="0067260A" w:rsidRPr="00DB0055" w:rsidDel="000C0BA3" w:rsidRDefault="0067260A" w:rsidP="00150BF6">
            <w:pPr>
              <w:spacing w:after="0" w:line="276" w:lineRule="auto"/>
              <w:jc w:val="center"/>
              <w:rPr>
                <w:del w:id="3676" w:author="Daniel Noble" w:date="2025-04-01T13:40:00Z" w16du:dateUtc="2025-04-01T02:40:00Z"/>
                <w:rFonts w:ascii="Times New Roman" w:eastAsia="Times New Roman" w:hAnsi="Times New Roman" w:cs="Times New Roman"/>
                <w:color w:val="000000"/>
                <w:sz w:val="24"/>
                <w:szCs w:val="24"/>
                <w:lang w:eastAsia="en-AU"/>
              </w:rPr>
            </w:pPr>
            <w:del w:id="3677"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0.0007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24DBED7" w14:textId="5925386D" w:rsidR="0067260A" w:rsidRPr="00DB0055" w:rsidDel="000C0BA3" w:rsidRDefault="0067260A" w:rsidP="00150BF6">
            <w:pPr>
              <w:spacing w:after="0" w:line="276" w:lineRule="auto"/>
              <w:jc w:val="center"/>
              <w:rPr>
                <w:del w:id="3678" w:author="Daniel Noble" w:date="2025-04-01T13:40:00Z" w16du:dateUtc="2025-04-01T02:40:00Z"/>
                <w:rFonts w:ascii="Times New Roman" w:eastAsia="Times New Roman" w:hAnsi="Times New Roman" w:cs="Times New Roman"/>
                <w:color w:val="000000"/>
                <w:sz w:val="24"/>
                <w:szCs w:val="24"/>
                <w:lang w:eastAsia="en-AU"/>
              </w:rPr>
            </w:pPr>
            <w:del w:id="367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-0.0576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B9F0D15" w14:textId="0EA0D30E" w:rsidR="0067260A" w:rsidRPr="00DB0055" w:rsidDel="000C0BA3" w:rsidRDefault="0067260A" w:rsidP="00150BF6">
            <w:pPr>
              <w:spacing w:after="0" w:line="276" w:lineRule="auto"/>
              <w:jc w:val="center"/>
              <w:rPr>
                <w:del w:id="3680" w:author="Daniel Noble" w:date="2025-04-01T13:40:00Z" w16du:dateUtc="2025-04-01T02:40:00Z"/>
                <w:rFonts w:ascii="Times New Roman" w:eastAsia="Times New Roman" w:hAnsi="Times New Roman" w:cs="Times New Roman"/>
                <w:color w:val="000000"/>
                <w:sz w:val="24"/>
                <w:szCs w:val="24"/>
                <w:lang w:eastAsia="en-AU"/>
              </w:rPr>
            </w:pPr>
            <w:del w:id="368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0.0590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FC5A356" w14:textId="47FF3FAA" w:rsidR="0067260A" w:rsidRPr="00DB0055" w:rsidDel="000C0BA3" w:rsidRDefault="0067260A" w:rsidP="00150BF6">
            <w:pPr>
              <w:spacing w:after="0" w:line="276" w:lineRule="auto"/>
              <w:jc w:val="center"/>
              <w:rPr>
                <w:del w:id="3682" w:author="Daniel Noble" w:date="2025-04-01T13:40:00Z" w16du:dateUtc="2025-04-01T02:40:00Z"/>
                <w:rFonts w:ascii="Times New Roman" w:eastAsia="Times New Roman" w:hAnsi="Times New Roman" w:cs="Times New Roman"/>
                <w:color w:val="000000"/>
                <w:sz w:val="24"/>
                <w:szCs w:val="24"/>
                <w:lang w:eastAsia="en-AU"/>
              </w:rPr>
            </w:pPr>
            <w:del w:id="368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39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C1809BC" w14:textId="21DD424D" w:rsidR="0067260A" w:rsidRPr="00DB0055" w:rsidDel="000C0BA3" w:rsidRDefault="0067260A" w:rsidP="00150BF6">
            <w:pPr>
              <w:spacing w:after="0" w:line="276" w:lineRule="auto"/>
              <w:jc w:val="center"/>
              <w:rPr>
                <w:del w:id="3684" w:author="Daniel Noble" w:date="2025-04-01T13:40:00Z" w16du:dateUtc="2025-04-01T02:40:00Z"/>
                <w:rFonts w:ascii="Times New Roman" w:eastAsia="Times New Roman" w:hAnsi="Times New Roman" w:cs="Times New Roman"/>
                <w:color w:val="000000"/>
                <w:sz w:val="24"/>
                <w:szCs w:val="24"/>
                <w:lang w:eastAsia="en-AU"/>
              </w:rPr>
            </w:pPr>
            <w:del w:id="3685"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0.9807</w:delText>
              </w:r>
            </w:del>
          </w:p>
        </w:tc>
      </w:tr>
      <w:tr w:rsidR="0067260A" w:rsidRPr="00E84EBB" w:rsidDel="000C0BA3" w14:paraId="3DE6BF50" w14:textId="7F3B8193" w:rsidTr="00150BF6">
        <w:trPr>
          <w:trHeight w:val="288"/>
          <w:jc w:val="center"/>
          <w:del w:id="3686"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35FF3CC4" w14:textId="36F1A138" w:rsidR="0067260A" w:rsidRPr="00DB0055" w:rsidDel="000C0BA3" w:rsidRDefault="0067260A" w:rsidP="00150BF6">
            <w:pPr>
              <w:spacing w:after="0" w:line="276" w:lineRule="auto"/>
              <w:rPr>
                <w:del w:id="3687" w:author="Daniel Noble" w:date="2025-04-01T13:40:00Z" w16du:dateUtc="2025-04-01T02:40:00Z"/>
                <w:rFonts w:ascii="Times New Roman" w:eastAsia="Times New Roman" w:hAnsi="Times New Roman" w:cs="Times New Roman"/>
                <w:b/>
                <w:bCs/>
                <w:color w:val="000000"/>
                <w:sz w:val="24"/>
                <w:szCs w:val="24"/>
                <w:lang w:eastAsia="en-AU"/>
              </w:rPr>
            </w:pPr>
            <w:del w:id="3688"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Alternating</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BCAF29D" w14:textId="3D32672A" w:rsidR="0067260A" w:rsidRPr="00DB0055" w:rsidDel="000C0BA3" w:rsidRDefault="0067260A" w:rsidP="00150BF6">
            <w:pPr>
              <w:spacing w:after="0" w:line="276" w:lineRule="auto"/>
              <w:jc w:val="center"/>
              <w:rPr>
                <w:del w:id="3689" w:author="Daniel Noble" w:date="2025-04-01T13:40:00Z" w16du:dateUtc="2025-04-01T02:40:00Z"/>
                <w:rFonts w:ascii="Times New Roman" w:eastAsia="Times New Roman" w:hAnsi="Times New Roman" w:cs="Times New Roman"/>
                <w:color w:val="000000"/>
                <w:sz w:val="24"/>
                <w:szCs w:val="24"/>
                <w:lang w:eastAsia="en-AU"/>
              </w:rPr>
            </w:pPr>
            <w:del w:id="369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3CA33F2" w14:textId="62C23088" w:rsidR="0067260A" w:rsidRPr="00DB0055" w:rsidDel="000C0BA3" w:rsidRDefault="0067260A" w:rsidP="00150BF6">
            <w:pPr>
              <w:spacing w:after="0" w:line="276" w:lineRule="auto"/>
              <w:jc w:val="center"/>
              <w:rPr>
                <w:del w:id="3691" w:author="Daniel Noble" w:date="2025-04-01T13:40:00Z" w16du:dateUtc="2025-04-01T02:40:00Z"/>
                <w:rFonts w:ascii="Times New Roman" w:eastAsia="Times New Roman" w:hAnsi="Times New Roman" w:cs="Times New Roman"/>
                <w:color w:val="000000"/>
                <w:sz w:val="24"/>
                <w:szCs w:val="24"/>
                <w:lang w:eastAsia="en-AU"/>
              </w:rPr>
            </w:pPr>
            <w:del w:id="369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15</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F37ACA0" w14:textId="1D5C5B5A" w:rsidR="0067260A" w:rsidRPr="00DB0055" w:rsidDel="000C0BA3" w:rsidRDefault="0067260A" w:rsidP="00150BF6">
            <w:pPr>
              <w:spacing w:after="0" w:line="276" w:lineRule="auto"/>
              <w:jc w:val="center"/>
              <w:rPr>
                <w:del w:id="3693" w:author="Daniel Noble" w:date="2025-04-01T13:40:00Z" w16du:dateUtc="2025-04-01T02:40:00Z"/>
                <w:rFonts w:ascii="Times New Roman" w:eastAsia="Times New Roman" w:hAnsi="Times New Roman" w:cs="Times New Roman"/>
                <w:color w:val="000000"/>
                <w:sz w:val="24"/>
                <w:szCs w:val="24"/>
                <w:lang w:eastAsia="en-AU"/>
              </w:rPr>
            </w:pPr>
            <w:del w:id="369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5E62434" w14:textId="7D31D58F" w:rsidR="0067260A" w:rsidRPr="00DB0055" w:rsidDel="000C0BA3" w:rsidRDefault="0067260A" w:rsidP="00150BF6">
            <w:pPr>
              <w:spacing w:after="0" w:line="276" w:lineRule="auto"/>
              <w:jc w:val="center"/>
              <w:rPr>
                <w:del w:id="3695" w:author="Daniel Noble" w:date="2025-04-01T13:40:00Z" w16du:dateUtc="2025-04-01T02:40:00Z"/>
                <w:rFonts w:ascii="Times New Roman" w:eastAsia="Times New Roman" w:hAnsi="Times New Roman" w:cs="Times New Roman"/>
                <w:color w:val="000000"/>
                <w:sz w:val="24"/>
                <w:szCs w:val="24"/>
                <w:lang w:eastAsia="en-AU"/>
              </w:rPr>
            </w:pPr>
            <w:del w:id="3696"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0.0043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907D3EE" w14:textId="15974DEA" w:rsidR="0067260A" w:rsidRPr="00DB0055" w:rsidDel="000C0BA3" w:rsidRDefault="0067260A" w:rsidP="00150BF6">
            <w:pPr>
              <w:spacing w:after="0" w:line="276" w:lineRule="auto"/>
              <w:jc w:val="center"/>
              <w:rPr>
                <w:del w:id="3697" w:author="Daniel Noble" w:date="2025-04-01T13:40:00Z" w16du:dateUtc="2025-04-01T02:40:00Z"/>
                <w:rFonts w:ascii="Times New Roman" w:eastAsia="Times New Roman" w:hAnsi="Times New Roman" w:cs="Times New Roman"/>
                <w:color w:val="000000"/>
                <w:sz w:val="24"/>
                <w:szCs w:val="24"/>
                <w:lang w:eastAsia="en-AU"/>
              </w:rPr>
            </w:pPr>
            <w:del w:id="369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-0.0323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C5A20A9" w14:textId="314C60A5" w:rsidR="0067260A" w:rsidRPr="00DB0055" w:rsidDel="000C0BA3" w:rsidRDefault="0067260A" w:rsidP="00150BF6">
            <w:pPr>
              <w:spacing w:after="0" w:line="276" w:lineRule="auto"/>
              <w:jc w:val="center"/>
              <w:rPr>
                <w:del w:id="3699" w:author="Daniel Noble" w:date="2025-04-01T13:40:00Z" w16du:dateUtc="2025-04-01T02:40:00Z"/>
                <w:rFonts w:ascii="Times New Roman" w:eastAsia="Times New Roman" w:hAnsi="Times New Roman" w:cs="Times New Roman"/>
                <w:color w:val="000000"/>
                <w:sz w:val="24"/>
                <w:szCs w:val="24"/>
                <w:lang w:eastAsia="en-AU"/>
              </w:rPr>
            </w:pPr>
            <w:del w:id="370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0.0409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8A3CD02" w14:textId="42D3D8D4" w:rsidR="0067260A" w:rsidRPr="00DB0055" w:rsidDel="000C0BA3" w:rsidRDefault="0067260A" w:rsidP="00150BF6">
            <w:pPr>
              <w:spacing w:after="0" w:line="276" w:lineRule="auto"/>
              <w:jc w:val="center"/>
              <w:rPr>
                <w:del w:id="3701" w:author="Daniel Noble" w:date="2025-04-01T13:40:00Z" w16du:dateUtc="2025-04-01T02:40:00Z"/>
                <w:rFonts w:ascii="Times New Roman" w:eastAsia="Times New Roman" w:hAnsi="Times New Roman" w:cs="Times New Roman"/>
                <w:color w:val="000000"/>
                <w:sz w:val="24"/>
                <w:szCs w:val="24"/>
                <w:lang w:eastAsia="en-AU"/>
              </w:rPr>
            </w:pPr>
            <w:del w:id="370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EFCA8DA" w14:textId="21E592C0" w:rsidR="0067260A" w:rsidRPr="00DB0055" w:rsidDel="000C0BA3" w:rsidRDefault="0067260A" w:rsidP="00150BF6">
            <w:pPr>
              <w:spacing w:after="0" w:line="276" w:lineRule="auto"/>
              <w:jc w:val="center"/>
              <w:rPr>
                <w:del w:id="3703" w:author="Daniel Noble" w:date="2025-04-01T13:40:00Z" w16du:dateUtc="2025-04-01T02:40:00Z"/>
                <w:rFonts w:ascii="Times New Roman" w:eastAsia="Times New Roman" w:hAnsi="Times New Roman" w:cs="Times New Roman"/>
                <w:color w:val="000000"/>
                <w:sz w:val="24"/>
                <w:szCs w:val="24"/>
                <w:lang w:eastAsia="en-AU"/>
              </w:rPr>
            </w:pPr>
            <w:del w:id="370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0.8111</w:delText>
              </w:r>
            </w:del>
          </w:p>
        </w:tc>
      </w:tr>
      <w:tr w:rsidR="0067260A" w:rsidRPr="00E84EBB" w:rsidDel="000C0BA3" w14:paraId="52513314" w14:textId="21E461B8" w:rsidTr="00150BF6">
        <w:trPr>
          <w:trHeight w:val="288"/>
          <w:jc w:val="center"/>
          <w:del w:id="3705"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58462D50" w14:textId="3BA94DD2" w:rsidR="0067260A" w:rsidRPr="00DB0055" w:rsidDel="000C0BA3" w:rsidRDefault="0067260A" w:rsidP="00150BF6">
            <w:pPr>
              <w:spacing w:after="0" w:line="276" w:lineRule="auto"/>
              <w:rPr>
                <w:del w:id="3706" w:author="Daniel Noble" w:date="2025-04-01T13:40:00Z" w16du:dateUtc="2025-04-01T02:40:00Z"/>
                <w:rFonts w:ascii="Times New Roman" w:eastAsia="Times New Roman" w:hAnsi="Times New Roman" w:cs="Times New Roman"/>
                <w:b/>
                <w:bCs/>
                <w:color w:val="000000"/>
                <w:sz w:val="24"/>
                <w:szCs w:val="24"/>
                <w:lang w:eastAsia="en-AU"/>
              </w:rPr>
            </w:pPr>
            <w:del w:id="370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Stepwise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7453A52" w14:textId="542444EE" w:rsidR="0067260A" w:rsidRPr="00DB0055" w:rsidDel="000C0BA3" w:rsidRDefault="0067260A" w:rsidP="00150BF6">
            <w:pPr>
              <w:spacing w:after="0" w:line="276" w:lineRule="auto"/>
              <w:jc w:val="center"/>
              <w:rPr>
                <w:del w:id="3708" w:author="Daniel Noble" w:date="2025-04-01T13:40:00Z" w16du:dateUtc="2025-04-01T02:40:00Z"/>
                <w:rFonts w:ascii="Times New Roman" w:eastAsia="Times New Roman" w:hAnsi="Times New Roman" w:cs="Times New Roman"/>
                <w:color w:val="000000"/>
                <w:sz w:val="24"/>
                <w:szCs w:val="24"/>
                <w:lang w:eastAsia="en-AU"/>
              </w:rPr>
            </w:pPr>
            <w:del w:id="370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5DB109D" w14:textId="449B7583" w:rsidR="0067260A" w:rsidRPr="00DB0055" w:rsidDel="000C0BA3" w:rsidRDefault="0067260A" w:rsidP="00150BF6">
            <w:pPr>
              <w:spacing w:after="0" w:line="276" w:lineRule="auto"/>
              <w:jc w:val="center"/>
              <w:rPr>
                <w:del w:id="3710" w:author="Daniel Noble" w:date="2025-04-01T13:40:00Z" w16du:dateUtc="2025-04-01T02:40:00Z"/>
                <w:rFonts w:ascii="Times New Roman" w:eastAsia="Times New Roman" w:hAnsi="Times New Roman" w:cs="Times New Roman"/>
                <w:color w:val="000000"/>
                <w:sz w:val="24"/>
                <w:szCs w:val="24"/>
                <w:lang w:eastAsia="en-AU"/>
              </w:rPr>
            </w:pPr>
            <w:del w:id="371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019330C" w14:textId="365F7C59" w:rsidR="0067260A" w:rsidRPr="00DB0055" w:rsidDel="000C0BA3" w:rsidRDefault="0067260A" w:rsidP="00150BF6">
            <w:pPr>
              <w:spacing w:after="0" w:line="276" w:lineRule="auto"/>
              <w:jc w:val="center"/>
              <w:rPr>
                <w:del w:id="3712" w:author="Daniel Noble" w:date="2025-04-01T13:40:00Z" w16du:dateUtc="2025-04-01T02:40:00Z"/>
                <w:rFonts w:ascii="Times New Roman" w:eastAsia="Times New Roman" w:hAnsi="Times New Roman" w:cs="Times New Roman"/>
                <w:color w:val="000000"/>
                <w:sz w:val="24"/>
                <w:szCs w:val="24"/>
                <w:lang w:eastAsia="en-AU"/>
              </w:rPr>
            </w:pPr>
            <w:del w:id="371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1C82F4B" w14:textId="0BA2857E" w:rsidR="0067260A" w:rsidRPr="00DB0055" w:rsidDel="000C0BA3" w:rsidRDefault="0067260A" w:rsidP="00150BF6">
            <w:pPr>
              <w:spacing w:after="0" w:line="276" w:lineRule="auto"/>
              <w:jc w:val="center"/>
              <w:rPr>
                <w:del w:id="3714" w:author="Daniel Noble" w:date="2025-04-01T13:40:00Z" w16du:dateUtc="2025-04-01T02:40:00Z"/>
                <w:rFonts w:ascii="Times New Roman" w:eastAsia="Times New Roman" w:hAnsi="Times New Roman" w:cs="Times New Roman"/>
                <w:color w:val="000000"/>
                <w:sz w:val="24"/>
                <w:szCs w:val="24"/>
                <w:lang w:eastAsia="en-AU"/>
              </w:rPr>
            </w:pPr>
            <w:del w:id="3715"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0.0059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7CB4B94" w14:textId="02B1F1CF" w:rsidR="0067260A" w:rsidRPr="00DB0055" w:rsidDel="000C0BA3" w:rsidRDefault="0067260A" w:rsidP="00150BF6">
            <w:pPr>
              <w:spacing w:after="0" w:line="276" w:lineRule="auto"/>
              <w:jc w:val="center"/>
              <w:rPr>
                <w:del w:id="3716" w:author="Daniel Noble" w:date="2025-04-01T13:40:00Z" w16du:dateUtc="2025-04-01T02:40:00Z"/>
                <w:rFonts w:ascii="Times New Roman" w:eastAsia="Times New Roman" w:hAnsi="Times New Roman" w:cs="Times New Roman"/>
                <w:color w:val="000000"/>
                <w:sz w:val="24"/>
                <w:szCs w:val="24"/>
                <w:lang w:eastAsia="en-AU"/>
              </w:rPr>
            </w:pPr>
            <w:del w:id="3717"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-0.0837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D1F4601" w14:textId="43E784EB" w:rsidR="0067260A" w:rsidRPr="00DB0055" w:rsidDel="000C0BA3" w:rsidRDefault="0067260A" w:rsidP="00150BF6">
            <w:pPr>
              <w:spacing w:after="0" w:line="276" w:lineRule="auto"/>
              <w:jc w:val="center"/>
              <w:rPr>
                <w:del w:id="3718" w:author="Daniel Noble" w:date="2025-04-01T13:40:00Z" w16du:dateUtc="2025-04-01T02:40:00Z"/>
                <w:rFonts w:ascii="Times New Roman" w:eastAsia="Times New Roman" w:hAnsi="Times New Roman" w:cs="Times New Roman"/>
                <w:color w:val="000000"/>
                <w:sz w:val="24"/>
                <w:szCs w:val="24"/>
                <w:lang w:eastAsia="en-AU"/>
              </w:rPr>
            </w:pPr>
            <w:del w:id="371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0.0956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3CD7B03" w14:textId="56040908" w:rsidR="0067260A" w:rsidRPr="00DB0055" w:rsidDel="000C0BA3" w:rsidRDefault="0067260A" w:rsidP="00150BF6">
            <w:pPr>
              <w:spacing w:after="0" w:line="276" w:lineRule="auto"/>
              <w:jc w:val="center"/>
              <w:rPr>
                <w:del w:id="3720" w:author="Daniel Noble" w:date="2025-04-01T13:40:00Z" w16du:dateUtc="2025-04-01T02:40:00Z"/>
                <w:rFonts w:ascii="Times New Roman" w:eastAsia="Times New Roman" w:hAnsi="Times New Roman" w:cs="Times New Roman"/>
                <w:color w:val="000000"/>
                <w:sz w:val="24"/>
                <w:szCs w:val="24"/>
                <w:lang w:eastAsia="en-AU"/>
              </w:rPr>
            </w:pPr>
            <w:del w:id="372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39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CF51C73" w14:textId="4134CE8A" w:rsidR="0067260A" w:rsidRPr="00DB0055" w:rsidDel="000C0BA3" w:rsidRDefault="0067260A" w:rsidP="00150BF6">
            <w:pPr>
              <w:spacing w:after="0" w:line="276" w:lineRule="auto"/>
              <w:jc w:val="center"/>
              <w:rPr>
                <w:del w:id="3722" w:author="Daniel Noble" w:date="2025-04-01T13:40:00Z" w16du:dateUtc="2025-04-01T02:40:00Z"/>
                <w:rFonts w:ascii="Times New Roman" w:eastAsia="Times New Roman" w:hAnsi="Times New Roman" w:cs="Times New Roman"/>
                <w:color w:val="000000"/>
                <w:sz w:val="24"/>
                <w:szCs w:val="24"/>
                <w:lang w:eastAsia="en-AU"/>
              </w:rPr>
            </w:pPr>
            <w:del w:id="372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0.8941</w:delText>
              </w:r>
            </w:del>
          </w:p>
        </w:tc>
      </w:tr>
    </w:tbl>
    <w:p w14:paraId="1021752A" w14:textId="5185A4A9" w:rsidR="0067260A" w:rsidDel="000C0BA3" w:rsidRDefault="0067260A" w:rsidP="0067260A">
      <w:pPr>
        <w:rPr>
          <w:del w:id="3724" w:author="Daniel Noble" w:date="2025-04-01T13:40:00Z" w16du:dateUtc="2025-04-01T02:40:00Z"/>
        </w:rPr>
      </w:pPr>
    </w:p>
    <w:p w14:paraId="6E987923" w14:textId="4FE50D49" w:rsidR="0067260A" w:rsidRPr="00DB0055" w:rsidDel="000C0BA3" w:rsidRDefault="0067260A" w:rsidP="0067260A">
      <w:pPr>
        <w:spacing w:line="480" w:lineRule="auto"/>
        <w:rPr>
          <w:del w:id="3725" w:author="Daniel Noble" w:date="2025-04-01T13:40:00Z" w16du:dateUtc="2025-04-01T02:40:00Z"/>
          <w:rFonts w:ascii="Times New Roman" w:hAnsi="Times New Roman" w:cs="Times New Roman"/>
          <w:sz w:val="24"/>
          <w:szCs w:val="24"/>
        </w:rPr>
      </w:pPr>
      <w:del w:id="3726" w:author="Daniel Noble" w:date="2025-04-01T13:40:00Z" w16du:dateUtc="2025-04-01T02:40:00Z">
        <w:r w:rsidRPr="00DB0055" w:rsidDel="000C0BA3">
          <w:rPr>
            <w:rFonts w:ascii="Times New Roman" w:hAnsi="Times New Roman" w:cs="Times New Roman"/>
            <w:b/>
            <w:bCs/>
            <w:sz w:val="24"/>
            <w:szCs w:val="24"/>
          </w:rPr>
          <w:delText xml:space="preserve">Table S51 Results of the meta-regression of the developmental data set with phenotypic trait category as the moderator. </w:delText>
        </w:r>
        <w:r w:rsidRPr="00DB0055" w:rsidDel="000C0BA3">
          <w:rPr>
            <w:rFonts w:ascii="Times New Roman" w:hAnsi="Times New Roman" w:cs="Times New Roman"/>
            <w:sz w:val="24"/>
            <w:szCs w:val="24"/>
          </w:rPr>
          <w:delText>Number of studies, species and effect sizes are totals from the subset of data with developmental treatment exposures. Effect size = PRRD</w:delText>
        </w:r>
        <w:r w:rsidRPr="00DB0055" w:rsidDel="000C0BA3">
          <w:rPr>
            <w:rFonts w:ascii="Times New Roman" w:hAnsi="Times New Roman" w:cs="Times New Roman"/>
            <w:sz w:val="24"/>
            <w:szCs w:val="24"/>
            <w:vertAlign w:val="subscript"/>
          </w:rPr>
          <w:delText>S</w:delText>
        </w:r>
        <w:r w:rsidRPr="00DB0055" w:rsidDel="000C0BA3">
          <w:rPr>
            <w:rFonts w:ascii="Times New Roman" w:hAnsi="Times New Roman" w:cs="Times New Roman"/>
            <w:sz w:val="24"/>
            <w:szCs w:val="24"/>
          </w:rPr>
          <w:delText>.</w:delText>
        </w:r>
      </w:del>
    </w:p>
    <w:tbl>
      <w:tblPr>
        <w:tblW w:w="14175" w:type="dxa"/>
        <w:jc w:val="center"/>
        <w:tblLook w:val="04A0" w:firstRow="1" w:lastRow="0" w:firstColumn="1" w:lastColumn="0" w:noHBand="0" w:noVBand="1"/>
      </w:tblPr>
      <w:tblGrid>
        <w:gridCol w:w="3798"/>
        <w:gridCol w:w="1280"/>
        <w:gridCol w:w="1280"/>
        <w:gridCol w:w="1417"/>
        <w:gridCol w:w="1280"/>
        <w:gridCol w:w="1280"/>
        <w:gridCol w:w="1280"/>
        <w:gridCol w:w="1280"/>
        <w:gridCol w:w="1280"/>
      </w:tblGrid>
      <w:tr w:rsidR="0067260A" w:rsidRPr="00E84EBB" w:rsidDel="000C0BA3" w14:paraId="706EA634" w14:textId="5A6F1A0B" w:rsidTr="00150BF6">
        <w:trPr>
          <w:trHeight w:val="312"/>
          <w:jc w:val="center"/>
          <w:del w:id="3727" w:author="Daniel Noble" w:date="2025-04-01T13:40:00Z"/>
        </w:trPr>
        <w:tc>
          <w:tcPr>
            <w:tcW w:w="379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A6C2C59" w14:textId="7B609346" w:rsidR="0067260A" w:rsidRPr="00DB0055" w:rsidDel="000C0BA3" w:rsidRDefault="0067260A" w:rsidP="00150BF6">
            <w:pPr>
              <w:spacing w:after="0" w:line="276" w:lineRule="auto"/>
              <w:jc w:val="center"/>
              <w:rPr>
                <w:del w:id="3728" w:author="Daniel Noble" w:date="2025-04-01T13:40:00Z" w16du:dateUtc="2025-04-01T02:40:00Z"/>
                <w:rFonts w:ascii="Times New Roman" w:eastAsia="Times New Roman" w:hAnsi="Times New Roman" w:cs="Times New Roman"/>
                <w:b/>
                <w:bCs/>
                <w:color w:val="000000"/>
                <w:sz w:val="24"/>
                <w:szCs w:val="24"/>
                <w:lang w:eastAsia="en-AU"/>
              </w:rPr>
            </w:pPr>
            <w:del w:id="3729"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Developmental Exposure (PRRD</w:delText>
              </w:r>
              <w:r w:rsidRPr="00DB0055" w:rsidDel="000C0BA3">
                <w:rPr>
                  <w:rFonts w:ascii="Times New Roman" w:eastAsia="Times New Roman" w:hAnsi="Times New Roman" w:cs="Times New Roman"/>
                  <w:b/>
                  <w:bCs/>
                  <w:color w:val="000000"/>
                  <w:sz w:val="24"/>
                  <w:szCs w:val="24"/>
                  <w:vertAlign w:val="subscript"/>
                  <w:lang w:eastAsia="en-AU"/>
                </w:rPr>
                <w:delText>S</w:delText>
              </w:r>
              <w:r w:rsidRPr="00DB0055"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2EE3D41" w14:textId="43ECD6C2" w:rsidR="0067260A" w:rsidRPr="00DB0055" w:rsidDel="000C0BA3" w:rsidRDefault="0067260A" w:rsidP="00150BF6">
            <w:pPr>
              <w:spacing w:after="0" w:line="276" w:lineRule="auto"/>
              <w:jc w:val="center"/>
              <w:rPr>
                <w:del w:id="3730" w:author="Daniel Noble" w:date="2025-04-01T13:40:00Z" w16du:dateUtc="2025-04-01T02:40:00Z"/>
                <w:rFonts w:ascii="Times New Roman" w:eastAsia="Times New Roman" w:hAnsi="Times New Roman" w:cs="Times New Roman"/>
                <w:b/>
                <w:bCs/>
                <w:color w:val="000000"/>
                <w:sz w:val="24"/>
                <w:szCs w:val="24"/>
                <w:lang w:eastAsia="en-AU"/>
              </w:rPr>
            </w:pPr>
            <w:del w:id="3731"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8B0C82C" w14:textId="0C648A8E" w:rsidR="0067260A" w:rsidRPr="00DB0055" w:rsidDel="000C0BA3" w:rsidRDefault="0067260A" w:rsidP="00150BF6">
            <w:pPr>
              <w:spacing w:after="0" w:line="276" w:lineRule="auto"/>
              <w:jc w:val="center"/>
              <w:rPr>
                <w:del w:id="3732" w:author="Daniel Noble" w:date="2025-04-01T13:40:00Z" w16du:dateUtc="2025-04-01T02:40:00Z"/>
                <w:rFonts w:ascii="Times New Roman" w:eastAsia="Times New Roman" w:hAnsi="Times New Roman" w:cs="Times New Roman"/>
                <w:b/>
                <w:bCs/>
                <w:color w:val="000000"/>
                <w:sz w:val="24"/>
                <w:szCs w:val="24"/>
                <w:lang w:eastAsia="en-AU"/>
              </w:rPr>
            </w:pPr>
            <w:del w:id="3733"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0FC067E" w14:textId="6FC31AB8" w:rsidR="0067260A" w:rsidRPr="00DB0055" w:rsidDel="000C0BA3" w:rsidRDefault="0067260A" w:rsidP="00150BF6">
            <w:pPr>
              <w:spacing w:after="0" w:line="276" w:lineRule="auto"/>
              <w:jc w:val="center"/>
              <w:rPr>
                <w:del w:id="3734" w:author="Daniel Noble" w:date="2025-04-01T13:40:00Z" w16du:dateUtc="2025-04-01T02:40:00Z"/>
                <w:rFonts w:ascii="Times New Roman" w:eastAsia="Times New Roman" w:hAnsi="Times New Roman" w:cs="Times New Roman"/>
                <w:b/>
                <w:bCs/>
                <w:color w:val="000000"/>
                <w:sz w:val="24"/>
                <w:szCs w:val="24"/>
                <w:lang w:eastAsia="en-AU"/>
              </w:rPr>
            </w:pPr>
            <w:del w:id="3735"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91E6B0" w14:textId="2CD1C832" w:rsidR="0067260A" w:rsidRPr="00DB0055" w:rsidDel="000C0BA3" w:rsidRDefault="0067260A" w:rsidP="00150BF6">
            <w:pPr>
              <w:spacing w:after="0" w:line="276" w:lineRule="auto"/>
              <w:jc w:val="center"/>
              <w:rPr>
                <w:del w:id="3736" w:author="Daniel Noble" w:date="2025-04-01T13:40:00Z" w16du:dateUtc="2025-04-01T02:40:00Z"/>
                <w:rFonts w:ascii="Times New Roman" w:eastAsia="Times New Roman" w:hAnsi="Times New Roman" w:cs="Times New Roman"/>
                <w:b/>
                <w:bCs/>
                <w:color w:val="000000"/>
                <w:sz w:val="24"/>
                <w:szCs w:val="24"/>
                <w:lang w:eastAsia="en-AU"/>
              </w:rPr>
            </w:pPr>
            <w:del w:id="373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B4BE2C0" w14:textId="3FED5764" w:rsidR="0067260A" w:rsidRPr="00DB0055" w:rsidDel="000C0BA3" w:rsidRDefault="0067260A" w:rsidP="00150BF6">
            <w:pPr>
              <w:spacing w:after="0" w:line="276" w:lineRule="auto"/>
              <w:jc w:val="center"/>
              <w:rPr>
                <w:del w:id="3738" w:author="Daniel Noble" w:date="2025-04-01T13:40:00Z" w16du:dateUtc="2025-04-01T02:40:00Z"/>
                <w:rFonts w:ascii="Times New Roman" w:eastAsia="Times New Roman" w:hAnsi="Times New Roman" w:cs="Times New Roman"/>
                <w:b/>
                <w:bCs/>
                <w:color w:val="000000"/>
                <w:sz w:val="24"/>
                <w:szCs w:val="24"/>
                <w:lang w:eastAsia="en-AU"/>
              </w:rPr>
            </w:pPr>
            <w:del w:id="3739"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46C07C" w14:textId="666094A2" w:rsidR="0067260A" w:rsidRPr="00DB0055" w:rsidDel="000C0BA3" w:rsidRDefault="0067260A" w:rsidP="00150BF6">
            <w:pPr>
              <w:spacing w:after="0" w:line="276" w:lineRule="auto"/>
              <w:jc w:val="center"/>
              <w:rPr>
                <w:del w:id="3740" w:author="Daniel Noble" w:date="2025-04-01T13:40:00Z" w16du:dateUtc="2025-04-01T02:40:00Z"/>
                <w:rFonts w:ascii="Times New Roman" w:eastAsia="Times New Roman" w:hAnsi="Times New Roman" w:cs="Times New Roman"/>
                <w:b/>
                <w:bCs/>
                <w:color w:val="000000"/>
                <w:sz w:val="24"/>
                <w:szCs w:val="24"/>
                <w:lang w:eastAsia="en-AU"/>
              </w:rPr>
            </w:pPr>
            <w:del w:id="3741"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A531BA1" w14:textId="167C0077" w:rsidR="0067260A" w:rsidRPr="00DB0055" w:rsidDel="000C0BA3" w:rsidRDefault="0067260A" w:rsidP="00150BF6">
            <w:pPr>
              <w:spacing w:after="0" w:line="276" w:lineRule="auto"/>
              <w:jc w:val="center"/>
              <w:rPr>
                <w:del w:id="3742" w:author="Daniel Noble" w:date="2025-04-01T13:40:00Z" w16du:dateUtc="2025-04-01T02:40:00Z"/>
                <w:rFonts w:ascii="Times New Roman" w:eastAsia="Times New Roman" w:hAnsi="Times New Roman" w:cs="Times New Roman"/>
                <w:b/>
                <w:bCs/>
                <w:color w:val="000000"/>
                <w:sz w:val="24"/>
                <w:szCs w:val="24"/>
                <w:lang w:eastAsia="en-AU"/>
              </w:rPr>
            </w:pPr>
            <w:del w:id="3743"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157CD60" w14:textId="3340DD1B" w:rsidR="0067260A" w:rsidRPr="00DB0055" w:rsidDel="000C0BA3" w:rsidRDefault="0067260A" w:rsidP="00150BF6">
            <w:pPr>
              <w:spacing w:after="0" w:line="276" w:lineRule="auto"/>
              <w:jc w:val="center"/>
              <w:rPr>
                <w:del w:id="3744" w:author="Daniel Noble" w:date="2025-04-01T13:40:00Z" w16du:dateUtc="2025-04-01T02:40:00Z"/>
                <w:rFonts w:ascii="Times New Roman" w:eastAsia="Times New Roman" w:hAnsi="Times New Roman" w:cs="Times New Roman"/>
                <w:b/>
                <w:bCs/>
                <w:color w:val="000000"/>
                <w:sz w:val="24"/>
                <w:szCs w:val="24"/>
                <w:lang w:eastAsia="en-AU"/>
              </w:rPr>
            </w:pPr>
            <w:del w:id="3745"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p value</w:delText>
              </w:r>
            </w:del>
          </w:p>
        </w:tc>
      </w:tr>
      <w:tr w:rsidR="0067260A" w:rsidRPr="00E84EBB" w:rsidDel="000C0BA3" w14:paraId="2C0B554B" w14:textId="5B1F88A9" w:rsidTr="00150BF6">
        <w:trPr>
          <w:trHeight w:val="288"/>
          <w:jc w:val="center"/>
          <w:del w:id="3746"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5FEAF9EC" w14:textId="02C6FB48" w:rsidR="0067260A" w:rsidRPr="00DB0055" w:rsidDel="000C0BA3" w:rsidRDefault="0067260A" w:rsidP="00150BF6">
            <w:pPr>
              <w:spacing w:after="0" w:line="276" w:lineRule="auto"/>
              <w:rPr>
                <w:del w:id="3747" w:author="Daniel Noble" w:date="2025-04-01T13:40:00Z" w16du:dateUtc="2025-04-01T02:40:00Z"/>
                <w:rFonts w:ascii="Times New Roman" w:eastAsia="Times New Roman" w:hAnsi="Times New Roman" w:cs="Times New Roman"/>
                <w:b/>
                <w:bCs/>
                <w:color w:val="000000"/>
                <w:sz w:val="24"/>
                <w:szCs w:val="24"/>
                <w:lang w:eastAsia="en-AU"/>
              </w:rPr>
            </w:pPr>
            <w:del w:id="3748"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Life-history Traits</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482B544" w14:textId="49D6D3C0" w:rsidR="0067260A" w:rsidRPr="00DB0055" w:rsidDel="000C0BA3" w:rsidRDefault="0067260A" w:rsidP="00150BF6">
            <w:pPr>
              <w:spacing w:after="0" w:line="276" w:lineRule="auto"/>
              <w:jc w:val="center"/>
              <w:rPr>
                <w:del w:id="3749" w:author="Daniel Noble" w:date="2025-04-01T13:40:00Z" w16du:dateUtc="2025-04-01T02:40:00Z"/>
                <w:rFonts w:ascii="Times New Roman" w:eastAsia="Times New Roman" w:hAnsi="Times New Roman" w:cs="Times New Roman"/>
                <w:color w:val="000000"/>
                <w:sz w:val="24"/>
                <w:szCs w:val="24"/>
                <w:lang w:eastAsia="en-AU"/>
              </w:rPr>
            </w:pPr>
            <w:del w:id="375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570C613" w14:textId="26FB8448" w:rsidR="0067260A" w:rsidRPr="00DB0055" w:rsidDel="000C0BA3" w:rsidRDefault="0067260A" w:rsidP="00150BF6">
            <w:pPr>
              <w:spacing w:after="0" w:line="276" w:lineRule="auto"/>
              <w:jc w:val="center"/>
              <w:rPr>
                <w:del w:id="3751" w:author="Daniel Noble" w:date="2025-04-01T13:40:00Z" w16du:dateUtc="2025-04-01T02:40:00Z"/>
                <w:rFonts w:ascii="Times New Roman" w:eastAsia="Times New Roman" w:hAnsi="Times New Roman" w:cs="Times New Roman"/>
                <w:color w:val="000000"/>
                <w:sz w:val="24"/>
                <w:szCs w:val="24"/>
                <w:lang w:eastAsia="en-AU"/>
              </w:rPr>
            </w:pPr>
            <w:del w:id="375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29</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26B8E9C" w14:textId="37C27EAC" w:rsidR="0067260A" w:rsidRPr="00DB0055" w:rsidDel="000C0BA3" w:rsidRDefault="0067260A" w:rsidP="00150BF6">
            <w:pPr>
              <w:spacing w:after="0" w:line="276" w:lineRule="auto"/>
              <w:jc w:val="center"/>
              <w:rPr>
                <w:del w:id="3753" w:author="Daniel Noble" w:date="2025-04-01T13:40:00Z" w16du:dateUtc="2025-04-01T02:40:00Z"/>
                <w:rFonts w:ascii="Times New Roman" w:eastAsia="Times New Roman" w:hAnsi="Times New Roman" w:cs="Times New Roman"/>
                <w:color w:val="000000"/>
                <w:sz w:val="24"/>
                <w:szCs w:val="24"/>
                <w:lang w:eastAsia="en-AU"/>
              </w:rPr>
            </w:pPr>
            <w:del w:id="375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65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34AC9FE" w14:textId="108E9E84" w:rsidR="0067260A" w:rsidRPr="00DB0055" w:rsidDel="000C0BA3" w:rsidRDefault="0067260A" w:rsidP="00150BF6">
            <w:pPr>
              <w:spacing w:after="0" w:line="276" w:lineRule="auto"/>
              <w:jc w:val="center"/>
              <w:rPr>
                <w:del w:id="3755" w:author="Daniel Noble" w:date="2025-04-01T13:40:00Z" w16du:dateUtc="2025-04-01T02:40:00Z"/>
                <w:rFonts w:ascii="Times New Roman" w:eastAsia="Times New Roman" w:hAnsi="Times New Roman" w:cs="Times New Roman"/>
                <w:color w:val="000000"/>
                <w:sz w:val="24"/>
                <w:szCs w:val="24"/>
                <w:lang w:eastAsia="en-AU"/>
              </w:rPr>
            </w:pPr>
            <w:del w:id="3756"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0.0113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5733EE83" w14:textId="7375FA05" w:rsidR="0067260A" w:rsidRPr="00DB0055" w:rsidDel="000C0BA3" w:rsidRDefault="0067260A" w:rsidP="00150BF6">
            <w:pPr>
              <w:spacing w:after="0" w:line="276" w:lineRule="auto"/>
              <w:jc w:val="center"/>
              <w:rPr>
                <w:del w:id="3757" w:author="Daniel Noble" w:date="2025-04-01T13:40:00Z" w16du:dateUtc="2025-04-01T02:40:00Z"/>
                <w:rFonts w:ascii="Times New Roman" w:eastAsia="Times New Roman" w:hAnsi="Times New Roman" w:cs="Times New Roman"/>
                <w:color w:val="000000"/>
                <w:sz w:val="24"/>
                <w:szCs w:val="24"/>
                <w:lang w:eastAsia="en-AU"/>
              </w:rPr>
            </w:pPr>
            <w:del w:id="375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-0.0267</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E51FE3D" w14:textId="3F6F4A9F" w:rsidR="0067260A" w:rsidRPr="00DB0055" w:rsidDel="000C0BA3" w:rsidRDefault="0067260A" w:rsidP="00150BF6">
            <w:pPr>
              <w:spacing w:after="0" w:line="276" w:lineRule="auto"/>
              <w:jc w:val="center"/>
              <w:rPr>
                <w:del w:id="3759" w:author="Daniel Noble" w:date="2025-04-01T13:40:00Z" w16du:dateUtc="2025-04-01T02:40:00Z"/>
                <w:rFonts w:ascii="Times New Roman" w:eastAsia="Times New Roman" w:hAnsi="Times New Roman" w:cs="Times New Roman"/>
                <w:color w:val="000000"/>
                <w:sz w:val="24"/>
                <w:szCs w:val="24"/>
                <w:lang w:eastAsia="en-AU"/>
              </w:rPr>
            </w:pPr>
            <w:del w:id="376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0.0493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A936485" w14:textId="149B55FA" w:rsidR="0067260A" w:rsidRPr="00DB0055" w:rsidDel="000C0BA3" w:rsidRDefault="0067260A" w:rsidP="00150BF6">
            <w:pPr>
              <w:spacing w:after="0" w:line="276" w:lineRule="auto"/>
              <w:jc w:val="center"/>
              <w:rPr>
                <w:del w:id="3761" w:author="Daniel Noble" w:date="2025-04-01T13:40:00Z" w16du:dateUtc="2025-04-01T02:40:00Z"/>
                <w:rFonts w:ascii="Times New Roman" w:eastAsia="Times New Roman" w:hAnsi="Times New Roman" w:cs="Times New Roman"/>
                <w:color w:val="000000"/>
                <w:sz w:val="24"/>
                <w:szCs w:val="24"/>
                <w:lang w:eastAsia="en-AU"/>
              </w:rPr>
            </w:pPr>
            <w:del w:id="376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3840D9E" w14:textId="37693B95" w:rsidR="0067260A" w:rsidRPr="00DB0055" w:rsidDel="000C0BA3" w:rsidRDefault="0067260A" w:rsidP="00150BF6">
            <w:pPr>
              <w:spacing w:after="0" w:line="276" w:lineRule="auto"/>
              <w:jc w:val="center"/>
              <w:rPr>
                <w:del w:id="3763" w:author="Daniel Noble" w:date="2025-04-01T13:40:00Z" w16du:dateUtc="2025-04-01T02:40:00Z"/>
                <w:rFonts w:ascii="Times New Roman" w:eastAsia="Times New Roman" w:hAnsi="Times New Roman" w:cs="Times New Roman"/>
                <w:color w:val="000000"/>
                <w:sz w:val="24"/>
                <w:szCs w:val="24"/>
                <w:lang w:eastAsia="en-AU"/>
              </w:rPr>
            </w:pPr>
            <w:del w:id="376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0.5292</w:delText>
              </w:r>
            </w:del>
          </w:p>
        </w:tc>
      </w:tr>
      <w:tr w:rsidR="0067260A" w:rsidRPr="00E84EBB" w:rsidDel="000C0BA3" w14:paraId="61CF3D95" w14:textId="0927E6B7" w:rsidTr="00150BF6">
        <w:trPr>
          <w:trHeight w:val="288"/>
          <w:jc w:val="center"/>
          <w:del w:id="3765"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49D3F17E" w14:textId="7107CB38" w:rsidR="0067260A" w:rsidRPr="00DB0055" w:rsidDel="000C0BA3" w:rsidRDefault="0067260A" w:rsidP="00150BF6">
            <w:pPr>
              <w:spacing w:after="0" w:line="276" w:lineRule="auto"/>
              <w:rPr>
                <w:del w:id="3766" w:author="Daniel Noble" w:date="2025-04-01T13:40:00Z" w16du:dateUtc="2025-04-01T02:40:00Z"/>
                <w:rFonts w:ascii="Times New Roman" w:eastAsia="Times New Roman" w:hAnsi="Times New Roman" w:cs="Times New Roman"/>
                <w:b/>
                <w:bCs/>
                <w:color w:val="000000"/>
                <w:sz w:val="24"/>
                <w:szCs w:val="24"/>
                <w:lang w:eastAsia="en-AU"/>
              </w:rPr>
            </w:pPr>
            <w:del w:id="376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Morphological</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E4410B" w14:textId="1407403F" w:rsidR="0067260A" w:rsidRPr="00DB0055" w:rsidDel="000C0BA3" w:rsidRDefault="0067260A" w:rsidP="00150BF6">
            <w:pPr>
              <w:spacing w:after="0" w:line="276" w:lineRule="auto"/>
              <w:jc w:val="center"/>
              <w:rPr>
                <w:del w:id="3768" w:author="Daniel Noble" w:date="2025-04-01T13:40:00Z" w16du:dateUtc="2025-04-01T02:40:00Z"/>
                <w:rFonts w:ascii="Times New Roman" w:eastAsia="Times New Roman" w:hAnsi="Times New Roman" w:cs="Times New Roman"/>
                <w:color w:val="000000"/>
                <w:sz w:val="24"/>
                <w:szCs w:val="24"/>
                <w:lang w:eastAsia="en-AU"/>
              </w:rPr>
            </w:pPr>
            <w:del w:id="376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9A02DC4" w14:textId="1199DC80" w:rsidR="0067260A" w:rsidRPr="00DB0055" w:rsidDel="000C0BA3" w:rsidRDefault="0067260A" w:rsidP="00150BF6">
            <w:pPr>
              <w:spacing w:after="0" w:line="276" w:lineRule="auto"/>
              <w:jc w:val="center"/>
              <w:rPr>
                <w:del w:id="3770" w:author="Daniel Noble" w:date="2025-04-01T13:40:00Z" w16du:dateUtc="2025-04-01T02:40:00Z"/>
                <w:rFonts w:ascii="Times New Roman" w:eastAsia="Times New Roman" w:hAnsi="Times New Roman" w:cs="Times New Roman"/>
                <w:color w:val="000000"/>
                <w:sz w:val="24"/>
                <w:szCs w:val="24"/>
                <w:lang w:eastAsia="en-AU"/>
              </w:rPr>
            </w:pPr>
            <w:del w:id="377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108B230" w14:textId="3FE2306C" w:rsidR="0067260A" w:rsidRPr="00DB0055" w:rsidDel="000C0BA3" w:rsidRDefault="0067260A" w:rsidP="00150BF6">
            <w:pPr>
              <w:spacing w:after="0" w:line="276" w:lineRule="auto"/>
              <w:jc w:val="center"/>
              <w:rPr>
                <w:del w:id="3772" w:author="Daniel Noble" w:date="2025-04-01T13:40:00Z" w16du:dateUtc="2025-04-01T02:40:00Z"/>
                <w:rFonts w:ascii="Times New Roman" w:eastAsia="Times New Roman" w:hAnsi="Times New Roman" w:cs="Times New Roman"/>
                <w:color w:val="000000"/>
                <w:sz w:val="24"/>
                <w:szCs w:val="24"/>
                <w:lang w:eastAsia="en-AU"/>
              </w:rPr>
            </w:pPr>
            <w:del w:id="377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54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5A8AA31" w14:textId="38DFEC40" w:rsidR="0067260A" w:rsidRPr="00DB0055" w:rsidDel="000C0BA3" w:rsidRDefault="0067260A" w:rsidP="00150BF6">
            <w:pPr>
              <w:spacing w:after="0" w:line="276" w:lineRule="auto"/>
              <w:jc w:val="center"/>
              <w:rPr>
                <w:del w:id="3774" w:author="Daniel Noble" w:date="2025-04-01T13:40:00Z" w16du:dateUtc="2025-04-01T02:40:00Z"/>
                <w:rFonts w:ascii="Times New Roman" w:eastAsia="Times New Roman" w:hAnsi="Times New Roman" w:cs="Times New Roman"/>
                <w:color w:val="000000"/>
                <w:sz w:val="24"/>
                <w:szCs w:val="24"/>
                <w:lang w:eastAsia="en-AU"/>
              </w:rPr>
            </w:pPr>
            <w:del w:id="3775"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-0.0051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295C99B" w14:textId="5140BD19" w:rsidR="0067260A" w:rsidRPr="00DB0055" w:rsidDel="000C0BA3" w:rsidRDefault="0067260A" w:rsidP="00150BF6">
            <w:pPr>
              <w:spacing w:after="0" w:line="276" w:lineRule="auto"/>
              <w:jc w:val="center"/>
              <w:rPr>
                <w:del w:id="3776" w:author="Daniel Noble" w:date="2025-04-01T13:40:00Z" w16du:dateUtc="2025-04-01T02:40:00Z"/>
                <w:rFonts w:ascii="Times New Roman" w:eastAsia="Times New Roman" w:hAnsi="Times New Roman" w:cs="Times New Roman"/>
                <w:color w:val="000000"/>
                <w:sz w:val="24"/>
                <w:szCs w:val="24"/>
                <w:lang w:eastAsia="en-AU"/>
              </w:rPr>
            </w:pPr>
            <w:del w:id="3777"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-0.0586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76414CD" w14:textId="04C26E3B" w:rsidR="0067260A" w:rsidRPr="00DB0055" w:rsidDel="000C0BA3" w:rsidRDefault="0067260A" w:rsidP="00150BF6">
            <w:pPr>
              <w:spacing w:after="0" w:line="276" w:lineRule="auto"/>
              <w:jc w:val="center"/>
              <w:rPr>
                <w:del w:id="3778" w:author="Daniel Noble" w:date="2025-04-01T13:40:00Z" w16du:dateUtc="2025-04-01T02:40:00Z"/>
                <w:rFonts w:ascii="Times New Roman" w:eastAsia="Times New Roman" w:hAnsi="Times New Roman" w:cs="Times New Roman"/>
                <w:color w:val="000000"/>
                <w:sz w:val="24"/>
                <w:szCs w:val="24"/>
                <w:lang w:eastAsia="en-AU"/>
              </w:rPr>
            </w:pPr>
            <w:del w:id="377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0.0484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57EDFFB" w14:textId="7F740FC5" w:rsidR="0067260A" w:rsidRPr="00DB0055" w:rsidDel="000C0BA3" w:rsidRDefault="0067260A" w:rsidP="00150BF6">
            <w:pPr>
              <w:spacing w:after="0" w:line="276" w:lineRule="auto"/>
              <w:jc w:val="center"/>
              <w:rPr>
                <w:del w:id="3780" w:author="Daniel Noble" w:date="2025-04-01T13:40:00Z" w16du:dateUtc="2025-04-01T02:40:00Z"/>
                <w:rFonts w:ascii="Times New Roman" w:eastAsia="Times New Roman" w:hAnsi="Times New Roman" w:cs="Times New Roman"/>
                <w:color w:val="000000"/>
                <w:sz w:val="24"/>
                <w:szCs w:val="24"/>
                <w:lang w:eastAsia="en-AU"/>
              </w:rPr>
            </w:pPr>
            <w:del w:id="378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F635C0D" w14:textId="39122BD2" w:rsidR="0067260A" w:rsidRPr="00DB0055" w:rsidDel="000C0BA3" w:rsidRDefault="0067260A" w:rsidP="00150BF6">
            <w:pPr>
              <w:spacing w:after="0" w:line="276" w:lineRule="auto"/>
              <w:jc w:val="center"/>
              <w:rPr>
                <w:del w:id="3782" w:author="Daniel Noble" w:date="2025-04-01T13:40:00Z" w16du:dateUtc="2025-04-01T02:40:00Z"/>
                <w:rFonts w:ascii="Times New Roman" w:eastAsia="Times New Roman" w:hAnsi="Times New Roman" w:cs="Times New Roman"/>
                <w:color w:val="000000"/>
                <w:sz w:val="24"/>
                <w:szCs w:val="24"/>
                <w:lang w:eastAsia="en-AU"/>
              </w:rPr>
            </w:pPr>
            <w:del w:id="378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0.8375</w:delText>
              </w:r>
            </w:del>
          </w:p>
        </w:tc>
      </w:tr>
    </w:tbl>
    <w:p w14:paraId="667A5551" w14:textId="5ACAC2A3" w:rsidR="0067260A" w:rsidDel="000C0BA3" w:rsidRDefault="0067260A" w:rsidP="0067260A">
      <w:pPr>
        <w:rPr>
          <w:del w:id="3784" w:author="Daniel Noble" w:date="2025-04-01T13:40:00Z" w16du:dateUtc="2025-04-01T02:40:00Z"/>
        </w:rPr>
      </w:pPr>
    </w:p>
    <w:p w14:paraId="7E27FC9B" w14:textId="059D3FCE" w:rsidR="0067260A" w:rsidRPr="00DB0055" w:rsidDel="000C0BA3" w:rsidRDefault="0067260A" w:rsidP="0067260A">
      <w:pPr>
        <w:spacing w:line="480" w:lineRule="auto"/>
        <w:rPr>
          <w:del w:id="3785" w:author="Daniel Noble" w:date="2025-04-01T13:40:00Z" w16du:dateUtc="2025-04-01T02:40:00Z"/>
          <w:rFonts w:ascii="Times New Roman" w:hAnsi="Times New Roman" w:cs="Times New Roman"/>
          <w:sz w:val="24"/>
          <w:szCs w:val="24"/>
        </w:rPr>
      </w:pPr>
      <w:del w:id="3786" w:author="Daniel Noble" w:date="2025-04-01T13:40:00Z" w16du:dateUtc="2025-04-01T02:40:00Z">
        <w:r w:rsidRPr="00DB0055" w:rsidDel="000C0BA3">
          <w:rPr>
            <w:rFonts w:ascii="Times New Roman" w:hAnsi="Times New Roman" w:cs="Times New Roman"/>
            <w:b/>
            <w:bCs/>
            <w:sz w:val="24"/>
            <w:szCs w:val="24"/>
          </w:rPr>
          <w:delText xml:space="preserve">Table S52 Results of the meta-regression of the developmental data set with specific phenotypic traits as the moderator. </w:delText>
        </w:r>
        <w:r w:rsidRPr="00DB0055" w:rsidDel="000C0BA3">
          <w:rPr>
            <w:rFonts w:ascii="Times New Roman" w:hAnsi="Times New Roman" w:cs="Times New Roman"/>
            <w:sz w:val="24"/>
            <w:szCs w:val="24"/>
          </w:rPr>
          <w:delText>Number of studies, species and effect sizes are totals from the subset of data with developmental treatment exposures. Effect size = PRRD</w:delText>
        </w:r>
        <w:r w:rsidRPr="00DB0055" w:rsidDel="000C0BA3">
          <w:rPr>
            <w:rFonts w:ascii="Times New Roman" w:hAnsi="Times New Roman" w:cs="Times New Roman"/>
            <w:sz w:val="24"/>
            <w:szCs w:val="24"/>
            <w:vertAlign w:val="subscript"/>
          </w:rPr>
          <w:delText>S</w:delText>
        </w:r>
        <w:r w:rsidRPr="00DB0055" w:rsidDel="000C0BA3">
          <w:rPr>
            <w:rFonts w:ascii="Times New Roman" w:hAnsi="Times New Roman" w:cs="Times New Roman"/>
            <w:sz w:val="24"/>
            <w:szCs w:val="24"/>
          </w:rPr>
          <w:delText>.</w:delText>
        </w:r>
      </w:del>
    </w:p>
    <w:tbl>
      <w:tblPr>
        <w:tblW w:w="14175" w:type="dxa"/>
        <w:jc w:val="center"/>
        <w:tblLook w:val="04A0" w:firstRow="1" w:lastRow="0" w:firstColumn="1" w:lastColumn="0" w:noHBand="0" w:noVBand="1"/>
      </w:tblPr>
      <w:tblGrid>
        <w:gridCol w:w="3798"/>
        <w:gridCol w:w="1280"/>
        <w:gridCol w:w="1280"/>
        <w:gridCol w:w="1417"/>
        <w:gridCol w:w="1280"/>
        <w:gridCol w:w="1280"/>
        <w:gridCol w:w="1280"/>
        <w:gridCol w:w="1280"/>
        <w:gridCol w:w="1280"/>
      </w:tblGrid>
      <w:tr w:rsidR="0067260A" w:rsidRPr="000D2502" w:rsidDel="000C0BA3" w14:paraId="1A1A3679" w14:textId="5D867BB5" w:rsidTr="00150BF6">
        <w:trPr>
          <w:trHeight w:val="312"/>
          <w:jc w:val="center"/>
          <w:del w:id="3787" w:author="Daniel Noble" w:date="2025-04-01T13:40:00Z"/>
        </w:trPr>
        <w:tc>
          <w:tcPr>
            <w:tcW w:w="379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F12D3FF" w14:textId="2CBB08F8" w:rsidR="0067260A" w:rsidRPr="00DB0055" w:rsidDel="000C0BA3" w:rsidRDefault="0067260A" w:rsidP="00150BF6">
            <w:pPr>
              <w:spacing w:after="0" w:line="276" w:lineRule="auto"/>
              <w:jc w:val="center"/>
              <w:rPr>
                <w:del w:id="3788" w:author="Daniel Noble" w:date="2025-04-01T13:40:00Z" w16du:dateUtc="2025-04-01T02:40:00Z"/>
                <w:rFonts w:ascii="Times New Roman" w:eastAsia="Times New Roman" w:hAnsi="Times New Roman" w:cs="Times New Roman"/>
                <w:b/>
                <w:bCs/>
                <w:color w:val="000000"/>
                <w:sz w:val="24"/>
                <w:szCs w:val="24"/>
                <w:lang w:eastAsia="en-AU"/>
              </w:rPr>
            </w:pPr>
            <w:del w:id="3789"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Developmental Exposure (PRRD</w:delText>
              </w:r>
              <w:r w:rsidRPr="00DB0055" w:rsidDel="000C0BA3">
                <w:rPr>
                  <w:rFonts w:ascii="Times New Roman" w:eastAsia="Times New Roman" w:hAnsi="Times New Roman" w:cs="Times New Roman"/>
                  <w:b/>
                  <w:bCs/>
                  <w:color w:val="000000"/>
                  <w:sz w:val="24"/>
                  <w:szCs w:val="24"/>
                  <w:vertAlign w:val="subscript"/>
                  <w:lang w:eastAsia="en-AU"/>
                </w:rPr>
                <w:delText>S</w:delText>
              </w:r>
              <w:r w:rsidRPr="00DB0055"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05BCA0E" w14:textId="0FC963F7" w:rsidR="0067260A" w:rsidRPr="00DB0055" w:rsidDel="000C0BA3" w:rsidRDefault="0067260A" w:rsidP="00150BF6">
            <w:pPr>
              <w:spacing w:after="0" w:line="276" w:lineRule="auto"/>
              <w:jc w:val="center"/>
              <w:rPr>
                <w:del w:id="3790" w:author="Daniel Noble" w:date="2025-04-01T13:40:00Z" w16du:dateUtc="2025-04-01T02:40:00Z"/>
                <w:rFonts w:ascii="Times New Roman" w:eastAsia="Times New Roman" w:hAnsi="Times New Roman" w:cs="Times New Roman"/>
                <w:b/>
                <w:bCs/>
                <w:color w:val="000000"/>
                <w:sz w:val="24"/>
                <w:szCs w:val="24"/>
                <w:lang w:eastAsia="en-AU"/>
              </w:rPr>
            </w:pPr>
            <w:del w:id="3791"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C6374EC" w14:textId="4DA7E74F" w:rsidR="0067260A" w:rsidRPr="00DB0055" w:rsidDel="000C0BA3" w:rsidRDefault="0067260A" w:rsidP="00150BF6">
            <w:pPr>
              <w:spacing w:after="0" w:line="276" w:lineRule="auto"/>
              <w:jc w:val="center"/>
              <w:rPr>
                <w:del w:id="3792" w:author="Daniel Noble" w:date="2025-04-01T13:40:00Z" w16du:dateUtc="2025-04-01T02:40:00Z"/>
                <w:rFonts w:ascii="Times New Roman" w:eastAsia="Times New Roman" w:hAnsi="Times New Roman" w:cs="Times New Roman"/>
                <w:b/>
                <w:bCs/>
                <w:color w:val="000000"/>
                <w:sz w:val="24"/>
                <w:szCs w:val="24"/>
                <w:lang w:eastAsia="en-AU"/>
              </w:rPr>
            </w:pPr>
            <w:del w:id="3793"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E8942B2" w14:textId="6570651A" w:rsidR="0067260A" w:rsidRPr="00DB0055" w:rsidDel="000C0BA3" w:rsidRDefault="0067260A" w:rsidP="00150BF6">
            <w:pPr>
              <w:spacing w:after="0" w:line="276" w:lineRule="auto"/>
              <w:jc w:val="center"/>
              <w:rPr>
                <w:del w:id="3794" w:author="Daniel Noble" w:date="2025-04-01T13:40:00Z" w16du:dateUtc="2025-04-01T02:40:00Z"/>
                <w:rFonts w:ascii="Times New Roman" w:eastAsia="Times New Roman" w:hAnsi="Times New Roman" w:cs="Times New Roman"/>
                <w:b/>
                <w:bCs/>
                <w:color w:val="000000"/>
                <w:sz w:val="24"/>
                <w:szCs w:val="24"/>
                <w:lang w:eastAsia="en-AU"/>
              </w:rPr>
            </w:pPr>
            <w:del w:id="3795"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2D09302" w14:textId="6CB29480" w:rsidR="0067260A" w:rsidRPr="00DB0055" w:rsidDel="000C0BA3" w:rsidRDefault="0067260A" w:rsidP="00150BF6">
            <w:pPr>
              <w:spacing w:after="0" w:line="276" w:lineRule="auto"/>
              <w:jc w:val="center"/>
              <w:rPr>
                <w:del w:id="3796" w:author="Daniel Noble" w:date="2025-04-01T13:40:00Z" w16du:dateUtc="2025-04-01T02:40:00Z"/>
                <w:rFonts w:ascii="Times New Roman" w:eastAsia="Times New Roman" w:hAnsi="Times New Roman" w:cs="Times New Roman"/>
                <w:b/>
                <w:bCs/>
                <w:color w:val="000000"/>
                <w:sz w:val="24"/>
                <w:szCs w:val="24"/>
                <w:lang w:eastAsia="en-AU"/>
              </w:rPr>
            </w:pPr>
            <w:del w:id="379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6A4A698" w14:textId="56B3E5BF" w:rsidR="0067260A" w:rsidRPr="00DB0055" w:rsidDel="000C0BA3" w:rsidRDefault="0067260A" w:rsidP="00150BF6">
            <w:pPr>
              <w:spacing w:after="0" w:line="276" w:lineRule="auto"/>
              <w:jc w:val="center"/>
              <w:rPr>
                <w:del w:id="3798" w:author="Daniel Noble" w:date="2025-04-01T13:40:00Z" w16du:dateUtc="2025-04-01T02:40:00Z"/>
                <w:rFonts w:ascii="Times New Roman" w:eastAsia="Times New Roman" w:hAnsi="Times New Roman" w:cs="Times New Roman"/>
                <w:b/>
                <w:bCs/>
                <w:color w:val="000000"/>
                <w:sz w:val="24"/>
                <w:szCs w:val="24"/>
                <w:lang w:eastAsia="en-AU"/>
              </w:rPr>
            </w:pPr>
            <w:del w:id="3799"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597DA28" w14:textId="5E892EF5" w:rsidR="0067260A" w:rsidRPr="00DB0055" w:rsidDel="000C0BA3" w:rsidRDefault="0067260A" w:rsidP="00150BF6">
            <w:pPr>
              <w:spacing w:after="0" w:line="276" w:lineRule="auto"/>
              <w:jc w:val="center"/>
              <w:rPr>
                <w:del w:id="3800" w:author="Daniel Noble" w:date="2025-04-01T13:40:00Z" w16du:dateUtc="2025-04-01T02:40:00Z"/>
                <w:rFonts w:ascii="Times New Roman" w:eastAsia="Times New Roman" w:hAnsi="Times New Roman" w:cs="Times New Roman"/>
                <w:b/>
                <w:bCs/>
                <w:color w:val="000000"/>
                <w:sz w:val="24"/>
                <w:szCs w:val="24"/>
                <w:lang w:eastAsia="en-AU"/>
              </w:rPr>
            </w:pPr>
            <w:del w:id="3801"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D98E833" w14:textId="2CF41EB7" w:rsidR="0067260A" w:rsidRPr="00DB0055" w:rsidDel="000C0BA3" w:rsidRDefault="0067260A" w:rsidP="00150BF6">
            <w:pPr>
              <w:spacing w:after="0" w:line="276" w:lineRule="auto"/>
              <w:jc w:val="center"/>
              <w:rPr>
                <w:del w:id="3802" w:author="Daniel Noble" w:date="2025-04-01T13:40:00Z" w16du:dateUtc="2025-04-01T02:40:00Z"/>
                <w:rFonts w:ascii="Times New Roman" w:eastAsia="Times New Roman" w:hAnsi="Times New Roman" w:cs="Times New Roman"/>
                <w:b/>
                <w:bCs/>
                <w:color w:val="000000"/>
                <w:sz w:val="24"/>
                <w:szCs w:val="24"/>
                <w:lang w:eastAsia="en-AU"/>
              </w:rPr>
            </w:pPr>
            <w:del w:id="3803"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E10EB27" w14:textId="5A467F17" w:rsidR="0067260A" w:rsidRPr="00DB0055" w:rsidDel="000C0BA3" w:rsidRDefault="0067260A" w:rsidP="00150BF6">
            <w:pPr>
              <w:spacing w:after="0" w:line="276" w:lineRule="auto"/>
              <w:jc w:val="center"/>
              <w:rPr>
                <w:del w:id="3804" w:author="Daniel Noble" w:date="2025-04-01T13:40:00Z" w16du:dateUtc="2025-04-01T02:40:00Z"/>
                <w:rFonts w:ascii="Times New Roman" w:eastAsia="Times New Roman" w:hAnsi="Times New Roman" w:cs="Times New Roman"/>
                <w:b/>
                <w:bCs/>
                <w:color w:val="000000"/>
                <w:sz w:val="24"/>
                <w:szCs w:val="24"/>
                <w:lang w:eastAsia="en-AU"/>
              </w:rPr>
            </w:pPr>
            <w:del w:id="3805"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p value</w:delText>
              </w:r>
            </w:del>
          </w:p>
        </w:tc>
      </w:tr>
      <w:tr w:rsidR="0067260A" w:rsidRPr="000D2502" w:rsidDel="000C0BA3" w14:paraId="20F3E7DE" w14:textId="7D05E946" w:rsidTr="00150BF6">
        <w:trPr>
          <w:trHeight w:val="288"/>
          <w:jc w:val="center"/>
          <w:del w:id="3806"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7AA88ACF" w14:textId="64B6D8DF" w:rsidR="0067260A" w:rsidRPr="00DB0055" w:rsidDel="000C0BA3" w:rsidRDefault="0067260A" w:rsidP="00150BF6">
            <w:pPr>
              <w:spacing w:after="0" w:line="276" w:lineRule="auto"/>
              <w:rPr>
                <w:del w:id="3807" w:author="Daniel Noble" w:date="2025-04-01T13:40:00Z" w16du:dateUtc="2025-04-01T02:40:00Z"/>
                <w:rFonts w:ascii="Times New Roman" w:eastAsia="Times New Roman" w:hAnsi="Times New Roman" w:cs="Times New Roman"/>
                <w:b/>
                <w:bCs/>
                <w:color w:val="000000"/>
                <w:sz w:val="24"/>
                <w:szCs w:val="24"/>
                <w:lang w:eastAsia="en-AU"/>
              </w:rPr>
            </w:pPr>
            <w:del w:id="3808"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Development Time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EE212A6" w14:textId="13FEB325" w:rsidR="0067260A" w:rsidRPr="00DB0055" w:rsidDel="000C0BA3" w:rsidRDefault="0067260A" w:rsidP="00150BF6">
            <w:pPr>
              <w:spacing w:after="0" w:line="276" w:lineRule="auto"/>
              <w:jc w:val="center"/>
              <w:rPr>
                <w:del w:id="3809" w:author="Daniel Noble" w:date="2025-04-01T13:40:00Z" w16du:dateUtc="2025-04-01T02:40:00Z"/>
                <w:rFonts w:ascii="Times New Roman" w:eastAsia="Times New Roman" w:hAnsi="Times New Roman" w:cs="Times New Roman"/>
                <w:color w:val="000000"/>
                <w:sz w:val="24"/>
                <w:szCs w:val="24"/>
                <w:lang w:eastAsia="en-AU"/>
              </w:rPr>
            </w:pPr>
            <w:del w:id="381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1F23010" w14:textId="6FCFDDEC" w:rsidR="0067260A" w:rsidRPr="00DB0055" w:rsidDel="000C0BA3" w:rsidRDefault="0067260A" w:rsidP="00150BF6">
            <w:pPr>
              <w:spacing w:after="0" w:line="276" w:lineRule="auto"/>
              <w:jc w:val="center"/>
              <w:rPr>
                <w:del w:id="3811" w:author="Daniel Noble" w:date="2025-04-01T13:40:00Z" w16du:dateUtc="2025-04-01T02:40:00Z"/>
                <w:rFonts w:ascii="Times New Roman" w:eastAsia="Times New Roman" w:hAnsi="Times New Roman" w:cs="Times New Roman"/>
                <w:color w:val="000000"/>
                <w:sz w:val="24"/>
                <w:szCs w:val="24"/>
                <w:lang w:eastAsia="en-AU"/>
              </w:rPr>
            </w:pPr>
            <w:del w:id="381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27</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32AB3C6" w14:textId="4864CB2F" w:rsidR="0067260A" w:rsidRPr="00DB0055" w:rsidDel="000C0BA3" w:rsidRDefault="0067260A" w:rsidP="00150BF6">
            <w:pPr>
              <w:spacing w:after="0" w:line="276" w:lineRule="auto"/>
              <w:jc w:val="center"/>
              <w:rPr>
                <w:del w:id="3813" w:author="Daniel Noble" w:date="2025-04-01T13:40:00Z" w16du:dateUtc="2025-04-01T02:40:00Z"/>
                <w:rFonts w:ascii="Times New Roman" w:eastAsia="Times New Roman" w:hAnsi="Times New Roman" w:cs="Times New Roman"/>
                <w:color w:val="000000"/>
                <w:sz w:val="24"/>
                <w:szCs w:val="24"/>
                <w:lang w:eastAsia="en-AU"/>
              </w:rPr>
            </w:pPr>
            <w:del w:id="381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46</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83F843B" w14:textId="18C8D643" w:rsidR="0067260A" w:rsidRPr="00DB0055" w:rsidDel="000C0BA3" w:rsidRDefault="0067260A" w:rsidP="00150BF6">
            <w:pPr>
              <w:spacing w:after="0" w:line="276" w:lineRule="auto"/>
              <w:jc w:val="center"/>
              <w:rPr>
                <w:del w:id="3815" w:author="Daniel Noble" w:date="2025-04-01T13:40:00Z" w16du:dateUtc="2025-04-01T02:40:00Z"/>
                <w:rFonts w:ascii="Times New Roman" w:eastAsia="Times New Roman" w:hAnsi="Times New Roman" w:cs="Times New Roman"/>
                <w:color w:val="000000"/>
                <w:sz w:val="24"/>
                <w:szCs w:val="24"/>
                <w:lang w:eastAsia="en-AU"/>
              </w:rPr>
            </w:pPr>
            <w:del w:id="3816"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0.0105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7C081FC" w14:textId="3C5B025C" w:rsidR="0067260A" w:rsidRPr="00DB0055" w:rsidDel="000C0BA3" w:rsidRDefault="0067260A" w:rsidP="00150BF6">
            <w:pPr>
              <w:spacing w:after="0" w:line="276" w:lineRule="auto"/>
              <w:jc w:val="center"/>
              <w:rPr>
                <w:del w:id="3817" w:author="Daniel Noble" w:date="2025-04-01T13:40:00Z" w16du:dateUtc="2025-04-01T02:40:00Z"/>
                <w:rFonts w:ascii="Times New Roman" w:eastAsia="Times New Roman" w:hAnsi="Times New Roman" w:cs="Times New Roman"/>
                <w:color w:val="000000"/>
                <w:sz w:val="24"/>
                <w:szCs w:val="24"/>
                <w:lang w:eastAsia="en-AU"/>
              </w:rPr>
            </w:pPr>
            <w:del w:id="381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-0.0282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F475D03" w14:textId="7971AA2E" w:rsidR="0067260A" w:rsidRPr="00DB0055" w:rsidDel="000C0BA3" w:rsidRDefault="0067260A" w:rsidP="00150BF6">
            <w:pPr>
              <w:spacing w:after="0" w:line="276" w:lineRule="auto"/>
              <w:jc w:val="center"/>
              <w:rPr>
                <w:del w:id="3819" w:author="Daniel Noble" w:date="2025-04-01T13:40:00Z" w16du:dateUtc="2025-04-01T02:40:00Z"/>
                <w:rFonts w:ascii="Times New Roman" w:eastAsia="Times New Roman" w:hAnsi="Times New Roman" w:cs="Times New Roman"/>
                <w:color w:val="000000"/>
                <w:sz w:val="24"/>
                <w:szCs w:val="24"/>
                <w:lang w:eastAsia="en-AU"/>
              </w:rPr>
            </w:pPr>
            <w:del w:id="382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0.0491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FC82C54" w14:textId="01A5DDE1" w:rsidR="0067260A" w:rsidRPr="00DB0055" w:rsidDel="000C0BA3" w:rsidRDefault="0067260A" w:rsidP="00150BF6">
            <w:pPr>
              <w:spacing w:after="0" w:line="276" w:lineRule="auto"/>
              <w:jc w:val="center"/>
              <w:rPr>
                <w:del w:id="3821" w:author="Daniel Noble" w:date="2025-04-01T13:40:00Z" w16du:dateUtc="2025-04-01T02:40:00Z"/>
                <w:rFonts w:ascii="Times New Roman" w:eastAsia="Times New Roman" w:hAnsi="Times New Roman" w:cs="Times New Roman"/>
                <w:color w:val="000000"/>
                <w:sz w:val="24"/>
                <w:szCs w:val="24"/>
                <w:lang w:eastAsia="en-AU"/>
              </w:rPr>
            </w:pPr>
            <w:del w:id="382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82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D59969D" w14:textId="7E4375AA" w:rsidR="0067260A" w:rsidRPr="00DB0055" w:rsidDel="000C0BA3" w:rsidRDefault="0067260A" w:rsidP="00150BF6">
            <w:pPr>
              <w:spacing w:after="0" w:line="276" w:lineRule="auto"/>
              <w:jc w:val="center"/>
              <w:rPr>
                <w:del w:id="3823" w:author="Daniel Noble" w:date="2025-04-01T13:40:00Z" w16du:dateUtc="2025-04-01T02:40:00Z"/>
                <w:rFonts w:ascii="Times New Roman" w:eastAsia="Times New Roman" w:hAnsi="Times New Roman" w:cs="Times New Roman"/>
                <w:color w:val="000000"/>
                <w:sz w:val="24"/>
                <w:szCs w:val="24"/>
                <w:lang w:eastAsia="en-AU"/>
              </w:rPr>
            </w:pPr>
            <w:del w:id="382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0.5919</w:delText>
              </w:r>
            </w:del>
          </w:p>
        </w:tc>
      </w:tr>
      <w:tr w:rsidR="0067260A" w:rsidRPr="000D2502" w:rsidDel="000C0BA3" w14:paraId="5625D9EC" w14:textId="4C4BB72F" w:rsidTr="00150BF6">
        <w:trPr>
          <w:trHeight w:val="288"/>
          <w:jc w:val="center"/>
          <w:del w:id="3825"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4812F99A" w14:textId="4C7177C5" w:rsidR="0067260A" w:rsidRPr="00DB0055" w:rsidDel="000C0BA3" w:rsidRDefault="0067260A" w:rsidP="00150BF6">
            <w:pPr>
              <w:spacing w:after="0" w:line="276" w:lineRule="auto"/>
              <w:rPr>
                <w:del w:id="3826" w:author="Daniel Noble" w:date="2025-04-01T13:40:00Z" w16du:dateUtc="2025-04-01T02:40:00Z"/>
                <w:rFonts w:ascii="Times New Roman" w:eastAsia="Times New Roman" w:hAnsi="Times New Roman" w:cs="Times New Roman"/>
                <w:b/>
                <w:bCs/>
                <w:color w:val="000000"/>
                <w:sz w:val="24"/>
                <w:szCs w:val="24"/>
                <w:lang w:eastAsia="en-AU"/>
              </w:rPr>
            </w:pPr>
            <w:del w:id="382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Length</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AFE6D80" w14:textId="593B5A8B" w:rsidR="0067260A" w:rsidRPr="00DB0055" w:rsidDel="000C0BA3" w:rsidRDefault="0067260A" w:rsidP="00150BF6">
            <w:pPr>
              <w:spacing w:after="0" w:line="276" w:lineRule="auto"/>
              <w:jc w:val="center"/>
              <w:rPr>
                <w:del w:id="3828" w:author="Daniel Noble" w:date="2025-04-01T13:40:00Z" w16du:dateUtc="2025-04-01T02:40:00Z"/>
                <w:rFonts w:ascii="Times New Roman" w:eastAsia="Times New Roman" w:hAnsi="Times New Roman" w:cs="Times New Roman"/>
                <w:color w:val="000000"/>
                <w:sz w:val="24"/>
                <w:szCs w:val="24"/>
                <w:lang w:eastAsia="en-AU"/>
              </w:rPr>
            </w:pPr>
            <w:del w:id="382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DBB9833" w14:textId="7F046017" w:rsidR="0067260A" w:rsidRPr="00DB0055" w:rsidDel="000C0BA3" w:rsidRDefault="0067260A" w:rsidP="00150BF6">
            <w:pPr>
              <w:spacing w:after="0" w:line="276" w:lineRule="auto"/>
              <w:jc w:val="center"/>
              <w:rPr>
                <w:del w:id="3830" w:author="Daniel Noble" w:date="2025-04-01T13:40:00Z" w16du:dateUtc="2025-04-01T02:40:00Z"/>
                <w:rFonts w:ascii="Times New Roman" w:eastAsia="Times New Roman" w:hAnsi="Times New Roman" w:cs="Times New Roman"/>
                <w:color w:val="000000"/>
                <w:sz w:val="24"/>
                <w:szCs w:val="24"/>
                <w:lang w:eastAsia="en-AU"/>
              </w:rPr>
            </w:pPr>
            <w:del w:id="383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0CAA80F" w14:textId="7493BDEC" w:rsidR="0067260A" w:rsidRPr="00DB0055" w:rsidDel="000C0BA3" w:rsidRDefault="0067260A" w:rsidP="00150BF6">
            <w:pPr>
              <w:spacing w:after="0" w:line="276" w:lineRule="auto"/>
              <w:jc w:val="center"/>
              <w:rPr>
                <w:del w:id="3832" w:author="Daniel Noble" w:date="2025-04-01T13:40:00Z" w16du:dateUtc="2025-04-01T02:40:00Z"/>
                <w:rFonts w:ascii="Times New Roman" w:eastAsia="Times New Roman" w:hAnsi="Times New Roman" w:cs="Times New Roman"/>
                <w:color w:val="000000"/>
                <w:sz w:val="24"/>
                <w:szCs w:val="24"/>
                <w:lang w:eastAsia="en-AU"/>
              </w:rPr>
            </w:pPr>
            <w:del w:id="383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14</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99DFE85" w14:textId="4641608F" w:rsidR="0067260A" w:rsidRPr="00DB0055" w:rsidDel="000C0BA3" w:rsidRDefault="0067260A" w:rsidP="00150BF6">
            <w:pPr>
              <w:spacing w:after="0" w:line="276" w:lineRule="auto"/>
              <w:jc w:val="center"/>
              <w:rPr>
                <w:del w:id="3834" w:author="Daniel Noble" w:date="2025-04-01T13:40:00Z" w16du:dateUtc="2025-04-01T02:40:00Z"/>
                <w:rFonts w:ascii="Times New Roman" w:eastAsia="Times New Roman" w:hAnsi="Times New Roman" w:cs="Times New Roman"/>
                <w:color w:val="000000"/>
                <w:sz w:val="24"/>
                <w:szCs w:val="24"/>
                <w:lang w:eastAsia="en-AU"/>
              </w:rPr>
            </w:pPr>
            <w:del w:id="3835"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0.0009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D3A2190" w14:textId="1A9F5F15" w:rsidR="0067260A" w:rsidRPr="00DB0055" w:rsidDel="000C0BA3" w:rsidRDefault="0067260A" w:rsidP="00150BF6">
            <w:pPr>
              <w:spacing w:after="0" w:line="276" w:lineRule="auto"/>
              <w:jc w:val="center"/>
              <w:rPr>
                <w:del w:id="3836" w:author="Daniel Noble" w:date="2025-04-01T13:40:00Z" w16du:dateUtc="2025-04-01T02:40:00Z"/>
                <w:rFonts w:ascii="Times New Roman" w:eastAsia="Times New Roman" w:hAnsi="Times New Roman" w:cs="Times New Roman"/>
                <w:color w:val="000000"/>
                <w:sz w:val="24"/>
                <w:szCs w:val="24"/>
                <w:lang w:eastAsia="en-AU"/>
              </w:rPr>
            </w:pPr>
            <w:del w:id="3837"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-0.0869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A2664B5" w14:textId="3E470736" w:rsidR="0067260A" w:rsidRPr="00DB0055" w:rsidDel="000C0BA3" w:rsidRDefault="0067260A" w:rsidP="00150BF6">
            <w:pPr>
              <w:spacing w:after="0" w:line="276" w:lineRule="auto"/>
              <w:jc w:val="center"/>
              <w:rPr>
                <w:del w:id="3838" w:author="Daniel Noble" w:date="2025-04-01T13:40:00Z" w16du:dateUtc="2025-04-01T02:40:00Z"/>
                <w:rFonts w:ascii="Times New Roman" w:eastAsia="Times New Roman" w:hAnsi="Times New Roman" w:cs="Times New Roman"/>
                <w:color w:val="000000"/>
                <w:sz w:val="24"/>
                <w:szCs w:val="24"/>
                <w:lang w:eastAsia="en-AU"/>
              </w:rPr>
            </w:pPr>
            <w:del w:id="383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0.0888</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DF253F6" w14:textId="19B205BC" w:rsidR="0067260A" w:rsidRPr="00DB0055" w:rsidDel="000C0BA3" w:rsidRDefault="0067260A" w:rsidP="00150BF6">
            <w:pPr>
              <w:spacing w:after="0" w:line="276" w:lineRule="auto"/>
              <w:jc w:val="center"/>
              <w:rPr>
                <w:del w:id="3840" w:author="Daniel Noble" w:date="2025-04-01T13:40:00Z" w16du:dateUtc="2025-04-01T02:40:00Z"/>
                <w:rFonts w:ascii="Times New Roman" w:eastAsia="Times New Roman" w:hAnsi="Times New Roman" w:cs="Times New Roman"/>
                <w:color w:val="000000"/>
                <w:sz w:val="24"/>
                <w:szCs w:val="24"/>
                <w:lang w:eastAsia="en-AU"/>
              </w:rPr>
            </w:pPr>
            <w:del w:id="384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82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48BE6E7" w14:textId="60B9A069" w:rsidR="0067260A" w:rsidRPr="00DB0055" w:rsidDel="000C0BA3" w:rsidRDefault="0067260A" w:rsidP="00150BF6">
            <w:pPr>
              <w:spacing w:after="0" w:line="276" w:lineRule="auto"/>
              <w:jc w:val="center"/>
              <w:rPr>
                <w:del w:id="3842" w:author="Daniel Noble" w:date="2025-04-01T13:40:00Z" w16du:dateUtc="2025-04-01T02:40:00Z"/>
                <w:rFonts w:ascii="Times New Roman" w:eastAsia="Times New Roman" w:hAnsi="Times New Roman" w:cs="Times New Roman"/>
                <w:color w:val="000000"/>
                <w:sz w:val="24"/>
                <w:szCs w:val="24"/>
                <w:lang w:eastAsia="en-AU"/>
              </w:rPr>
            </w:pPr>
            <w:del w:id="384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0.9832</w:delText>
              </w:r>
            </w:del>
          </w:p>
        </w:tc>
      </w:tr>
      <w:tr w:rsidR="0067260A" w:rsidRPr="000D2502" w:rsidDel="000C0BA3" w14:paraId="4E8C68D1" w14:textId="3FE0B7BF" w:rsidTr="00150BF6">
        <w:trPr>
          <w:trHeight w:val="288"/>
          <w:jc w:val="center"/>
          <w:del w:id="3844"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052620CF" w14:textId="3A0C19FC" w:rsidR="0067260A" w:rsidRPr="00DB0055" w:rsidDel="000C0BA3" w:rsidRDefault="0067260A" w:rsidP="00150BF6">
            <w:pPr>
              <w:spacing w:after="0" w:line="276" w:lineRule="auto"/>
              <w:rPr>
                <w:del w:id="3845" w:author="Daniel Noble" w:date="2025-04-01T13:40:00Z" w16du:dateUtc="2025-04-01T02:40:00Z"/>
                <w:rFonts w:ascii="Times New Roman" w:eastAsia="Times New Roman" w:hAnsi="Times New Roman" w:cs="Times New Roman"/>
                <w:b/>
                <w:bCs/>
                <w:color w:val="000000"/>
                <w:sz w:val="24"/>
                <w:szCs w:val="24"/>
                <w:lang w:eastAsia="en-AU"/>
              </w:rPr>
            </w:pPr>
            <w:del w:id="3846"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Mass</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2C55229" w14:textId="27E9BB57" w:rsidR="0067260A" w:rsidRPr="00DB0055" w:rsidDel="000C0BA3" w:rsidRDefault="0067260A" w:rsidP="00150BF6">
            <w:pPr>
              <w:spacing w:after="0" w:line="276" w:lineRule="auto"/>
              <w:jc w:val="center"/>
              <w:rPr>
                <w:del w:id="3847" w:author="Daniel Noble" w:date="2025-04-01T13:40:00Z" w16du:dateUtc="2025-04-01T02:40:00Z"/>
                <w:rFonts w:ascii="Times New Roman" w:eastAsia="Times New Roman" w:hAnsi="Times New Roman" w:cs="Times New Roman"/>
                <w:color w:val="000000"/>
                <w:sz w:val="24"/>
                <w:szCs w:val="24"/>
                <w:lang w:eastAsia="en-AU"/>
              </w:rPr>
            </w:pPr>
            <w:del w:id="384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6EDA1C6" w14:textId="304F7033" w:rsidR="0067260A" w:rsidRPr="00DB0055" w:rsidDel="000C0BA3" w:rsidRDefault="0067260A" w:rsidP="00150BF6">
            <w:pPr>
              <w:spacing w:after="0" w:line="276" w:lineRule="auto"/>
              <w:jc w:val="center"/>
              <w:rPr>
                <w:del w:id="3849" w:author="Daniel Noble" w:date="2025-04-01T13:40:00Z" w16du:dateUtc="2025-04-01T02:40:00Z"/>
                <w:rFonts w:ascii="Times New Roman" w:eastAsia="Times New Roman" w:hAnsi="Times New Roman" w:cs="Times New Roman"/>
                <w:color w:val="000000"/>
                <w:sz w:val="24"/>
                <w:szCs w:val="24"/>
                <w:lang w:eastAsia="en-AU"/>
              </w:rPr>
            </w:pPr>
            <w:del w:id="385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14</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563E937" w14:textId="1CEB84E1" w:rsidR="0067260A" w:rsidRPr="00DB0055" w:rsidDel="000C0BA3" w:rsidRDefault="0067260A" w:rsidP="00150BF6">
            <w:pPr>
              <w:spacing w:after="0" w:line="276" w:lineRule="auto"/>
              <w:jc w:val="center"/>
              <w:rPr>
                <w:del w:id="3851" w:author="Daniel Noble" w:date="2025-04-01T13:40:00Z" w16du:dateUtc="2025-04-01T02:40:00Z"/>
                <w:rFonts w:ascii="Times New Roman" w:eastAsia="Times New Roman" w:hAnsi="Times New Roman" w:cs="Times New Roman"/>
                <w:color w:val="000000"/>
                <w:sz w:val="24"/>
                <w:szCs w:val="24"/>
                <w:lang w:eastAsia="en-AU"/>
              </w:rPr>
            </w:pPr>
            <w:del w:id="385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4F6DD57" w14:textId="72AAF633" w:rsidR="0067260A" w:rsidRPr="00DB0055" w:rsidDel="000C0BA3" w:rsidRDefault="0067260A" w:rsidP="00150BF6">
            <w:pPr>
              <w:spacing w:after="0" w:line="276" w:lineRule="auto"/>
              <w:jc w:val="center"/>
              <w:rPr>
                <w:del w:id="3853" w:author="Daniel Noble" w:date="2025-04-01T13:40:00Z" w16du:dateUtc="2025-04-01T02:40:00Z"/>
                <w:rFonts w:ascii="Times New Roman" w:eastAsia="Times New Roman" w:hAnsi="Times New Roman" w:cs="Times New Roman"/>
                <w:color w:val="000000"/>
                <w:sz w:val="24"/>
                <w:szCs w:val="24"/>
                <w:lang w:eastAsia="en-AU"/>
              </w:rPr>
            </w:pPr>
            <w:del w:id="385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-0.0115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D961DD5" w14:textId="4824FC5C" w:rsidR="0067260A" w:rsidRPr="00DB0055" w:rsidDel="000C0BA3" w:rsidRDefault="0067260A" w:rsidP="00150BF6">
            <w:pPr>
              <w:spacing w:after="0" w:line="276" w:lineRule="auto"/>
              <w:jc w:val="center"/>
              <w:rPr>
                <w:del w:id="3855" w:author="Daniel Noble" w:date="2025-04-01T13:40:00Z" w16du:dateUtc="2025-04-01T02:40:00Z"/>
                <w:rFonts w:ascii="Times New Roman" w:eastAsia="Times New Roman" w:hAnsi="Times New Roman" w:cs="Times New Roman"/>
                <w:color w:val="000000"/>
                <w:sz w:val="24"/>
                <w:szCs w:val="24"/>
                <w:lang w:eastAsia="en-AU"/>
              </w:rPr>
            </w:pPr>
            <w:del w:id="3856"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-0.0802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3035C4F" w14:textId="5CDB683B" w:rsidR="0067260A" w:rsidRPr="00DB0055" w:rsidDel="000C0BA3" w:rsidRDefault="0067260A" w:rsidP="00150BF6">
            <w:pPr>
              <w:spacing w:after="0" w:line="276" w:lineRule="auto"/>
              <w:jc w:val="center"/>
              <w:rPr>
                <w:del w:id="3857" w:author="Daniel Noble" w:date="2025-04-01T13:40:00Z" w16du:dateUtc="2025-04-01T02:40:00Z"/>
                <w:rFonts w:ascii="Times New Roman" w:eastAsia="Times New Roman" w:hAnsi="Times New Roman" w:cs="Times New Roman"/>
                <w:color w:val="000000"/>
                <w:sz w:val="24"/>
                <w:szCs w:val="24"/>
                <w:lang w:eastAsia="en-AU"/>
              </w:rPr>
            </w:pPr>
            <w:del w:id="385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0.0572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2F8F3B5" w14:textId="25EC685F" w:rsidR="0067260A" w:rsidRPr="00DB0055" w:rsidDel="000C0BA3" w:rsidRDefault="0067260A" w:rsidP="00150BF6">
            <w:pPr>
              <w:spacing w:after="0" w:line="276" w:lineRule="auto"/>
              <w:jc w:val="center"/>
              <w:rPr>
                <w:del w:id="3859" w:author="Daniel Noble" w:date="2025-04-01T13:40:00Z" w16du:dateUtc="2025-04-01T02:40:00Z"/>
                <w:rFonts w:ascii="Times New Roman" w:eastAsia="Times New Roman" w:hAnsi="Times New Roman" w:cs="Times New Roman"/>
                <w:color w:val="000000"/>
                <w:sz w:val="24"/>
                <w:szCs w:val="24"/>
                <w:lang w:eastAsia="en-AU"/>
              </w:rPr>
            </w:pPr>
            <w:del w:id="386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82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3AA124A" w14:textId="5DEBF346" w:rsidR="0067260A" w:rsidRPr="00DB0055" w:rsidDel="000C0BA3" w:rsidRDefault="0067260A" w:rsidP="00150BF6">
            <w:pPr>
              <w:spacing w:after="0" w:line="276" w:lineRule="auto"/>
              <w:jc w:val="center"/>
              <w:rPr>
                <w:del w:id="3861" w:author="Daniel Noble" w:date="2025-04-01T13:40:00Z" w16du:dateUtc="2025-04-01T02:40:00Z"/>
                <w:rFonts w:ascii="Times New Roman" w:eastAsia="Times New Roman" w:hAnsi="Times New Roman" w:cs="Times New Roman"/>
                <w:color w:val="000000"/>
                <w:sz w:val="24"/>
                <w:szCs w:val="24"/>
                <w:lang w:eastAsia="en-AU"/>
              </w:rPr>
            </w:pPr>
            <w:del w:id="386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0.7395</w:delText>
              </w:r>
            </w:del>
          </w:p>
        </w:tc>
      </w:tr>
    </w:tbl>
    <w:p w14:paraId="7B9DF2CA" w14:textId="2AF5E2C5" w:rsidR="0067260A" w:rsidDel="000C0BA3" w:rsidRDefault="0067260A" w:rsidP="0067260A">
      <w:pPr>
        <w:rPr>
          <w:del w:id="3863" w:author="Daniel Noble" w:date="2025-04-01T13:40:00Z" w16du:dateUtc="2025-04-01T02:40:00Z"/>
        </w:rPr>
      </w:pPr>
    </w:p>
    <w:p w14:paraId="7578198E" w14:textId="48861DEC" w:rsidR="0067260A" w:rsidRPr="00DB0055" w:rsidDel="000C0BA3" w:rsidRDefault="0067260A" w:rsidP="0067260A">
      <w:pPr>
        <w:spacing w:line="480" w:lineRule="auto"/>
        <w:rPr>
          <w:del w:id="3864" w:author="Daniel Noble" w:date="2025-04-01T13:40:00Z" w16du:dateUtc="2025-04-01T02:40:00Z"/>
          <w:rFonts w:ascii="Times New Roman" w:hAnsi="Times New Roman" w:cs="Times New Roman"/>
          <w:sz w:val="24"/>
          <w:szCs w:val="24"/>
        </w:rPr>
      </w:pPr>
      <w:del w:id="3865" w:author="Daniel Noble" w:date="2025-04-01T13:40:00Z" w16du:dateUtc="2025-04-01T02:40:00Z">
        <w:r w:rsidRPr="00DB0055" w:rsidDel="000C0BA3">
          <w:rPr>
            <w:rFonts w:ascii="Times New Roman" w:hAnsi="Times New Roman" w:cs="Times New Roman"/>
            <w:b/>
            <w:bCs/>
            <w:sz w:val="24"/>
            <w:szCs w:val="24"/>
          </w:rPr>
          <w:delText xml:space="preserve">Table S53 Results of the meta-regression of the developmental data set with taxonomic class as the moderator. </w:delText>
        </w:r>
        <w:r w:rsidRPr="00DB0055" w:rsidDel="000C0BA3">
          <w:rPr>
            <w:rFonts w:ascii="Times New Roman" w:hAnsi="Times New Roman" w:cs="Times New Roman"/>
            <w:sz w:val="24"/>
            <w:szCs w:val="24"/>
          </w:rPr>
          <w:delText>Number of studies, species and effect sizes are totals from the subset of data with developmental treatment exposures. Effect size = PRRD</w:delText>
        </w:r>
        <w:r w:rsidRPr="00DB0055" w:rsidDel="000C0BA3">
          <w:rPr>
            <w:rFonts w:ascii="Times New Roman" w:hAnsi="Times New Roman" w:cs="Times New Roman"/>
            <w:sz w:val="24"/>
            <w:szCs w:val="24"/>
            <w:vertAlign w:val="subscript"/>
          </w:rPr>
          <w:delText>S</w:delText>
        </w:r>
        <w:r w:rsidRPr="00DB0055" w:rsidDel="000C0BA3">
          <w:rPr>
            <w:rFonts w:ascii="Times New Roman" w:hAnsi="Times New Roman" w:cs="Times New Roman"/>
            <w:sz w:val="24"/>
            <w:szCs w:val="24"/>
          </w:rPr>
          <w:delText xml:space="preserve">. </w:delText>
        </w:r>
      </w:del>
    </w:p>
    <w:tbl>
      <w:tblPr>
        <w:tblW w:w="14175" w:type="dxa"/>
        <w:jc w:val="center"/>
        <w:tblLook w:val="04A0" w:firstRow="1" w:lastRow="0" w:firstColumn="1" w:lastColumn="0" w:noHBand="0" w:noVBand="1"/>
      </w:tblPr>
      <w:tblGrid>
        <w:gridCol w:w="3798"/>
        <w:gridCol w:w="1280"/>
        <w:gridCol w:w="1280"/>
        <w:gridCol w:w="1417"/>
        <w:gridCol w:w="1280"/>
        <w:gridCol w:w="1280"/>
        <w:gridCol w:w="1280"/>
        <w:gridCol w:w="1280"/>
        <w:gridCol w:w="1280"/>
      </w:tblGrid>
      <w:tr w:rsidR="0067260A" w:rsidRPr="000D2502" w:rsidDel="000C0BA3" w14:paraId="1C88BAF3" w14:textId="5EF81920" w:rsidTr="00150BF6">
        <w:trPr>
          <w:trHeight w:val="312"/>
          <w:jc w:val="center"/>
          <w:del w:id="3866" w:author="Daniel Noble" w:date="2025-04-01T13:40:00Z"/>
        </w:trPr>
        <w:tc>
          <w:tcPr>
            <w:tcW w:w="379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B794543" w14:textId="3D0B8232" w:rsidR="0067260A" w:rsidRPr="00DB0055" w:rsidDel="000C0BA3" w:rsidRDefault="0067260A" w:rsidP="00150BF6">
            <w:pPr>
              <w:spacing w:after="0" w:line="276" w:lineRule="auto"/>
              <w:jc w:val="center"/>
              <w:rPr>
                <w:del w:id="3867" w:author="Daniel Noble" w:date="2025-04-01T13:40:00Z" w16du:dateUtc="2025-04-01T02:40:00Z"/>
                <w:rFonts w:ascii="Times New Roman" w:eastAsia="Times New Roman" w:hAnsi="Times New Roman" w:cs="Times New Roman"/>
                <w:b/>
                <w:bCs/>
                <w:color w:val="000000"/>
                <w:sz w:val="24"/>
                <w:szCs w:val="24"/>
                <w:lang w:eastAsia="en-AU"/>
              </w:rPr>
            </w:pPr>
            <w:del w:id="3868"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Developmental Exposure (PRRD</w:delText>
              </w:r>
              <w:r w:rsidRPr="00DB0055" w:rsidDel="000C0BA3">
                <w:rPr>
                  <w:rFonts w:ascii="Times New Roman" w:eastAsia="Times New Roman" w:hAnsi="Times New Roman" w:cs="Times New Roman"/>
                  <w:b/>
                  <w:bCs/>
                  <w:color w:val="000000"/>
                  <w:sz w:val="24"/>
                  <w:szCs w:val="24"/>
                  <w:vertAlign w:val="subscript"/>
                  <w:lang w:eastAsia="en-AU"/>
                </w:rPr>
                <w:delText>S</w:delText>
              </w:r>
              <w:r w:rsidRPr="00DB0055" w:rsidDel="000C0BA3">
                <w:rPr>
                  <w:rFonts w:ascii="Times New Roman" w:eastAsia="Times New Roman" w:hAnsi="Times New Roman" w:cs="Times New Roman"/>
                  <w:b/>
                  <w:bCs/>
                  <w:color w:val="000000"/>
                  <w:sz w:val="24"/>
                  <w:szCs w:val="24"/>
                  <w:lang w:eastAsia="en-AU"/>
                </w:rPr>
                <w:delText>)</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662EBBE" w14:textId="60700E73" w:rsidR="0067260A" w:rsidRPr="00DB0055" w:rsidDel="000C0BA3" w:rsidRDefault="0067260A" w:rsidP="00150BF6">
            <w:pPr>
              <w:spacing w:after="0" w:line="276" w:lineRule="auto"/>
              <w:jc w:val="center"/>
              <w:rPr>
                <w:del w:id="3869" w:author="Daniel Noble" w:date="2025-04-01T13:40:00Z" w16du:dateUtc="2025-04-01T02:40:00Z"/>
                <w:rFonts w:ascii="Times New Roman" w:eastAsia="Times New Roman" w:hAnsi="Times New Roman" w:cs="Times New Roman"/>
                <w:b/>
                <w:bCs/>
                <w:color w:val="000000"/>
                <w:sz w:val="24"/>
                <w:szCs w:val="24"/>
                <w:lang w:eastAsia="en-AU"/>
              </w:rPr>
            </w:pPr>
            <w:del w:id="3870"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Studies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BFA87AD" w14:textId="523BCA27" w:rsidR="0067260A" w:rsidRPr="00DB0055" w:rsidDel="000C0BA3" w:rsidRDefault="0067260A" w:rsidP="00150BF6">
            <w:pPr>
              <w:spacing w:after="0" w:line="276" w:lineRule="auto"/>
              <w:jc w:val="center"/>
              <w:rPr>
                <w:del w:id="3871" w:author="Daniel Noble" w:date="2025-04-01T13:40:00Z" w16du:dateUtc="2025-04-01T02:40:00Z"/>
                <w:rFonts w:ascii="Times New Roman" w:eastAsia="Times New Roman" w:hAnsi="Times New Roman" w:cs="Times New Roman"/>
                <w:b/>
                <w:bCs/>
                <w:color w:val="000000"/>
                <w:sz w:val="24"/>
                <w:szCs w:val="24"/>
                <w:lang w:eastAsia="en-AU"/>
              </w:rPr>
            </w:pPr>
            <w:del w:id="3872"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0533E5C5" w14:textId="24E6C4EA" w:rsidR="0067260A" w:rsidRPr="00DB0055" w:rsidDel="000C0BA3" w:rsidRDefault="0067260A" w:rsidP="00150BF6">
            <w:pPr>
              <w:spacing w:after="0" w:line="276" w:lineRule="auto"/>
              <w:jc w:val="center"/>
              <w:rPr>
                <w:del w:id="3873" w:author="Daniel Noble" w:date="2025-04-01T13:40:00Z" w16du:dateUtc="2025-04-01T02:40:00Z"/>
                <w:rFonts w:ascii="Times New Roman" w:eastAsia="Times New Roman" w:hAnsi="Times New Roman" w:cs="Times New Roman"/>
                <w:b/>
                <w:bCs/>
                <w:color w:val="000000"/>
                <w:sz w:val="24"/>
                <w:szCs w:val="24"/>
                <w:lang w:eastAsia="en-AU"/>
              </w:rPr>
            </w:pPr>
            <w:del w:id="3874"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Effect Sizes</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3027C07" w14:textId="294F9DDF" w:rsidR="0067260A" w:rsidRPr="00DB0055" w:rsidDel="000C0BA3" w:rsidRDefault="0067260A" w:rsidP="00150BF6">
            <w:pPr>
              <w:spacing w:after="0" w:line="276" w:lineRule="auto"/>
              <w:jc w:val="center"/>
              <w:rPr>
                <w:del w:id="3875" w:author="Daniel Noble" w:date="2025-04-01T13:40:00Z" w16du:dateUtc="2025-04-01T02:40:00Z"/>
                <w:rFonts w:ascii="Times New Roman" w:eastAsia="Times New Roman" w:hAnsi="Times New Roman" w:cs="Times New Roman"/>
                <w:b/>
                <w:bCs/>
                <w:color w:val="000000"/>
                <w:sz w:val="24"/>
                <w:szCs w:val="24"/>
                <w:lang w:eastAsia="en-AU"/>
              </w:rPr>
            </w:pPr>
            <w:del w:id="3876"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Estimate</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15CDAA2" w14:textId="30CA8987" w:rsidR="0067260A" w:rsidRPr="00DB0055" w:rsidDel="000C0BA3" w:rsidRDefault="0067260A" w:rsidP="00150BF6">
            <w:pPr>
              <w:spacing w:after="0" w:line="276" w:lineRule="auto"/>
              <w:jc w:val="center"/>
              <w:rPr>
                <w:del w:id="3877" w:author="Daniel Noble" w:date="2025-04-01T13:40:00Z" w16du:dateUtc="2025-04-01T02:40:00Z"/>
                <w:rFonts w:ascii="Times New Roman" w:eastAsia="Times New Roman" w:hAnsi="Times New Roman" w:cs="Times New Roman"/>
                <w:b/>
                <w:bCs/>
                <w:color w:val="000000"/>
                <w:sz w:val="24"/>
                <w:szCs w:val="24"/>
                <w:lang w:eastAsia="en-AU"/>
              </w:rPr>
            </w:pPr>
            <w:del w:id="3878"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Low</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23C3445" w14:textId="68677209" w:rsidR="0067260A" w:rsidRPr="00DB0055" w:rsidDel="000C0BA3" w:rsidRDefault="0067260A" w:rsidP="00150BF6">
            <w:pPr>
              <w:spacing w:after="0" w:line="276" w:lineRule="auto"/>
              <w:jc w:val="center"/>
              <w:rPr>
                <w:del w:id="3879" w:author="Daniel Noble" w:date="2025-04-01T13:40:00Z" w16du:dateUtc="2025-04-01T02:40:00Z"/>
                <w:rFonts w:ascii="Times New Roman" w:eastAsia="Times New Roman" w:hAnsi="Times New Roman" w:cs="Times New Roman"/>
                <w:b/>
                <w:bCs/>
                <w:color w:val="000000"/>
                <w:sz w:val="24"/>
                <w:szCs w:val="24"/>
                <w:lang w:eastAsia="en-AU"/>
              </w:rPr>
            </w:pPr>
            <w:del w:id="3880"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CI High</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AAE167B" w14:textId="748C660B" w:rsidR="0067260A" w:rsidRPr="00DB0055" w:rsidDel="000C0BA3" w:rsidRDefault="0067260A" w:rsidP="00150BF6">
            <w:pPr>
              <w:spacing w:after="0" w:line="276" w:lineRule="auto"/>
              <w:jc w:val="center"/>
              <w:rPr>
                <w:del w:id="3881" w:author="Daniel Noble" w:date="2025-04-01T13:40:00Z" w16du:dateUtc="2025-04-01T02:40:00Z"/>
                <w:rFonts w:ascii="Times New Roman" w:eastAsia="Times New Roman" w:hAnsi="Times New Roman" w:cs="Times New Roman"/>
                <w:b/>
                <w:bCs/>
                <w:color w:val="000000"/>
                <w:sz w:val="24"/>
                <w:szCs w:val="24"/>
                <w:lang w:eastAsia="en-AU"/>
              </w:rPr>
            </w:pPr>
            <w:del w:id="3882"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df</w:delText>
              </w:r>
            </w:del>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3A142B4" w14:textId="5E362A0D" w:rsidR="0067260A" w:rsidRPr="00DB0055" w:rsidDel="000C0BA3" w:rsidRDefault="0067260A" w:rsidP="00150BF6">
            <w:pPr>
              <w:spacing w:after="0" w:line="276" w:lineRule="auto"/>
              <w:jc w:val="center"/>
              <w:rPr>
                <w:del w:id="3883" w:author="Daniel Noble" w:date="2025-04-01T13:40:00Z" w16du:dateUtc="2025-04-01T02:40:00Z"/>
                <w:rFonts w:ascii="Times New Roman" w:eastAsia="Times New Roman" w:hAnsi="Times New Roman" w:cs="Times New Roman"/>
                <w:b/>
                <w:bCs/>
                <w:color w:val="000000"/>
                <w:sz w:val="24"/>
                <w:szCs w:val="24"/>
                <w:lang w:eastAsia="en-AU"/>
              </w:rPr>
            </w:pPr>
            <w:del w:id="3884"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p value</w:delText>
              </w:r>
            </w:del>
          </w:p>
        </w:tc>
      </w:tr>
      <w:tr w:rsidR="0067260A" w:rsidRPr="000D2502" w:rsidDel="000C0BA3" w14:paraId="00770602" w14:textId="5B098392" w:rsidTr="00150BF6">
        <w:trPr>
          <w:trHeight w:val="288"/>
          <w:jc w:val="center"/>
          <w:del w:id="3885"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4478C1A9" w14:textId="73909E84" w:rsidR="0067260A" w:rsidRPr="00DB0055" w:rsidDel="000C0BA3" w:rsidRDefault="0067260A" w:rsidP="00150BF6">
            <w:pPr>
              <w:spacing w:after="0" w:line="276" w:lineRule="auto"/>
              <w:rPr>
                <w:del w:id="3886" w:author="Daniel Noble" w:date="2025-04-01T13:40:00Z" w16du:dateUtc="2025-04-01T02:40:00Z"/>
                <w:rFonts w:ascii="Times New Roman" w:eastAsia="Times New Roman" w:hAnsi="Times New Roman" w:cs="Times New Roman"/>
                <w:b/>
                <w:bCs/>
                <w:color w:val="000000"/>
                <w:sz w:val="24"/>
                <w:szCs w:val="24"/>
                <w:lang w:eastAsia="en-AU"/>
              </w:rPr>
            </w:pPr>
            <w:del w:id="388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Arachnida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7AA51E0" w14:textId="374AC15D" w:rsidR="0067260A" w:rsidRPr="00DB0055" w:rsidDel="000C0BA3" w:rsidRDefault="0067260A" w:rsidP="00150BF6">
            <w:pPr>
              <w:spacing w:after="0" w:line="276" w:lineRule="auto"/>
              <w:jc w:val="center"/>
              <w:rPr>
                <w:del w:id="3888" w:author="Daniel Noble" w:date="2025-04-01T13:40:00Z" w16du:dateUtc="2025-04-01T02:40:00Z"/>
                <w:rFonts w:ascii="Times New Roman" w:eastAsia="Times New Roman" w:hAnsi="Times New Roman" w:cs="Times New Roman"/>
                <w:color w:val="000000"/>
                <w:sz w:val="24"/>
                <w:szCs w:val="24"/>
                <w:lang w:eastAsia="en-AU"/>
              </w:rPr>
            </w:pPr>
            <w:del w:id="388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C13E448" w14:textId="0765B3FB" w:rsidR="0067260A" w:rsidRPr="00DB0055" w:rsidDel="000C0BA3" w:rsidRDefault="0067260A" w:rsidP="00150BF6">
            <w:pPr>
              <w:spacing w:after="0" w:line="276" w:lineRule="auto"/>
              <w:jc w:val="center"/>
              <w:rPr>
                <w:del w:id="3890" w:author="Daniel Noble" w:date="2025-04-01T13:40:00Z" w16du:dateUtc="2025-04-01T02:40:00Z"/>
                <w:rFonts w:ascii="Times New Roman" w:eastAsia="Times New Roman" w:hAnsi="Times New Roman" w:cs="Times New Roman"/>
                <w:color w:val="000000"/>
                <w:sz w:val="24"/>
                <w:szCs w:val="24"/>
                <w:lang w:eastAsia="en-AU"/>
              </w:rPr>
            </w:pPr>
            <w:del w:id="389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3</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22952D4" w14:textId="6630D5D9" w:rsidR="0067260A" w:rsidRPr="00DB0055" w:rsidDel="000C0BA3" w:rsidRDefault="0067260A" w:rsidP="00150BF6">
            <w:pPr>
              <w:spacing w:after="0" w:line="276" w:lineRule="auto"/>
              <w:jc w:val="center"/>
              <w:rPr>
                <w:del w:id="3892" w:author="Daniel Noble" w:date="2025-04-01T13:40:00Z" w16du:dateUtc="2025-04-01T02:40:00Z"/>
                <w:rFonts w:ascii="Times New Roman" w:eastAsia="Times New Roman" w:hAnsi="Times New Roman" w:cs="Times New Roman"/>
                <w:color w:val="000000"/>
                <w:sz w:val="24"/>
                <w:szCs w:val="24"/>
                <w:lang w:eastAsia="en-AU"/>
              </w:rPr>
            </w:pPr>
            <w:del w:id="389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65B8375" w14:textId="6E10B9EB" w:rsidR="0067260A" w:rsidRPr="00DB0055" w:rsidDel="000C0BA3" w:rsidRDefault="0067260A" w:rsidP="00150BF6">
            <w:pPr>
              <w:spacing w:after="0" w:line="276" w:lineRule="auto"/>
              <w:jc w:val="center"/>
              <w:rPr>
                <w:del w:id="3894" w:author="Daniel Noble" w:date="2025-04-01T13:40:00Z" w16du:dateUtc="2025-04-01T02:40:00Z"/>
                <w:rFonts w:ascii="Times New Roman" w:eastAsia="Times New Roman" w:hAnsi="Times New Roman" w:cs="Times New Roman"/>
                <w:color w:val="000000"/>
                <w:sz w:val="24"/>
                <w:szCs w:val="24"/>
                <w:lang w:eastAsia="en-AU"/>
              </w:rPr>
            </w:pPr>
            <w:del w:id="3895"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0.0029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FCEDD78" w14:textId="6AFABE04" w:rsidR="0067260A" w:rsidRPr="00DB0055" w:rsidDel="000C0BA3" w:rsidRDefault="0067260A" w:rsidP="00150BF6">
            <w:pPr>
              <w:spacing w:after="0" w:line="276" w:lineRule="auto"/>
              <w:jc w:val="center"/>
              <w:rPr>
                <w:del w:id="3896" w:author="Daniel Noble" w:date="2025-04-01T13:40:00Z" w16du:dateUtc="2025-04-01T02:40:00Z"/>
                <w:rFonts w:ascii="Times New Roman" w:eastAsia="Times New Roman" w:hAnsi="Times New Roman" w:cs="Times New Roman"/>
                <w:color w:val="000000"/>
                <w:sz w:val="24"/>
                <w:szCs w:val="24"/>
                <w:lang w:eastAsia="en-AU"/>
              </w:rPr>
            </w:pPr>
            <w:del w:id="3897"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-0.0491</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E1326BF" w14:textId="4DDB9C4A" w:rsidR="0067260A" w:rsidRPr="00DB0055" w:rsidDel="000C0BA3" w:rsidRDefault="0067260A" w:rsidP="00150BF6">
            <w:pPr>
              <w:spacing w:after="0" w:line="276" w:lineRule="auto"/>
              <w:jc w:val="center"/>
              <w:rPr>
                <w:del w:id="3898" w:author="Daniel Noble" w:date="2025-04-01T13:40:00Z" w16du:dateUtc="2025-04-01T02:40:00Z"/>
                <w:rFonts w:ascii="Times New Roman" w:eastAsia="Times New Roman" w:hAnsi="Times New Roman" w:cs="Times New Roman"/>
                <w:color w:val="000000"/>
                <w:sz w:val="24"/>
                <w:szCs w:val="24"/>
                <w:lang w:eastAsia="en-AU"/>
              </w:rPr>
            </w:pPr>
            <w:del w:id="3899"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0.0550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FC26BCA" w14:textId="2611AE08" w:rsidR="0067260A" w:rsidRPr="00DB0055" w:rsidDel="000C0BA3" w:rsidRDefault="0067260A" w:rsidP="00150BF6">
            <w:pPr>
              <w:spacing w:after="0" w:line="276" w:lineRule="auto"/>
              <w:jc w:val="center"/>
              <w:rPr>
                <w:del w:id="3900" w:author="Daniel Noble" w:date="2025-04-01T13:40:00Z" w16du:dateUtc="2025-04-01T02:40:00Z"/>
                <w:rFonts w:ascii="Times New Roman" w:eastAsia="Times New Roman" w:hAnsi="Times New Roman" w:cs="Times New Roman"/>
                <w:color w:val="000000"/>
                <w:sz w:val="24"/>
                <w:szCs w:val="24"/>
                <w:lang w:eastAsia="en-AU"/>
              </w:rPr>
            </w:pPr>
            <w:del w:id="3901"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0AE0EB6" w14:textId="43E59ECA" w:rsidR="0067260A" w:rsidRPr="00DB0055" w:rsidDel="000C0BA3" w:rsidRDefault="0067260A" w:rsidP="00150BF6">
            <w:pPr>
              <w:spacing w:after="0" w:line="276" w:lineRule="auto"/>
              <w:jc w:val="center"/>
              <w:rPr>
                <w:del w:id="3902" w:author="Daniel Noble" w:date="2025-04-01T13:40:00Z" w16du:dateUtc="2025-04-01T02:40:00Z"/>
                <w:rFonts w:ascii="Times New Roman" w:eastAsia="Times New Roman" w:hAnsi="Times New Roman" w:cs="Times New Roman"/>
                <w:color w:val="000000"/>
                <w:sz w:val="24"/>
                <w:szCs w:val="24"/>
                <w:lang w:eastAsia="en-AU"/>
              </w:rPr>
            </w:pPr>
            <w:del w:id="390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0.9072</w:delText>
              </w:r>
            </w:del>
          </w:p>
        </w:tc>
      </w:tr>
      <w:tr w:rsidR="0067260A" w:rsidRPr="000D2502" w:rsidDel="000C0BA3" w14:paraId="54572A79" w14:textId="6A106346" w:rsidTr="00150BF6">
        <w:trPr>
          <w:trHeight w:val="288"/>
          <w:jc w:val="center"/>
          <w:del w:id="3904" w:author="Daniel Noble" w:date="2025-04-01T13:40:00Z"/>
        </w:trPr>
        <w:tc>
          <w:tcPr>
            <w:tcW w:w="3798" w:type="dxa"/>
            <w:tcBorders>
              <w:top w:val="nil"/>
              <w:left w:val="single" w:sz="4" w:space="0" w:color="auto"/>
              <w:bottom w:val="single" w:sz="4" w:space="0" w:color="auto"/>
              <w:right w:val="single" w:sz="4" w:space="0" w:color="auto"/>
            </w:tcBorders>
            <w:shd w:val="clear" w:color="000000" w:fill="D9E1F2"/>
            <w:noWrap/>
            <w:vAlign w:val="bottom"/>
            <w:hideMark/>
          </w:tcPr>
          <w:p w14:paraId="712E1C71" w14:textId="60232208" w:rsidR="0067260A" w:rsidRPr="00DB0055" w:rsidDel="000C0BA3" w:rsidRDefault="0067260A" w:rsidP="00150BF6">
            <w:pPr>
              <w:spacing w:after="0" w:line="276" w:lineRule="auto"/>
              <w:rPr>
                <w:del w:id="3905" w:author="Daniel Noble" w:date="2025-04-01T13:40:00Z" w16du:dateUtc="2025-04-01T02:40:00Z"/>
                <w:rFonts w:ascii="Times New Roman" w:eastAsia="Times New Roman" w:hAnsi="Times New Roman" w:cs="Times New Roman"/>
                <w:b/>
                <w:bCs/>
                <w:color w:val="000000"/>
                <w:sz w:val="24"/>
                <w:szCs w:val="24"/>
                <w:lang w:eastAsia="en-AU"/>
              </w:rPr>
            </w:pPr>
            <w:del w:id="3906"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Insecta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1061138" w14:textId="51817F1D" w:rsidR="0067260A" w:rsidRPr="00DB0055" w:rsidDel="000C0BA3" w:rsidRDefault="0067260A" w:rsidP="00150BF6">
            <w:pPr>
              <w:spacing w:after="0" w:line="276" w:lineRule="auto"/>
              <w:jc w:val="center"/>
              <w:rPr>
                <w:del w:id="3907" w:author="Daniel Noble" w:date="2025-04-01T13:40:00Z" w16du:dateUtc="2025-04-01T02:40:00Z"/>
                <w:rFonts w:ascii="Times New Roman" w:eastAsia="Times New Roman" w:hAnsi="Times New Roman" w:cs="Times New Roman"/>
                <w:color w:val="000000"/>
                <w:sz w:val="24"/>
                <w:szCs w:val="24"/>
                <w:lang w:eastAsia="en-AU"/>
              </w:rPr>
            </w:pPr>
            <w:del w:id="390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20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0CF3B3B" w14:textId="5AD3D76A" w:rsidR="0067260A" w:rsidRPr="00DB0055" w:rsidDel="000C0BA3" w:rsidRDefault="0067260A" w:rsidP="00150BF6">
            <w:pPr>
              <w:spacing w:after="0" w:line="276" w:lineRule="auto"/>
              <w:jc w:val="center"/>
              <w:rPr>
                <w:del w:id="3909" w:author="Daniel Noble" w:date="2025-04-01T13:40:00Z" w16du:dateUtc="2025-04-01T02:40:00Z"/>
                <w:rFonts w:ascii="Times New Roman" w:eastAsia="Times New Roman" w:hAnsi="Times New Roman" w:cs="Times New Roman"/>
                <w:color w:val="000000"/>
                <w:sz w:val="24"/>
                <w:szCs w:val="24"/>
                <w:lang w:eastAsia="en-AU"/>
              </w:rPr>
            </w:pPr>
            <w:del w:id="391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18</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9200E84" w14:textId="5747C597" w:rsidR="0067260A" w:rsidRPr="00DB0055" w:rsidDel="000C0BA3" w:rsidRDefault="0067260A" w:rsidP="00150BF6">
            <w:pPr>
              <w:spacing w:after="0" w:line="276" w:lineRule="auto"/>
              <w:jc w:val="center"/>
              <w:rPr>
                <w:del w:id="3911" w:author="Daniel Noble" w:date="2025-04-01T13:40:00Z" w16du:dateUtc="2025-04-01T02:40:00Z"/>
                <w:rFonts w:ascii="Times New Roman" w:eastAsia="Times New Roman" w:hAnsi="Times New Roman" w:cs="Times New Roman"/>
                <w:color w:val="000000"/>
                <w:sz w:val="24"/>
                <w:szCs w:val="24"/>
                <w:lang w:eastAsia="en-AU"/>
              </w:rPr>
            </w:pPr>
            <w:del w:id="391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73</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DD9ADC0" w14:textId="3ABAB449" w:rsidR="0067260A" w:rsidRPr="00DB0055" w:rsidDel="000C0BA3" w:rsidRDefault="0067260A" w:rsidP="00150BF6">
            <w:pPr>
              <w:spacing w:after="0" w:line="276" w:lineRule="auto"/>
              <w:jc w:val="center"/>
              <w:rPr>
                <w:del w:id="3913" w:author="Daniel Noble" w:date="2025-04-01T13:40:00Z" w16du:dateUtc="2025-04-01T02:40:00Z"/>
                <w:rFonts w:ascii="Times New Roman" w:eastAsia="Times New Roman" w:hAnsi="Times New Roman" w:cs="Times New Roman"/>
                <w:color w:val="000000"/>
                <w:sz w:val="24"/>
                <w:szCs w:val="24"/>
                <w:lang w:eastAsia="en-AU"/>
              </w:rPr>
            </w:pPr>
            <w:del w:id="3914"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0.0050</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2EB89C0" w14:textId="37287445" w:rsidR="0067260A" w:rsidRPr="00DB0055" w:rsidDel="000C0BA3" w:rsidRDefault="0067260A" w:rsidP="00150BF6">
            <w:pPr>
              <w:spacing w:after="0" w:line="276" w:lineRule="auto"/>
              <w:jc w:val="center"/>
              <w:rPr>
                <w:del w:id="3915" w:author="Daniel Noble" w:date="2025-04-01T13:40:00Z" w16du:dateUtc="2025-04-01T02:40:00Z"/>
                <w:rFonts w:ascii="Times New Roman" w:eastAsia="Times New Roman" w:hAnsi="Times New Roman" w:cs="Times New Roman"/>
                <w:color w:val="000000"/>
                <w:sz w:val="24"/>
                <w:szCs w:val="24"/>
                <w:lang w:eastAsia="en-AU"/>
              </w:rPr>
            </w:pPr>
            <w:del w:id="3916"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-0.0355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1104CE9" w14:textId="1D53CC3F" w:rsidR="0067260A" w:rsidRPr="00DB0055" w:rsidDel="000C0BA3" w:rsidRDefault="0067260A" w:rsidP="00150BF6">
            <w:pPr>
              <w:spacing w:after="0" w:line="276" w:lineRule="auto"/>
              <w:jc w:val="center"/>
              <w:rPr>
                <w:del w:id="3917" w:author="Daniel Noble" w:date="2025-04-01T13:40:00Z" w16du:dateUtc="2025-04-01T02:40:00Z"/>
                <w:rFonts w:ascii="Times New Roman" w:eastAsia="Times New Roman" w:hAnsi="Times New Roman" w:cs="Times New Roman"/>
                <w:color w:val="000000"/>
                <w:sz w:val="24"/>
                <w:szCs w:val="24"/>
                <w:lang w:eastAsia="en-AU"/>
              </w:rPr>
            </w:pPr>
            <w:del w:id="3918"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0.0455</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9636F65" w14:textId="575A59A0" w:rsidR="0067260A" w:rsidRPr="00DB0055" w:rsidDel="000C0BA3" w:rsidRDefault="0067260A" w:rsidP="00150BF6">
            <w:pPr>
              <w:spacing w:after="0" w:line="276" w:lineRule="auto"/>
              <w:jc w:val="center"/>
              <w:rPr>
                <w:del w:id="3919" w:author="Daniel Noble" w:date="2025-04-01T13:40:00Z" w16du:dateUtc="2025-04-01T02:40:00Z"/>
                <w:rFonts w:ascii="Times New Roman" w:eastAsia="Times New Roman" w:hAnsi="Times New Roman" w:cs="Times New Roman"/>
                <w:color w:val="000000"/>
                <w:sz w:val="24"/>
                <w:szCs w:val="24"/>
                <w:lang w:eastAsia="en-AU"/>
              </w:rPr>
            </w:pPr>
            <w:del w:id="3920"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19</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6B54CFB" w14:textId="1EF9A3DF" w:rsidR="0067260A" w:rsidRPr="00DB0055" w:rsidDel="000C0BA3" w:rsidRDefault="0067260A" w:rsidP="00150BF6">
            <w:pPr>
              <w:spacing w:after="0" w:line="276" w:lineRule="auto"/>
              <w:jc w:val="center"/>
              <w:rPr>
                <w:del w:id="3921" w:author="Daniel Noble" w:date="2025-04-01T13:40:00Z" w16du:dateUtc="2025-04-01T02:40:00Z"/>
                <w:rFonts w:ascii="Times New Roman" w:eastAsia="Times New Roman" w:hAnsi="Times New Roman" w:cs="Times New Roman"/>
                <w:color w:val="000000"/>
                <w:sz w:val="24"/>
                <w:szCs w:val="24"/>
                <w:lang w:eastAsia="en-AU"/>
              </w:rPr>
            </w:pPr>
            <w:del w:id="3922"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0.7995</w:delText>
              </w:r>
            </w:del>
          </w:p>
        </w:tc>
      </w:tr>
    </w:tbl>
    <w:p w14:paraId="2F055660" w14:textId="11BD564A" w:rsidR="0067260A" w:rsidDel="000C0BA3" w:rsidRDefault="0067260A" w:rsidP="0067260A">
      <w:pPr>
        <w:rPr>
          <w:del w:id="3923" w:author="Daniel Noble" w:date="2025-04-01T13:40:00Z" w16du:dateUtc="2025-04-01T02:40:00Z"/>
        </w:rPr>
      </w:pPr>
    </w:p>
    <w:p w14:paraId="7ACF625C" w14:textId="5C293459" w:rsidR="0067260A" w:rsidRPr="00DB0055" w:rsidDel="000C0BA3" w:rsidRDefault="0067260A" w:rsidP="0067260A">
      <w:pPr>
        <w:spacing w:line="480" w:lineRule="auto"/>
        <w:rPr>
          <w:del w:id="3924" w:author="Daniel Noble" w:date="2025-04-01T13:40:00Z" w16du:dateUtc="2025-04-01T02:40:00Z"/>
          <w:rFonts w:ascii="Times New Roman" w:hAnsi="Times New Roman" w:cs="Times New Roman"/>
          <w:b/>
          <w:bCs/>
          <w:sz w:val="24"/>
          <w:szCs w:val="24"/>
        </w:rPr>
      </w:pPr>
      <w:del w:id="3925" w:author="Daniel Noble" w:date="2025-04-01T13:40:00Z" w16du:dateUtc="2025-04-01T02:40:00Z">
        <w:r w:rsidRPr="00DB0055" w:rsidDel="000C0BA3">
          <w:rPr>
            <w:rFonts w:ascii="Times New Roman" w:hAnsi="Times New Roman" w:cs="Times New Roman"/>
            <w:b/>
            <w:bCs/>
            <w:sz w:val="24"/>
            <w:szCs w:val="24"/>
          </w:rPr>
          <w:delText>7.13 | Heterogeneity Results</w:delText>
        </w:r>
      </w:del>
    </w:p>
    <w:p w14:paraId="00FD5A30" w14:textId="2BE84B71" w:rsidR="0067260A" w:rsidRPr="00DB0055" w:rsidDel="000C0BA3" w:rsidRDefault="0067260A" w:rsidP="0067260A">
      <w:pPr>
        <w:spacing w:line="480" w:lineRule="auto"/>
        <w:rPr>
          <w:del w:id="3926" w:author="Daniel Noble" w:date="2025-04-01T13:40:00Z" w16du:dateUtc="2025-04-01T02:40:00Z"/>
          <w:rFonts w:ascii="Times New Roman" w:hAnsi="Times New Roman" w:cs="Times New Roman"/>
          <w:sz w:val="24"/>
          <w:szCs w:val="24"/>
        </w:rPr>
      </w:pPr>
      <w:del w:id="3927" w:author="Daniel Noble" w:date="2025-04-01T13:40:00Z" w16du:dateUtc="2025-04-01T02:40:00Z">
        <w:r w:rsidRPr="00DB0055" w:rsidDel="000C0BA3">
          <w:rPr>
            <w:rFonts w:ascii="Times New Roman" w:hAnsi="Times New Roman" w:cs="Times New Roman"/>
            <w:b/>
            <w:bCs/>
            <w:sz w:val="24"/>
            <w:szCs w:val="24"/>
          </w:rPr>
          <w:delText xml:space="preserve">Table S54 Heterogeneity results for the MLMA models. </w:delText>
        </w:r>
        <w:r w:rsidRPr="00DB0055" w:rsidDel="000C0BA3">
          <w:rPr>
            <w:rFonts w:ascii="Times New Roman" w:hAnsi="Times New Roman" w:cs="Times New Roman"/>
            <w:sz w:val="24"/>
            <w:szCs w:val="24"/>
          </w:rPr>
          <w:delText>Effect size = PRRD</w:delText>
        </w:r>
        <w:r w:rsidRPr="00DB0055" w:rsidDel="000C0BA3">
          <w:rPr>
            <w:rFonts w:ascii="Times New Roman" w:hAnsi="Times New Roman" w:cs="Times New Roman"/>
            <w:sz w:val="24"/>
            <w:szCs w:val="24"/>
            <w:vertAlign w:val="subscript"/>
          </w:rPr>
          <w:delText>S</w:delText>
        </w:r>
        <w:r w:rsidRPr="00DB0055" w:rsidDel="000C0BA3">
          <w:rPr>
            <w:rFonts w:ascii="Times New Roman" w:hAnsi="Times New Roman" w:cs="Times New Roman"/>
            <w:sz w:val="24"/>
            <w:szCs w:val="24"/>
          </w:rPr>
          <w:delText>. I</w:delText>
        </w:r>
        <w:r w:rsidRPr="00DB0055" w:rsidDel="000C0BA3">
          <w:rPr>
            <w:rFonts w:ascii="Times New Roman" w:hAnsi="Times New Roman" w:cs="Times New Roman"/>
            <w:sz w:val="24"/>
            <w:szCs w:val="24"/>
            <w:vertAlign w:val="superscript"/>
          </w:rPr>
          <w:delText>2</w:delText>
        </w:r>
        <w:r w:rsidRPr="00DB0055" w:rsidDel="000C0BA3">
          <w:rPr>
            <w:rFonts w:ascii="Times New Roman" w:hAnsi="Times New Roman" w:cs="Times New Roman"/>
            <w:sz w:val="24"/>
            <w:szCs w:val="24"/>
          </w:rPr>
          <w:delText xml:space="preserve"> values reported as percentages.</w:delText>
        </w:r>
      </w:del>
    </w:p>
    <w:tbl>
      <w:tblPr>
        <w:tblW w:w="13239" w:type="dxa"/>
        <w:jc w:val="center"/>
        <w:tblLook w:val="04A0" w:firstRow="1" w:lastRow="0" w:firstColumn="1" w:lastColumn="0" w:noHBand="0" w:noVBand="1"/>
      </w:tblPr>
      <w:tblGrid>
        <w:gridCol w:w="3320"/>
        <w:gridCol w:w="1417"/>
        <w:gridCol w:w="1417"/>
        <w:gridCol w:w="1417"/>
        <w:gridCol w:w="1417"/>
        <w:gridCol w:w="1417"/>
        <w:gridCol w:w="1417"/>
        <w:gridCol w:w="1417"/>
      </w:tblGrid>
      <w:tr w:rsidR="0067260A" w:rsidRPr="00E81E2E" w:rsidDel="000C0BA3" w14:paraId="203194DD" w14:textId="3425AA5B" w:rsidTr="00150BF6">
        <w:trPr>
          <w:trHeight w:val="336"/>
          <w:jc w:val="center"/>
          <w:del w:id="3928" w:author="Daniel Noble" w:date="2025-04-01T13:40:00Z"/>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279932C" w14:textId="55132024" w:rsidR="0067260A" w:rsidRPr="00DB0055" w:rsidDel="000C0BA3" w:rsidRDefault="0067260A" w:rsidP="00150BF6">
            <w:pPr>
              <w:spacing w:after="0" w:line="276" w:lineRule="auto"/>
              <w:jc w:val="center"/>
              <w:rPr>
                <w:del w:id="3929" w:author="Daniel Noble" w:date="2025-04-01T13:40:00Z" w16du:dateUtc="2025-04-01T02:40:00Z"/>
                <w:rFonts w:ascii="Times New Roman" w:eastAsia="Times New Roman" w:hAnsi="Times New Roman" w:cs="Times New Roman"/>
                <w:b/>
                <w:bCs/>
                <w:color w:val="000000"/>
                <w:sz w:val="24"/>
                <w:szCs w:val="24"/>
                <w:lang w:eastAsia="en-AU"/>
              </w:rPr>
            </w:pPr>
            <w:del w:id="3930"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MLMA Models (PRRD</w:delText>
              </w:r>
              <w:r w:rsidRPr="00DB0055" w:rsidDel="000C0BA3">
                <w:rPr>
                  <w:rFonts w:ascii="Times New Roman" w:eastAsia="Times New Roman" w:hAnsi="Times New Roman" w:cs="Times New Roman"/>
                  <w:b/>
                  <w:bCs/>
                  <w:color w:val="000000"/>
                  <w:sz w:val="24"/>
                  <w:szCs w:val="24"/>
                  <w:vertAlign w:val="subscript"/>
                  <w:lang w:eastAsia="en-AU"/>
                </w:rPr>
                <w:delText>S</w:delText>
              </w:r>
              <w:r w:rsidRPr="00DB0055" w:rsidDel="000C0BA3">
                <w:rPr>
                  <w:rFonts w:ascii="Times New Roman" w:eastAsia="Times New Roman" w:hAnsi="Times New Roman" w:cs="Times New Roman"/>
                  <w:b/>
                  <w:bCs/>
                  <w:color w:val="000000"/>
                  <w:sz w:val="24"/>
                  <w:szCs w:val="24"/>
                  <w:lang w:eastAsia="en-AU"/>
                </w:rPr>
                <w:delText>)</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D0FA725" w14:textId="278A4690" w:rsidR="0067260A" w:rsidRPr="00DB0055" w:rsidDel="000C0BA3" w:rsidRDefault="0067260A" w:rsidP="00150BF6">
            <w:pPr>
              <w:spacing w:after="0" w:line="276" w:lineRule="auto"/>
              <w:jc w:val="center"/>
              <w:rPr>
                <w:del w:id="3931" w:author="Daniel Noble" w:date="2025-04-01T13:40:00Z" w16du:dateUtc="2025-04-01T02:40:00Z"/>
                <w:rFonts w:ascii="Times New Roman" w:eastAsia="Times New Roman" w:hAnsi="Times New Roman" w:cs="Times New Roman"/>
                <w:b/>
                <w:bCs/>
                <w:color w:val="000000"/>
                <w:sz w:val="24"/>
                <w:szCs w:val="24"/>
                <w:lang w:eastAsia="en-AU"/>
              </w:rPr>
            </w:pPr>
            <w:del w:id="3932"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I</w:delText>
              </w:r>
              <w:r w:rsidRPr="00DB0055" w:rsidDel="000C0BA3">
                <w:rPr>
                  <w:rFonts w:ascii="Times New Roman" w:eastAsia="Times New Roman" w:hAnsi="Times New Roman" w:cs="Times New Roman"/>
                  <w:b/>
                  <w:bCs/>
                  <w:color w:val="000000"/>
                  <w:sz w:val="24"/>
                  <w:szCs w:val="24"/>
                  <w:vertAlign w:val="superscript"/>
                  <w:lang w:eastAsia="en-AU"/>
                </w:rPr>
                <w:delText>2</w:delText>
              </w:r>
              <w:r w:rsidRPr="00DB0055" w:rsidDel="000C0BA3">
                <w:rPr>
                  <w:rFonts w:ascii="Times New Roman" w:eastAsia="Times New Roman" w:hAnsi="Times New Roman" w:cs="Times New Roman"/>
                  <w:b/>
                  <w:bCs/>
                  <w:color w:val="000000"/>
                  <w:sz w:val="24"/>
                  <w:szCs w:val="24"/>
                  <w:vertAlign w:val="subscript"/>
                  <w:lang w:eastAsia="en-AU"/>
                </w:rPr>
                <w:delText>Animal</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3C8C2992" w14:textId="72B107D8" w:rsidR="0067260A" w:rsidRPr="00DB0055" w:rsidDel="000C0BA3" w:rsidRDefault="0067260A" w:rsidP="00150BF6">
            <w:pPr>
              <w:spacing w:after="0" w:line="276" w:lineRule="auto"/>
              <w:jc w:val="center"/>
              <w:rPr>
                <w:del w:id="3933" w:author="Daniel Noble" w:date="2025-04-01T13:40:00Z" w16du:dateUtc="2025-04-01T02:40:00Z"/>
                <w:rFonts w:ascii="Times New Roman" w:eastAsia="Times New Roman" w:hAnsi="Times New Roman" w:cs="Times New Roman"/>
                <w:b/>
                <w:bCs/>
                <w:color w:val="000000"/>
                <w:sz w:val="24"/>
                <w:szCs w:val="24"/>
                <w:lang w:eastAsia="en-AU"/>
              </w:rPr>
            </w:pPr>
            <w:del w:id="3934"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I</w:delText>
              </w:r>
              <w:r w:rsidRPr="00DB0055" w:rsidDel="000C0BA3">
                <w:rPr>
                  <w:rFonts w:ascii="Times New Roman" w:eastAsia="Times New Roman" w:hAnsi="Times New Roman" w:cs="Times New Roman"/>
                  <w:b/>
                  <w:bCs/>
                  <w:color w:val="000000"/>
                  <w:sz w:val="24"/>
                  <w:szCs w:val="24"/>
                  <w:vertAlign w:val="superscript"/>
                  <w:lang w:eastAsia="en-AU"/>
                </w:rPr>
                <w:delText>2</w:delText>
              </w:r>
              <w:r w:rsidRPr="00DB0055" w:rsidDel="000C0BA3">
                <w:rPr>
                  <w:rFonts w:ascii="Times New Roman" w:eastAsia="Times New Roman" w:hAnsi="Times New Roman" w:cs="Times New Roman"/>
                  <w:b/>
                  <w:bCs/>
                  <w:color w:val="000000"/>
                  <w:sz w:val="24"/>
                  <w:szCs w:val="24"/>
                  <w:vertAlign w:val="subscript"/>
                  <w:lang w:eastAsia="en-AU"/>
                </w:rPr>
                <w:delText>Obs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68239037" w14:textId="6F17CCDA" w:rsidR="0067260A" w:rsidRPr="00DB0055" w:rsidDel="000C0BA3" w:rsidRDefault="0067260A" w:rsidP="00150BF6">
            <w:pPr>
              <w:spacing w:after="0" w:line="276" w:lineRule="auto"/>
              <w:jc w:val="center"/>
              <w:rPr>
                <w:del w:id="3935" w:author="Daniel Noble" w:date="2025-04-01T13:40:00Z" w16du:dateUtc="2025-04-01T02:40:00Z"/>
                <w:rFonts w:ascii="Times New Roman" w:eastAsia="Times New Roman" w:hAnsi="Times New Roman" w:cs="Times New Roman"/>
                <w:b/>
                <w:bCs/>
                <w:color w:val="000000"/>
                <w:sz w:val="24"/>
                <w:szCs w:val="24"/>
                <w:lang w:eastAsia="en-AU"/>
              </w:rPr>
            </w:pPr>
            <w:del w:id="3936"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I</w:delText>
              </w:r>
              <w:r w:rsidRPr="00DB0055" w:rsidDel="000C0BA3">
                <w:rPr>
                  <w:rFonts w:ascii="Times New Roman" w:eastAsia="Times New Roman" w:hAnsi="Times New Roman" w:cs="Times New Roman"/>
                  <w:b/>
                  <w:bCs/>
                  <w:color w:val="000000"/>
                  <w:sz w:val="24"/>
                  <w:szCs w:val="24"/>
                  <w:vertAlign w:val="superscript"/>
                  <w:lang w:eastAsia="en-AU"/>
                </w:rPr>
                <w:delText>2</w:delText>
              </w:r>
              <w:r w:rsidRPr="00DB0055" w:rsidDel="000C0BA3">
                <w:rPr>
                  <w:rFonts w:ascii="Times New Roman" w:eastAsia="Times New Roman" w:hAnsi="Times New Roman" w:cs="Times New Roman"/>
                  <w:b/>
                  <w:bCs/>
                  <w:color w:val="000000"/>
                  <w:sz w:val="24"/>
                  <w:szCs w:val="24"/>
                  <w:vertAlign w:val="subscript"/>
                  <w:lang w:eastAsia="en-AU"/>
                </w:rPr>
                <w:delText>Phylo</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37608771" w14:textId="5229E039" w:rsidR="0067260A" w:rsidRPr="00DB0055" w:rsidDel="000C0BA3" w:rsidRDefault="0067260A" w:rsidP="00150BF6">
            <w:pPr>
              <w:spacing w:after="0" w:line="276" w:lineRule="auto"/>
              <w:jc w:val="center"/>
              <w:rPr>
                <w:del w:id="3937" w:author="Daniel Noble" w:date="2025-04-01T13:40:00Z" w16du:dateUtc="2025-04-01T02:40:00Z"/>
                <w:rFonts w:ascii="Times New Roman" w:eastAsia="Times New Roman" w:hAnsi="Times New Roman" w:cs="Times New Roman"/>
                <w:b/>
                <w:bCs/>
                <w:color w:val="000000"/>
                <w:sz w:val="24"/>
                <w:szCs w:val="24"/>
                <w:lang w:eastAsia="en-AU"/>
              </w:rPr>
            </w:pPr>
            <w:del w:id="3938"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I</w:delText>
              </w:r>
              <w:r w:rsidRPr="00DB0055" w:rsidDel="000C0BA3">
                <w:rPr>
                  <w:rFonts w:ascii="Times New Roman" w:eastAsia="Times New Roman" w:hAnsi="Times New Roman" w:cs="Times New Roman"/>
                  <w:b/>
                  <w:bCs/>
                  <w:color w:val="000000"/>
                  <w:sz w:val="24"/>
                  <w:szCs w:val="24"/>
                  <w:vertAlign w:val="superscript"/>
                  <w:lang w:eastAsia="en-AU"/>
                </w:rPr>
                <w:delText>2</w:delText>
              </w:r>
              <w:r w:rsidRPr="00DB0055" w:rsidDel="000C0BA3">
                <w:rPr>
                  <w:rFonts w:ascii="Times New Roman" w:eastAsia="Times New Roman" w:hAnsi="Times New Roman" w:cs="Times New Roman"/>
                  <w:b/>
                  <w:bCs/>
                  <w:color w:val="000000"/>
                  <w:sz w:val="24"/>
                  <w:szCs w:val="24"/>
                  <w:vertAlign w:val="subscript"/>
                  <w:lang w:eastAsia="en-AU"/>
                </w:rPr>
                <w:delText>Species</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0D38BE64" w14:textId="3D54DEE8" w:rsidR="0067260A" w:rsidRPr="00DB0055" w:rsidDel="000C0BA3" w:rsidRDefault="0067260A" w:rsidP="00150BF6">
            <w:pPr>
              <w:spacing w:after="0" w:line="276" w:lineRule="auto"/>
              <w:jc w:val="center"/>
              <w:rPr>
                <w:del w:id="3939" w:author="Daniel Noble" w:date="2025-04-01T13:40:00Z" w16du:dateUtc="2025-04-01T02:40:00Z"/>
                <w:rFonts w:ascii="Times New Roman" w:eastAsia="Times New Roman" w:hAnsi="Times New Roman" w:cs="Times New Roman"/>
                <w:b/>
                <w:bCs/>
                <w:color w:val="000000"/>
                <w:sz w:val="24"/>
                <w:szCs w:val="24"/>
                <w:lang w:eastAsia="en-AU"/>
              </w:rPr>
            </w:pPr>
            <w:del w:id="3940"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I</w:delText>
              </w:r>
              <w:r w:rsidRPr="00DB0055" w:rsidDel="000C0BA3">
                <w:rPr>
                  <w:rFonts w:ascii="Times New Roman" w:eastAsia="Times New Roman" w:hAnsi="Times New Roman" w:cs="Times New Roman"/>
                  <w:b/>
                  <w:bCs/>
                  <w:color w:val="000000"/>
                  <w:sz w:val="24"/>
                  <w:szCs w:val="24"/>
                  <w:vertAlign w:val="superscript"/>
                  <w:lang w:eastAsia="en-AU"/>
                </w:rPr>
                <w:delText>2</w:delText>
              </w:r>
              <w:r w:rsidRPr="00DB0055" w:rsidDel="000C0BA3">
                <w:rPr>
                  <w:rFonts w:ascii="Times New Roman" w:eastAsia="Times New Roman" w:hAnsi="Times New Roman" w:cs="Times New Roman"/>
                  <w:b/>
                  <w:bCs/>
                  <w:color w:val="000000"/>
                  <w:sz w:val="24"/>
                  <w:szCs w:val="24"/>
                  <w:vertAlign w:val="subscript"/>
                  <w:lang w:eastAsia="en-AU"/>
                </w:rPr>
                <w:delText>Study</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4ECA89E" w14:textId="6DDA6232" w:rsidR="0067260A" w:rsidRPr="00DB0055" w:rsidDel="000C0BA3" w:rsidRDefault="0067260A" w:rsidP="00150BF6">
            <w:pPr>
              <w:spacing w:after="0" w:line="276" w:lineRule="auto"/>
              <w:jc w:val="center"/>
              <w:rPr>
                <w:del w:id="3941" w:author="Daniel Noble" w:date="2025-04-01T13:40:00Z" w16du:dateUtc="2025-04-01T02:40:00Z"/>
                <w:rFonts w:ascii="Times New Roman" w:eastAsia="Times New Roman" w:hAnsi="Times New Roman" w:cs="Times New Roman"/>
                <w:b/>
                <w:bCs/>
                <w:color w:val="000000"/>
                <w:sz w:val="24"/>
                <w:szCs w:val="24"/>
                <w:lang w:eastAsia="en-AU"/>
              </w:rPr>
            </w:pPr>
            <w:del w:id="3942"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I</w:delText>
              </w:r>
              <w:r w:rsidRPr="00DB0055" w:rsidDel="000C0BA3">
                <w:rPr>
                  <w:rFonts w:ascii="Times New Roman" w:eastAsia="Times New Roman" w:hAnsi="Times New Roman" w:cs="Times New Roman"/>
                  <w:b/>
                  <w:bCs/>
                  <w:color w:val="000000"/>
                  <w:sz w:val="24"/>
                  <w:szCs w:val="24"/>
                  <w:vertAlign w:val="superscript"/>
                  <w:lang w:eastAsia="en-AU"/>
                </w:rPr>
                <w:delText>2</w:delText>
              </w:r>
              <w:r w:rsidRPr="00DB0055" w:rsidDel="000C0BA3">
                <w:rPr>
                  <w:rFonts w:ascii="Times New Roman" w:eastAsia="Times New Roman" w:hAnsi="Times New Roman" w:cs="Times New Roman"/>
                  <w:b/>
                  <w:bCs/>
                  <w:color w:val="000000"/>
                  <w:sz w:val="24"/>
                  <w:szCs w:val="24"/>
                  <w:vertAlign w:val="subscript"/>
                  <w:lang w:eastAsia="en-AU"/>
                </w:rPr>
                <w:delText>Trait</w:delText>
              </w:r>
            </w:del>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160D8846" w14:textId="55338296" w:rsidR="0067260A" w:rsidRPr="00DB0055" w:rsidDel="000C0BA3" w:rsidRDefault="0067260A" w:rsidP="00150BF6">
            <w:pPr>
              <w:spacing w:after="0" w:line="276" w:lineRule="auto"/>
              <w:jc w:val="center"/>
              <w:rPr>
                <w:del w:id="3943" w:author="Daniel Noble" w:date="2025-04-01T13:40:00Z" w16du:dateUtc="2025-04-01T02:40:00Z"/>
                <w:rFonts w:ascii="Times New Roman" w:eastAsia="Times New Roman" w:hAnsi="Times New Roman" w:cs="Times New Roman"/>
                <w:b/>
                <w:bCs/>
                <w:color w:val="000000"/>
                <w:sz w:val="24"/>
                <w:szCs w:val="24"/>
                <w:lang w:eastAsia="en-AU"/>
              </w:rPr>
            </w:pPr>
            <w:del w:id="3944"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I</w:delText>
              </w:r>
              <w:r w:rsidRPr="00DB0055" w:rsidDel="000C0BA3">
                <w:rPr>
                  <w:rFonts w:ascii="Times New Roman" w:eastAsia="Times New Roman" w:hAnsi="Times New Roman" w:cs="Times New Roman"/>
                  <w:b/>
                  <w:bCs/>
                  <w:color w:val="000000"/>
                  <w:sz w:val="24"/>
                  <w:szCs w:val="24"/>
                  <w:vertAlign w:val="superscript"/>
                  <w:lang w:eastAsia="en-AU"/>
                </w:rPr>
                <w:delText>2</w:delText>
              </w:r>
              <w:r w:rsidRPr="00DB0055" w:rsidDel="000C0BA3">
                <w:rPr>
                  <w:rFonts w:ascii="Times New Roman" w:eastAsia="Times New Roman" w:hAnsi="Times New Roman" w:cs="Times New Roman"/>
                  <w:b/>
                  <w:bCs/>
                  <w:color w:val="000000"/>
                  <w:sz w:val="24"/>
                  <w:szCs w:val="24"/>
                  <w:vertAlign w:val="subscript"/>
                  <w:lang w:eastAsia="en-AU"/>
                </w:rPr>
                <w:delText>Total</w:delText>
              </w:r>
            </w:del>
          </w:p>
        </w:tc>
      </w:tr>
      <w:tr w:rsidR="0067260A" w:rsidRPr="00E81E2E" w:rsidDel="000C0BA3" w14:paraId="375E5387" w14:textId="6A10F395" w:rsidTr="00150BF6">
        <w:trPr>
          <w:trHeight w:val="288"/>
          <w:jc w:val="center"/>
          <w:del w:id="3945" w:author="Daniel Noble" w:date="2025-04-01T13:40: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92894F0" w14:textId="76AFC1B8" w:rsidR="0067260A" w:rsidRPr="00DB0055" w:rsidDel="000C0BA3" w:rsidRDefault="0067260A" w:rsidP="00150BF6">
            <w:pPr>
              <w:spacing w:after="0" w:line="276" w:lineRule="auto"/>
              <w:rPr>
                <w:del w:id="3946" w:author="Daniel Noble" w:date="2025-04-01T13:40:00Z" w16du:dateUtc="2025-04-01T02:40:00Z"/>
                <w:rFonts w:ascii="Times New Roman" w:eastAsia="Times New Roman" w:hAnsi="Times New Roman" w:cs="Times New Roman"/>
                <w:b/>
                <w:bCs/>
                <w:color w:val="000000"/>
                <w:sz w:val="24"/>
                <w:szCs w:val="24"/>
                <w:lang w:eastAsia="en-AU"/>
              </w:rPr>
            </w:pPr>
            <w:del w:id="3947" w:author="Daniel Noble" w:date="2025-04-01T13:40:00Z" w16du:dateUtc="2025-04-01T02:40:00Z">
              <w:r w:rsidRPr="00DB0055" w:rsidDel="000C0BA3">
                <w:rPr>
                  <w:rFonts w:ascii="Times New Roman" w:eastAsia="Times New Roman" w:hAnsi="Times New Roman" w:cs="Times New Roman"/>
                  <w:b/>
                  <w:bCs/>
                  <w:color w:val="000000"/>
                  <w:sz w:val="24"/>
                  <w:szCs w:val="24"/>
                  <w:lang w:eastAsia="en-AU"/>
                </w:rPr>
                <w:delText>Overall</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4E68CF0" w14:textId="6B5C5918" w:rsidR="0067260A" w:rsidRPr="00DB0055" w:rsidDel="000C0BA3" w:rsidRDefault="0067260A" w:rsidP="00150BF6">
            <w:pPr>
              <w:spacing w:after="0" w:line="276" w:lineRule="auto"/>
              <w:jc w:val="center"/>
              <w:rPr>
                <w:del w:id="3948" w:author="Daniel Noble" w:date="2025-04-01T13:40:00Z" w16du:dateUtc="2025-04-01T02:40:00Z"/>
                <w:rFonts w:ascii="Times New Roman" w:eastAsia="Times New Roman" w:hAnsi="Times New Roman" w:cs="Times New Roman"/>
                <w:color w:val="000000"/>
                <w:sz w:val="24"/>
                <w:szCs w:val="24"/>
                <w:lang w:eastAsia="en-AU"/>
              </w:rPr>
            </w:pPr>
            <w:del w:id="3949" w:author="Daniel Noble" w:date="2025-03-31T10:46:00Z" w16du:dateUtc="2025-03-30T23:46:00Z">
              <w:r w:rsidRPr="00DB0055" w:rsidDel="006B2C25">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BB98D2E" w14:textId="459CB850" w:rsidR="0067260A" w:rsidRPr="00DB0055" w:rsidDel="000C0BA3" w:rsidRDefault="0067260A" w:rsidP="00150BF6">
            <w:pPr>
              <w:spacing w:after="0" w:line="276" w:lineRule="auto"/>
              <w:jc w:val="center"/>
              <w:rPr>
                <w:del w:id="3950" w:author="Daniel Noble" w:date="2025-04-01T13:40:00Z" w16du:dateUtc="2025-04-01T02:40:00Z"/>
                <w:rFonts w:ascii="Times New Roman" w:eastAsia="Times New Roman" w:hAnsi="Times New Roman" w:cs="Times New Roman"/>
                <w:color w:val="000000"/>
                <w:sz w:val="24"/>
                <w:szCs w:val="24"/>
                <w:lang w:eastAsia="en-AU"/>
              </w:rPr>
            </w:pPr>
            <w:del w:id="3951" w:author="Daniel Noble" w:date="2025-03-31T10:46:00Z" w16du:dateUtc="2025-03-30T23:46:00Z">
              <w:r w:rsidRPr="00DB0055" w:rsidDel="006B2C25">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86A0E2E" w14:textId="4805B845" w:rsidR="0067260A" w:rsidRPr="00DB0055" w:rsidDel="000C0BA3" w:rsidRDefault="0067260A" w:rsidP="00150BF6">
            <w:pPr>
              <w:spacing w:after="0" w:line="276" w:lineRule="auto"/>
              <w:jc w:val="center"/>
              <w:rPr>
                <w:del w:id="3952" w:author="Daniel Noble" w:date="2025-04-01T13:40:00Z" w16du:dateUtc="2025-04-01T02:40:00Z"/>
                <w:rFonts w:ascii="Times New Roman" w:eastAsia="Times New Roman" w:hAnsi="Times New Roman" w:cs="Times New Roman"/>
                <w:color w:val="000000"/>
                <w:sz w:val="24"/>
                <w:szCs w:val="24"/>
                <w:lang w:eastAsia="en-AU"/>
              </w:rPr>
            </w:pPr>
            <w:del w:id="3953"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7AEC6EA" w14:textId="70A162FF" w:rsidR="0067260A" w:rsidRPr="00DB0055" w:rsidDel="000C0BA3" w:rsidRDefault="0067260A" w:rsidP="00150BF6">
            <w:pPr>
              <w:spacing w:after="0" w:line="276" w:lineRule="auto"/>
              <w:jc w:val="center"/>
              <w:rPr>
                <w:del w:id="3954" w:author="Daniel Noble" w:date="2025-04-01T13:40:00Z" w16du:dateUtc="2025-04-01T02:40:00Z"/>
                <w:rFonts w:ascii="Times New Roman" w:eastAsia="Times New Roman" w:hAnsi="Times New Roman" w:cs="Times New Roman"/>
                <w:color w:val="000000"/>
                <w:sz w:val="24"/>
                <w:szCs w:val="24"/>
                <w:lang w:eastAsia="en-AU"/>
              </w:rPr>
            </w:pPr>
            <w:del w:id="3955" w:author="Daniel Noble" w:date="2025-04-01T13:40:00Z" w16du:dateUtc="2025-04-01T02:40:00Z">
              <w:r w:rsidRPr="00DB0055" w:rsidDel="000C0BA3">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711CE6E" w14:textId="44217039" w:rsidR="0067260A" w:rsidRPr="00DB0055" w:rsidDel="000C0BA3" w:rsidRDefault="0067260A" w:rsidP="00150BF6">
            <w:pPr>
              <w:spacing w:after="0" w:line="276" w:lineRule="auto"/>
              <w:jc w:val="center"/>
              <w:rPr>
                <w:del w:id="3956" w:author="Daniel Noble" w:date="2025-04-01T13:40:00Z" w16du:dateUtc="2025-04-01T02:40:00Z"/>
                <w:rFonts w:ascii="Times New Roman" w:eastAsia="Times New Roman" w:hAnsi="Times New Roman" w:cs="Times New Roman"/>
                <w:color w:val="000000"/>
                <w:sz w:val="24"/>
                <w:szCs w:val="24"/>
                <w:lang w:eastAsia="en-AU"/>
              </w:rPr>
            </w:pPr>
            <w:del w:id="3957" w:author="Daniel Noble" w:date="2025-03-31T10:46:00Z" w16du:dateUtc="2025-03-30T23:46:00Z">
              <w:r w:rsidRPr="00DB0055" w:rsidDel="006B2C25">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129407C" w14:textId="5DEC424E" w:rsidR="0067260A" w:rsidRPr="00DB0055" w:rsidDel="000C0BA3" w:rsidRDefault="0067260A" w:rsidP="00150BF6">
            <w:pPr>
              <w:spacing w:after="0" w:line="276" w:lineRule="auto"/>
              <w:jc w:val="center"/>
              <w:rPr>
                <w:del w:id="3958" w:author="Daniel Noble" w:date="2025-04-01T13:40:00Z" w16du:dateUtc="2025-04-01T02:40:00Z"/>
                <w:rFonts w:ascii="Times New Roman" w:eastAsia="Times New Roman" w:hAnsi="Times New Roman" w:cs="Times New Roman"/>
                <w:color w:val="000000"/>
                <w:sz w:val="24"/>
                <w:szCs w:val="24"/>
                <w:lang w:eastAsia="en-AU"/>
              </w:rPr>
            </w:pPr>
            <w:del w:id="3959" w:author="Daniel Noble" w:date="2025-03-31T10:47:00Z" w16du:dateUtc="2025-03-30T23:47: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69B8587" w14:textId="01B078A5" w:rsidR="0067260A" w:rsidRPr="00DB0055" w:rsidDel="000C0BA3" w:rsidRDefault="0067260A" w:rsidP="00150BF6">
            <w:pPr>
              <w:spacing w:after="0" w:line="276" w:lineRule="auto"/>
              <w:jc w:val="center"/>
              <w:rPr>
                <w:del w:id="3960" w:author="Daniel Noble" w:date="2025-04-01T13:40:00Z" w16du:dateUtc="2025-04-01T02:40:00Z"/>
                <w:rFonts w:ascii="Times New Roman" w:eastAsia="Times New Roman" w:hAnsi="Times New Roman" w:cs="Times New Roman"/>
                <w:color w:val="000000"/>
                <w:sz w:val="24"/>
                <w:szCs w:val="24"/>
                <w:lang w:eastAsia="en-AU"/>
              </w:rPr>
            </w:pPr>
            <w:del w:id="3961" w:author="Daniel Noble" w:date="2025-03-31T10:47:00Z" w16du:dateUtc="2025-03-30T23:47:00Z">
              <w:r w:rsidRPr="00DB0055" w:rsidDel="00805641">
                <w:rPr>
                  <w:rFonts w:ascii="Times New Roman" w:eastAsia="Times New Roman" w:hAnsi="Times New Roman" w:cs="Times New Roman"/>
                  <w:color w:val="000000"/>
                  <w:sz w:val="24"/>
                  <w:szCs w:val="24"/>
                  <w:lang w:eastAsia="en-AU"/>
                </w:rPr>
                <w:delText>0.00</w:delText>
              </w:r>
            </w:del>
          </w:p>
        </w:tc>
      </w:tr>
      <w:tr w:rsidR="0067260A" w:rsidRPr="00E81E2E" w:rsidDel="00DC646A" w14:paraId="0FCE13DB" w14:textId="79786D18" w:rsidTr="00150BF6">
        <w:trPr>
          <w:trHeight w:val="288"/>
          <w:jc w:val="center"/>
          <w:del w:id="3962" w:author="Daniel Noble" w:date="2025-03-31T12:04: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8B72BF6" w14:textId="78EF54D8" w:rsidR="0067260A" w:rsidRPr="00DB0055" w:rsidDel="00DC646A" w:rsidRDefault="0067260A" w:rsidP="00150BF6">
            <w:pPr>
              <w:spacing w:after="0" w:line="276" w:lineRule="auto"/>
              <w:rPr>
                <w:del w:id="3963" w:author="Daniel Noble" w:date="2025-03-31T12:04:00Z" w16du:dateUtc="2025-03-31T01:04:00Z"/>
                <w:rFonts w:ascii="Times New Roman" w:eastAsia="Times New Roman" w:hAnsi="Times New Roman" w:cs="Times New Roman"/>
                <w:b/>
                <w:bCs/>
                <w:color w:val="000000"/>
                <w:sz w:val="24"/>
                <w:szCs w:val="24"/>
                <w:lang w:eastAsia="en-AU"/>
              </w:rPr>
            </w:pPr>
            <w:del w:id="3964" w:author="Daniel Noble" w:date="2025-03-31T12:04:00Z" w16du:dateUtc="2025-03-31T01:04:00Z">
              <w:r w:rsidRPr="00DB0055" w:rsidDel="00DC646A">
                <w:rPr>
                  <w:rFonts w:ascii="Times New Roman" w:eastAsia="Times New Roman" w:hAnsi="Times New Roman" w:cs="Times New Roman"/>
                  <w:b/>
                  <w:bCs/>
                  <w:color w:val="000000"/>
                  <w:sz w:val="24"/>
                  <w:szCs w:val="24"/>
                  <w:lang w:eastAsia="en-AU"/>
                </w:rPr>
                <w:delText>Individual-level Traits</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61E4A4A" w14:textId="066BDEB4" w:rsidR="0067260A" w:rsidRPr="00DB0055" w:rsidDel="00DC646A" w:rsidRDefault="0067260A" w:rsidP="00150BF6">
            <w:pPr>
              <w:spacing w:after="0" w:line="276" w:lineRule="auto"/>
              <w:jc w:val="center"/>
              <w:rPr>
                <w:del w:id="3965" w:author="Daniel Noble" w:date="2025-03-31T12:04:00Z" w16du:dateUtc="2025-03-31T01:04:00Z"/>
                <w:rFonts w:ascii="Times New Roman" w:eastAsia="Times New Roman" w:hAnsi="Times New Roman" w:cs="Times New Roman"/>
                <w:color w:val="000000"/>
                <w:sz w:val="24"/>
                <w:szCs w:val="24"/>
                <w:lang w:eastAsia="en-AU"/>
              </w:rPr>
            </w:pPr>
            <w:del w:id="3966" w:author="Daniel Noble" w:date="2025-03-31T10:48:00Z" w16du:dateUtc="2025-03-30T23:48: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314F57D" w14:textId="2E0FA54B" w:rsidR="0067260A" w:rsidRPr="00DB0055" w:rsidDel="00DC646A" w:rsidRDefault="0067260A" w:rsidP="00150BF6">
            <w:pPr>
              <w:spacing w:after="0" w:line="276" w:lineRule="auto"/>
              <w:jc w:val="center"/>
              <w:rPr>
                <w:del w:id="3967" w:author="Daniel Noble" w:date="2025-03-31T12:04:00Z" w16du:dateUtc="2025-03-31T01:04:00Z"/>
                <w:rFonts w:ascii="Times New Roman" w:eastAsia="Times New Roman" w:hAnsi="Times New Roman" w:cs="Times New Roman"/>
                <w:color w:val="000000"/>
                <w:sz w:val="24"/>
                <w:szCs w:val="24"/>
                <w:lang w:eastAsia="en-AU"/>
              </w:rPr>
            </w:pPr>
            <w:del w:id="3968" w:author="Daniel Noble" w:date="2025-03-31T10:48:00Z" w16du:dateUtc="2025-03-30T23:48: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61A98DF" w14:textId="55ADA42F" w:rsidR="0067260A" w:rsidRPr="00DB0055" w:rsidDel="00DC646A" w:rsidRDefault="0067260A" w:rsidP="00150BF6">
            <w:pPr>
              <w:spacing w:after="0" w:line="276" w:lineRule="auto"/>
              <w:jc w:val="center"/>
              <w:rPr>
                <w:del w:id="3969" w:author="Daniel Noble" w:date="2025-03-31T12:04:00Z" w16du:dateUtc="2025-03-31T01:04:00Z"/>
                <w:rFonts w:ascii="Times New Roman" w:eastAsia="Times New Roman" w:hAnsi="Times New Roman" w:cs="Times New Roman"/>
                <w:color w:val="000000"/>
                <w:sz w:val="24"/>
                <w:szCs w:val="24"/>
                <w:lang w:eastAsia="en-AU"/>
              </w:rPr>
            </w:pPr>
            <w:del w:id="3970"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5678266" w14:textId="3A9FA42D" w:rsidR="0067260A" w:rsidRPr="00DB0055" w:rsidDel="00DC646A" w:rsidRDefault="0067260A" w:rsidP="00150BF6">
            <w:pPr>
              <w:spacing w:after="0" w:line="276" w:lineRule="auto"/>
              <w:jc w:val="center"/>
              <w:rPr>
                <w:del w:id="3971" w:author="Daniel Noble" w:date="2025-03-31T12:04:00Z" w16du:dateUtc="2025-03-31T01:04:00Z"/>
                <w:rFonts w:ascii="Times New Roman" w:eastAsia="Times New Roman" w:hAnsi="Times New Roman" w:cs="Times New Roman"/>
                <w:color w:val="000000"/>
                <w:sz w:val="24"/>
                <w:szCs w:val="24"/>
                <w:lang w:eastAsia="en-AU"/>
              </w:rPr>
            </w:pPr>
            <w:del w:id="3972"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F023F4B" w14:textId="1AE2F6EB" w:rsidR="0067260A" w:rsidRPr="00DB0055" w:rsidDel="00DC646A" w:rsidRDefault="0067260A" w:rsidP="00150BF6">
            <w:pPr>
              <w:spacing w:after="0" w:line="276" w:lineRule="auto"/>
              <w:jc w:val="center"/>
              <w:rPr>
                <w:del w:id="3973" w:author="Daniel Noble" w:date="2025-03-31T12:04:00Z" w16du:dateUtc="2025-03-31T01:04:00Z"/>
                <w:rFonts w:ascii="Times New Roman" w:eastAsia="Times New Roman" w:hAnsi="Times New Roman" w:cs="Times New Roman"/>
                <w:color w:val="000000"/>
                <w:sz w:val="24"/>
                <w:szCs w:val="24"/>
                <w:lang w:eastAsia="en-AU"/>
              </w:rPr>
            </w:pPr>
            <w:del w:id="3974" w:author="Daniel Noble" w:date="2025-03-31T10:47:00Z" w16du:dateUtc="2025-03-30T23:47: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44321F2" w14:textId="50BA80A1" w:rsidR="0067260A" w:rsidRPr="00DB0055" w:rsidDel="00DC646A" w:rsidRDefault="0067260A" w:rsidP="00150BF6">
            <w:pPr>
              <w:spacing w:after="0" w:line="276" w:lineRule="auto"/>
              <w:jc w:val="center"/>
              <w:rPr>
                <w:del w:id="3975" w:author="Daniel Noble" w:date="2025-03-31T12:04:00Z" w16du:dateUtc="2025-03-31T01:04:00Z"/>
                <w:rFonts w:ascii="Times New Roman" w:eastAsia="Times New Roman" w:hAnsi="Times New Roman" w:cs="Times New Roman"/>
                <w:color w:val="000000"/>
                <w:sz w:val="24"/>
                <w:szCs w:val="24"/>
                <w:lang w:eastAsia="en-AU"/>
              </w:rPr>
            </w:pPr>
            <w:del w:id="3976" w:author="Daniel Noble" w:date="2025-03-31T10:48:00Z" w16du:dateUtc="2025-03-30T23:48: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E7A2AF0" w14:textId="08928EAE" w:rsidR="0067260A" w:rsidRPr="00DB0055" w:rsidDel="00DC646A" w:rsidRDefault="0067260A" w:rsidP="00150BF6">
            <w:pPr>
              <w:spacing w:after="0" w:line="276" w:lineRule="auto"/>
              <w:jc w:val="center"/>
              <w:rPr>
                <w:del w:id="3977" w:author="Daniel Noble" w:date="2025-03-31T12:04:00Z" w16du:dateUtc="2025-03-31T01:04:00Z"/>
                <w:rFonts w:ascii="Times New Roman" w:eastAsia="Times New Roman" w:hAnsi="Times New Roman" w:cs="Times New Roman"/>
                <w:color w:val="000000"/>
                <w:sz w:val="24"/>
                <w:szCs w:val="24"/>
                <w:lang w:eastAsia="en-AU"/>
              </w:rPr>
            </w:pPr>
            <w:del w:id="3978" w:author="Daniel Noble" w:date="2025-03-31T10:47:00Z" w16du:dateUtc="2025-03-30T23:47:00Z">
              <w:r w:rsidRPr="00DB0055" w:rsidDel="00805641">
                <w:rPr>
                  <w:rFonts w:ascii="Times New Roman" w:eastAsia="Times New Roman" w:hAnsi="Times New Roman" w:cs="Times New Roman"/>
                  <w:color w:val="000000"/>
                  <w:sz w:val="24"/>
                  <w:szCs w:val="24"/>
                  <w:lang w:eastAsia="en-AU"/>
                </w:rPr>
                <w:delText>0.00</w:delText>
              </w:r>
            </w:del>
          </w:p>
        </w:tc>
      </w:tr>
      <w:tr w:rsidR="0067260A" w:rsidRPr="00E81E2E" w:rsidDel="00DC646A" w14:paraId="396ED33B" w14:textId="64C6737A" w:rsidTr="00150BF6">
        <w:trPr>
          <w:trHeight w:val="288"/>
          <w:jc w:val="center"/>
          <w:del w:id="3979" w:author="Daniel Noble" w:date="2025-03-31T12:04: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FDC63CA" w14:textId="7F4FD930" w:rsidR="0067260A" w:rsidRPr="00DB0055" w:rsidDel="00DC646A" w:rsidRDefault="0067260A" w:rsidP="00150BF6">
            <w:pPr>
              <w:spacing w:after="0" w:line="276" w:lineRule="auto"/>
              <w:rPr>
                <w:del w:id="3980" w:author="Daniel Noble" w:date="2025-03-31T12:04:00Z" w16du:dateUtc="2025-03-31T01:04:00Z"/>
                <w:rFonts w:ascii="Times New Roman" w:eastAsia="Times New Roman" w:hAnsi="Times New Roman" w:cs="Times New Roman"/>
                <w:b/>
                <w:bCs/>
                <w:color w:val="000000"/>
                <w:sz w:val="24"/>
                <w:szCs w:val="24"/>
                <w:lang w:eastAsia="en-AU"/>
              </w:rPr>
            </w:pPr>
            <w:del w:id="3981" w:author="Daniel Noble" w:date="2025-03-31T12:04:00Z" w16du:dateUtc="2025-03-31T01:04:00Z">
              <w:r w:rsidRPr="00DB0055" w:rsidDel="00DC646A">
                <w:rPr>
                  <w:rFonts w:ascii="Times New Roman" w:eastAsia="Times New Roman" w:hAnsi="Times New Roman" w:cs="Times New Roman"/>
                  <w:b/>
                  <w:bCs/>
                  <w:color w:val="000000"/>
                  <w:sz w:val="24"/>
                  <w:szCs w:val="24"/>
                  <w:lang w:eastAsia="en-AU"/>
                </w:rPr>
                <w:delText>Aquatic</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4ED352A" w14:textId="40C17216" w:rsidR="0067260A" w:rsidRPr="00DB0055" w:rsidDel="00DC646A" w:rsidRDefault="0067260A" w:rsidP="00150BF6">
            <w:pPr>
              <w:spacing w:after="0" w:line="276" w:lineRule="auto"/>
              <w:jc w:val="center"/>
              <w:rPr>
                <w:del w:id="3982" w:author="Daniel Noble" w:date="2025-03-31T12:04:00Z" w16du:dateUtc="2025-03-31T01:04:00Z"/>
                <w:rFonts w:ascii="Times New Roman" w:eastAsia="Times New Roman" w:hAnsi="Times New Roman" w:cs="Times New Roman"/>
                <w:color w:val="000000"/>
                <w:sz w:val="24"/>
                <w:szCs w:val="24"/>
                <w:lang w:eastAsia="en-AU"/>
              </w:rPr>
            </w:pPr>
            <w:del w:id="3983"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B1D84F8" w14:textId="0CB44EA2" w:rsidR="0067260A" w:rsidRPr="00DB0055" w:rsidDel="00DC646A" w:rsidRDefault="0067260A" w:rsidP="00150BF6">
            <w:pPr>
              <w:spacing w:after="0" w:line="276" w:lineRule="auto"/>
              <w:jc w:val="center"/>
              <w:rPr>
                <w:del w:id="3984" w:author="Daniel Noble" w:date="2025-03-31T12:04:00Z" w16du:dateUtc="2025-03-31T01:04:00Z"/>
                <w:rFonts w:ascii="Times New Roman" w:eastAsia="Times New Roman" w:hAnsi="Times New Roman" w:cs="Times New Roman"/>
                <w:color w:val="000000"/>
                <w:sz w:val="24"/>
                <w:szCs w:val="24"/>
                <w:lang w:eastAsia="en-AU"/>
              </w:rPr>
            </w:pPr>
            <w:del w:id="3985" w:author="Daniel Noble" w:date="2025-03-31T10:49:00Z" w16du:dateUtc="2025-03-30T23:49: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682E98C" w14:textId="3CAEE4FE" w:rsidR="0067260A" w:rsidRPr="00DB0055" w:rsidDel="00DC646A" w:rsidRDefault="0067260A" w:rsidP="00150BF6">
            <w:pPr>
              <w:spacing w:after="0" w:line="276" w:lineRule="auto"/>
              <w:jc w:val="center"/>
              <w:rPr>
                <w:del w:id="3986" w:author="Daniel Noble" w:date="2025-03-31T12:04:00Z" w16du:dateUtc="2025-03-31T01:04:00Z"/>
                <w:rFonts w:ascii="Times New Roman" w:eastAsia="Times New Roman" w:hAnsi="Times New Roman" w:cs="Times New Roman"/>
                <w:color w:val="000000"/>
                <w:sz w:val="24"/>
                <w:szCs w:val="24"/>
                <w:lang w:eastAsia="en-AU"/>
              </w:rPr>
            </w:pPr>
            <w:del w:id="3987" w:author="Daniel Noble" w:date="2025-03-31T10:49:00Z" w16du:dateUtc="2025-03-30T23:49: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7467654" w14:textId="68C94909" w:rsidR="0067260A" w:rsidRPr="00DB0055" w:rsidDel="00DC646A" w:rsidRDefault="0067260A" w:rsidP="00150BF6">
            <w:pPr>
              <w:spacing w:after="0" w:line="276" w:lineRule="auto"/>
              <w:jc w:val="center"/>
              <w:rPr>
                <w:del w:id="3988" w:author="Daniel Noble" w:date="2025-03-31T12:04:00Z" w16du:dateUtc="2025-03-31T01:04:00Z"/>
                <w:rFonts w:ascii="Times New Roman" w:eastAsia="Times New Roman" w:hAnsi="Times New Roman" w:cs="Times New Roman"/>
                <w:color w:val="000000"/>
                <w:sz w:val="24"/>
                <w:szCs w:val="24"/>
                <w:lang w:eastAsia="en-AU"/>
              </w:rPr>
            </w:pPr>
            <w:del w:id="3989"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5363F85" w14:textId="6641733C" w:rsidR="0067260A" w:rsidRPr="00DB0055" w:rsidDel="00DC646A" w:rsidRDefault="0067260A" w:rsidP="00150BF6">
            <w:pPr>
              <w:spacing w:after="0" w:line="276" w:lineRule="auto"/>
              <w:jc w:val="center"/>
              <w:rPr>
                <w:del w:id="3990" w:author="Daniel Noble" w:date="2025-03-31T12:04:00Z" w16du:dateUtc="2025-03-31T01:04:00Z"/>
                <w:rFonts w:ascii="Times New Roman" w:eastAsia="Times New Roman" w:hAnsi="Times New Roman" w:cs="Times New Roman"/>
                <w:color w:val="000000"/>
                <w:sz w:val="24"/>
                <w:szCs w:val="24"/>
                <w:lang w:eastAsia="en-AU"/>
              </w:rPr>
            </w:pPr>
            <w:del w:id="3991"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D2FA457" w14:textId="19C413D1" w:rsidR="0067260A" w:rsidRPr="00DB0055" w:rsidDel="00DC646A" w:rsidRDefault="0067260A" w:rsidP="00150BF6">
            <w:pPr>
              <w:spacing w:after="0" w:line="276" w:lineRule="auto"/>
              <w:jc w:val="center"/>
              <w:rPr>
                <w:del w:id="3992" w:author="Daniel Noble" w:date="2025-03-31T12:04:00Z" w16du:dateUtc="2025-03-31T01:04:00Z"/>
                <w:rFonts w:ascii="Times New Roman" w:eastAsia="Times New Roman" w:hAnsi="Times New Roman" w:cs="Times New Roman"/>
                <w:color w:val="000000"/>
                <w:sz w:val="24"/>
                <w:szCs w:val="24"/>
                <w:lang w:eastAsia="en-AU"/>
              </w:rPr>
            </w:pPr>
            <w:del w:id="3993" w:author="Daniel Noble" w:date="2025-03-31T10:49:00Z" w16du:dateUtc="2025-03-30T23:49: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7C05AF9" w14:textId="3178078D" w:rsidR="0067260A" w:rsidRPr="00DB0055" w:rsidDel="00DC646A" w:rsidRDefault="0067260A" w:rsidP="00150BF6">
            <w:pPr>
              <w:spacing w:after="0" w:line="276" w:lineRule="auto"/>
              <w:jc w:val="center"/>
              <w:rPr>
                <w:del w:id="3994" w:author="Daniel Noble" w:date="2025-03-31T12:04:00Z" w16du:dateUtc="2025-03-31T01:04:00Z"/>
                <w:rFonts w:ascii="Times New Roman" w:eastAsia="Times New Roman" w:hAnsi="Times New Roman" w:cs="Times New Roman"/>
                <w:color w:val="000000"/>
                <w:sz w:val="24"/>
                <w:szCs w:val="24"/>
                <w:lang w:eastAsia="en-AU"/>
              </w:rPr>
            </w:pPr>
            <w:del w:id="3995" w:author="Daniel Noble" w:date="2025-03-31T10:49:00Z" w16du:dateUtc="2025-03-30T23:49:00Z">
              <w:r w:rsidRPr="00DB0055" w:rsidDel="00805641">
                <w:rPr>
                  <w:rFonts w:ascii="Times New Roman" w:eastAsia="Times New Roman" w:hAnsi="Times New Roman" w:cs="Times New Roman"/>
                  <w:color w:val="000000"/>
                  <w:sz w:val="24"/>
                  <w:szCs w:val="24"/>
                  <w:lang w:eastAsia="en-AU"/>
                </w:rPr>
                <w:delText>0.00</w:delText>
              </w:r>
            </w:del>
          </w:p>
        </w:tc>
      </w:tr>
      <w:tr w:rsidR="0067260A" w:rsidRPr="00E81E2E" w:rsidDel="00DC646A" w14:paraId="7DD3A32A" w14:textId="45218119" w:rsidTr="00150BF6">
        <w:trPr>
          <w:trHeight w:val="288"/>
          <w:jc w:val="center"/>
          <w:del w:id="3996" w:author="Daniel Noble" w:date="2025-03-31T12:04: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BAA50ED" w14:textId="08670A8E" w:rsidR="0067260A" w:rsidRPr="00DB0055" w:rsidDel="00DC646A" w:rsidRDefault="0067260A" w:rsidP="00150BF6">
            <w:pPr>
              <w:spacing w:after="0" w:line="276" w:lineRule="auto"/>
              <w:rPr>
                <w:del w:id="3997" w:author="Daniel Noble" w:date="2025-03-31T12:04:00Z" w16du:dateUtc="2025-03-31T01:04:00Z"/>
                <w:rFonts w:ascii="Times New Roman" w:eastAsia="Times New Roman" w:hAnsi="Times New Roman" w:cs="Times New Roman"/>
                <w:b/>
                <w:bCs/>
                <w:color w:val="000000"/>
                <w:sz w:val="24"/>
                <w:szCs w:val="24"/>
                <w:lang w:eastAsia="en-AU"/>
              </w:rPr>
            </w:pPr>
            <w:del w:id="3998" w:author="Daniel Noble" w:date="2025-03-31T12:04:00Z" w16du:dateUtc="2025-03-31T01:04:00Z">
              <w:r w:rsidRPr="00DB0055" w:rsidDel="00DC646A">
                <w:rPr>
                  <w:rFonts w:ascii="Times New Roman" w:eastAsia="Times New Roman" w:hAnsi="Times New Roman" w:cs="Times New Roman"/>
                  <w:b/>
                  <w:bCs/>
                  <w:color w:val="000000"/>
                  <w:sz w:val="24"/>
                  <w:szCs w:val="24"/>
                  <w:lang w:eastAsia="en-AU"/>
                </w:rPr>
                <w:delText>Terrestrial</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FEF93C6" w14:textId="24878E40" w:rsidR="0067260A" w:rsidRPr="00DB0055" w:rsidDel="00DC646A" w:rsidRDefault="0067260A" w:rsidP="00150BF6">
            <w:pPr>
              <w:spacing w:after="0" w:line="276" w:lineRule="auto"/>
              <w:jc w:val="center"/>
              <w:rPr>
                <w:del w:id="3999" w:author="Daniel Noble" w:date="2025-03-31T12:04:00Z" w16du:dateUtc="2025-03-31T01:04:00Z"/>
                <w:rFonts w:ascii="Times New Roman" w:eastAsia="Times New Roman" w:hAnsi="Times New Roman" w:cs="Times New Roman"/>
                <w:color w:val="000000"/>
                <w:sz w:val="24"/>
                <w:szCs w:val="24"/>
                <w:lang w:eastAsia="en-AU"/>
              </w:rPr>
            </w:pPr>
            <w:del w:id="4000" w:author="Daniel Noble" w:date="2025-03-31T10:50:00Z" w16du:dateUtc="2025-03-30T23:50: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505008D" w14:textId="7A5BD95F" w:rsidR="0067260A" w:rsidRPr="00DB0055" w:rsidDel="00DC646A" w:rsidRDefault="0067260A" w:rsidP="00150BF6">
            <w:pPr>
              <w:spacing w:after="0" w:line="276" w:lineRule="auto"/>
              <w:jc w:val="center"/>
              <w:rPr>
                <w:del w:id="4001" w:author="Daniel Noble" w:date="2025-03-31T12:04:00Z" w16du:dateUtc="2025-03-31T01:04:00Z"/>
                <w:rFonts w:ascii="Times New Roman" w:eastAsia="Times New Roman" w:hAnsi="Times New Roman" w:cs="Times New Roman"/>
                <w:color w:val="000000"/>
                <w:sz w:val="24"/>
                <w:szCs w:val="24"/>
                <w:lang w:eastAsia="en-AU"/>
              </w:rPr>
            </w:pPr>
            <w:del w:id="4002" w:author="Daniel Noble" w:date="2025-03-31T10:50:00Z" w16du:dateUtc="2025-03-30T23:50: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BF2F12C" w14:textId="44E046E7" w:rsidR="0067260A" w:rsidRPr="00DB0055" w:rsidDel="00DC646A" w:rsidRDefault="0067260A" w:rsidP="00150BF6">
            <w:pPr>
              <w:spacing w:after="0" w:line="276" w:lineRule="auto"/>
              <w:jc w:val="center"/>
              <w:rPr>
                <w:del w:id="4003" w:author="Daniel Noble" w:date="2025-03-31T12:04:00Z" w16du:dateUtc="2025-03-31T01:04:00Z"/>
                <w:rFonts w:ascii="Times New Roman" w:eastAsia="Times New Roman" w:hAnsi="Times New Roman" w:cs="Times New Roman"/>
                <w:color w:val="000000"/>
                <w:sz w:val="24"/>
                <w:szCs w:val="24"/>
                <w:lang w:eastAsia="en-AU"/>
              </w:rPr>
            </w:pPr>
            <w:del w:id="4004"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421AF78E" w14:textId="69BFEAAC" w:rsidR="0067260A" w:rsidRPr="00DB0055" w:rsidDel="00DC646A" w:rsidRDefault="0067260A" w:rsidP="00150BF6">
            <w:pPr>
              <w:spacing w:after="0" w:line="276" w:lineRule="auto"/>
              <w:jc w:val="center"/>
              <w:rPr>
                <w:del w:id="4005" w:author="Daniel Noble" w:date="2025-03-31T12:04:00Z" w16du:dateUtc="2025-03-31T01:04:00Z"/>
                <w:rFonts w:ascii="Times New Roman" w:eastAsia="Times New Roman" w:hAnsi="Times New Roman" w:cs="Times New Roman"/>
                <w:color w:val="000000"/>
                <w:sz w:val="24"/>
                <w:szCs w:val="24"/>
                <w:lang w:eastAsia="en-AU"/>
              </w:rPr>
            </w:pPr>
            <w:del w:id="4006"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F97E2DF" w14:textId="02FB88B0" w:rsidR="0067260A" w:rsidRPr="00DB0055" w:rsidDel="00DC646A" w:rsidRDefault="0067260A" w:rsidP="00150BF6">
            <w:pPr>
              <w:spacing w:after="0" w:line="276" w:lineRule="auto"/>
              <w:jc w:val="center"/>
              <w:rPr>
                <w:del w:id="4007" w:author="Daniel Noble" w:date="2025-03-31T12:04:00Z" w16du:dateUtc="2025-03-31T01:04:00Z"/>
                <w:rFonts w:ascii="Times New Roman" w:eastAsia="Times New Roman" w:hAnsi="Times New Roman" w:cs="Times New Roman"/>
                <w:color w:val="000000"/>
                <w:sz w:val="24"/>
                <w:szCs w:val="24"/>
                <w:lang w:eastAsia="en-AU"/>
              </w:rPr>
            </w:pPr>
            <w:del w:id="4008" w:author="Daniel Noble" w:date="2025-03-31T10:50:00Z" w16du:dateUtc="2025-03-30T23:50: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20E74826" w14:textId="488AB43B" w:rsidR="0067260A" w:rsidRPr="00DB0055" w:rsidDel="00DC646A" w:rsidRDefault="0067260A" w:rsidP="00150BF6">
            <w:pPr>
              <w:spacing w:after="0" w:line="276" w:lineRule="auto"/>
              <w:jc w:val="center"/>
              <w:rPr>
                <w:del w:id="4009" w:author="Daniel Noble" w:date="2025-03-31T12:04:00Z" w16du:dateUtc="2025-03-31T01:04:00Z"/>
                <w:rFonts w:ascii="Times New Roman" w:eastAsia="Times New Roman" w:hAnsi="Times New Roman" w:cs="Times New Roman"/>
                <w:color w:val="000000"/>
                <w:sz w:val="24"/>
                <w:szCs w:val="24"/>
                <w:lang w:eastAsia="en-AU"/>
              </w:rPr>
            </w:pPr>
            <w:del w:id="4010" w:author="Daniel Noble" w:date="2025-03-31T10:50:00Z" w16du:dateUtc="2025-03-30T23:50:00Z">
              <w:r w:rsidRPr="00DB0055" w:rsidDel="00805641">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3C7AA0D" w14:textId="4FCEA1C9" w:rsidR="0067260A" w:rsidRPr="00DB0055" w:rsidDel="00DC646A" w:rsidRDefault="0067260A" w:rsidP="00150BF6">
            <w:pPr>
              <w:spacing w:after="0" w:line="276" w:lineRule="auto"/>
              <w:jc w:val="center"/>
              <w:rPr>
                <w:del w:id="4011" w:author="Daniel Noble" w:date="2025-03-31T12:04:00Z" w16du:dateUtc="2025-03-31T01:04:00Z"/>
                <w:rFonts w:ascii="Times New Roman" w:eastAsia="Times New Roman" w:hAnsi="Times New Roman" w:cs="Times New Roman"/>
                <w:color w:val="000000"/>
                <w:sz w:val="24"/>
                <w:szCs w:val="24"/>
                <w:lang w:eastAsia="en-AU"/>
              </w:rPr>
            </w:pPr>
            <w:del w:id="4012" w:author="Daniel Noble" w:date="2025-03-31T10:50:00Z" w16du:dateUtc="2025-03-30T23:50:00Z">
              <w:r w:rsidRPr="00DB0055" w:rsidDel="00805641">
                <w:rPr>
                  <w:rFonts w:ascii="Times New Roman" w:eastAsia="Times New Roman" w:hAnsi="Times New Roman" w:cs="Times New Roman"/>
                  <w:color w:val="000000"/>
                  <w:sz w:val="24"/>
                  <w:szCs w:val="24"/>
                  <w:lang w:eastAsia="en-AU"/>
                </w:rPr>
                <w:delText>0.00</w:delText>
              </w:r>
            </w:del>
          </w:p>
        </w:tc>
      </w:tr>
      <w:tr w:rsidR="0067260A" w:rsidRPr="00E81E2E" w:rsidDel="00DC646A" w14:paraId="15B32E8B" w14:textId="73A72032" w:rsidTr="00150BF6">
        <w:trPr>
          <w:trHeight w:val="288"/>
          <w:jc w:val="center"/>
          <w:del w:id="4013" w:author="Daniel Noble" w:date="2025-03-31T12:04: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B27786C" w14:textId="29838E36" w:rsidR="0067260A" w:rsidRPr="00DB0055" w:rsidDel="00DC646A" w:rsidRDefault="0067260A" w:rsidP="00150BF6">
            <w:pPr>
              <w:spacing w:after="0" w:line="276" w:lineRule="auto"/>
              <w:rPr>
                <w:del w:id="4014" w:author="Daniel Noble" w:date="2025-03-31T12:04:00Z" w16du:dateUtc="2025-03-31T01:04:00Z"/>
                <w:rFonts w:ascii="Times New Roman" w:eastAsia="Times New Roman" w:hAnsi="Times New Roman" w:cs="Times New Roman"/>
                <w:b/>
                <w:bCs/>
                <w:color w:val="000000"/>
                <w:sz w:val="24"/>
                <w:szCs w:val="24"/>
                <w:lang w:eastAsia="en-AU"/>
              </w:rPr>
            </w:pPr>
            <w:del w:id="4015" w:author="Daniel Noble" w:date="2025-03-31T12:04:00Z" w16du:dateUtc="2025-03-31T01:04:00Z">
              <w:r w:rsidRPr="00DB0055" w:rsidDel="00DC646A">
                <w:rPr>
                  <w:rFonts w:ascii="Times New Roman" w:eastAsia="Times New Roman" w:hAnsi="Times New Roman" w:cs="Times New Roman"/>
                  <w:b/>
                  <w:bCs/>
                  <w:color w:val="000000"/>
                  <w:sz w:val="24"/>
                  <w:szCs w:val="24"/>
                  <w:lang w:eastAsia="en-AU"/>
                </w:rPr>
                <w:delText>Acclimation</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4438BF1" w14:textId="32CF3CA8" w:rsidR="0067260A" w:rsidRPr="00DB0055" w:rsidDel="00DC646A" w:rsidRDefault="0067260A" w:rsidP="00150BF6">
            <w:pPr>
              <w:spacing w:after="0" w:line="276" w:lineRule="auto"/>
              <w:jc w:val="center"/>
              <w:rPr>
                <w:del w:id="4016" w:author="Daniel Noble" w:date="2025-03-31T12:04:00Z" w16du:dateUtc="2025-03-31T01:04:00Z"/>
                <w:rFonts w:ascii="Times New Roman" w:eastAsia="Times New Roman" w:hAnsi="Times New Roman" w:cs="Times New Roman"/>
                <w:color w:val="000000"/>
                <w:sz w:val="24"/>
                <w:szCs w:val="24"/>
                <w:lang w:eastAsia="en-AU"/>
              </w:rPr>
            </w:pPr>
            <w:del w:id="4017"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E5C8C0B" w14:textId="454EE1E6" w:rsidR="0067260A" w:rsidRPr="00DB0055" w:rsidDel="00DC646A" w:rsidRDefault="0067260A" w:rsidP="00150BF6">
            <w:pPr>
              <w:spacing w:after="0" w:line="276" w:lineRule="auto"/>
              <w:jc w:val="center"/>
              <w:rPr>
                <w:del w:id="4018" w:author="Daniel Noble" w:date="2025-03-31T12:04:00Z" w16du:dateUtc="2025-03-31T01:04:00Z"/>
                <w:rFonts w:ascii="Times New Roman" w:eastAsia="Times New Roman" w:hAnsi="Times New Roman" w:cs="Times New Roman"/>
                <w:color w:val="000000"/>
                <w:sz w:val="24"/>
                <w:szCs w:val="24"/>
                <w:lang w:eastAsia="en-AU"/>
              </w:rPr>
            </w:pPr>
            <w:del w:id="4019"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F7566A1" w14:textId="07722976" w:rsidR="0067260A" w:rsidRPr="00DB0055" w:rsidDel="00DC646A" w:rsidRDefault="0067260A" w:rsidP="00150BF6">
            <w:pPr>
              <w:spacing w:after="0" w:line="276" w:lineRule="auto"/>
              <w:jc w:val="center"/>
              <w:rPr>
                <w:del w:id="4020" w:author="Daniel Noble" w:date="2025-03-31T12:04:00Z" w16du:dateUtc="2025-03-31T01:04:00Z"/>
                <w:rFonts w:ascii="Times New Roman" w:eastAsia="Times New Roman" w:hAnsi="Times New Roman" w:cs="Times New Roman"/>
                <w:color w:val="000000"/>
                <w:sz w:val="24"/>
                <w:szCs w:val="24"/>
                <w:lang w:eastAsia="en-AU"/>
              </w:rPr>
            </w:pPr>
            <w:del w:id="4021"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5EEDFCA" w14:textId="30F57CDD" w:rsidR="0067260A" w:rsidRPr="00DB0055" w:rsidDel="00DC646A" w:rsidRDefault="0067260A" w:rsidP="00150BF6">
            <w:pPr>
              <w:spacing w:after="0" w:line="276" w:lineRule="auto"/>
              <w:jc w:val="center"/>
              <w:rPr>
                <w:del w:id="4022" w:author="Daniel Noble" w:date="2025-03-31T12:04:00Z" w16du:dateUtc="2025-03-31T01:04:00Z"/>
                <w:rFonts w:ascii="Times New Roman" w:eastAsia="Times New Roman" w:hAnsi="Times New Roman" w:cs="Times New Roman"/>
                <w:color w:val="000000"/>
                <w:sz w:val="24"/>
                <w:szCs w:val="24"/>
                <w:lang w:eastAsia="en-AU"/>
              </w:rPr>
            </w:pPr>
            <w:del w:id="4023" w:author="Daniel Noble" w:date="2025-03-31T10:54:00Z" w16du:dateUtc="2025-03-30T23:54:00Z">
              <w:r w:rsidRPr="00DB0055" w:rsidDel="007D5BFD">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680C3627" w14:textId="7E32990E" w:rsidR="0067260A" w:rsidRPr="00DB0055" w:rsidDel="00DC646A" w:rsidRDefault="0067260A" w:rsidP="00150BF6">
            <w:pPr>
              <w:spacing w:after="0" w:line="276" w:lineRule="auto"/>
              <w:jc w:val="center"/>
              <w:rPr>
                <w:del w:id="4024" w:author="Daniel Noble" w:date="2025-03-31T12:04:00Z" w16du:dateUtc="2025-03-31T01:04:00Z"/>
                <w:rFonts w:ascii="Times New Roman" w:eastAsia="Times New Roman" w:hAnsi="Times New Roman" w:cs="Times New Roman"/>
                <w:color w:val="000000"/>
                <w:sz w:val="24"/>
                <w:szCs w:val="24"/>
                <w:lang w:eastAsia="en-AU"/>
              </w:rPr>
            </w:pPr>
            <w:del w:id="4025"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786540E" w14:textId="41B78422" w:rsidR="0067260A" w:rsidRPr="00DB0055" w:rsidDel="00DC646A" w:rsidRDefault="0067260A" w:rsidP="00150BF6">
            <w:pPr>
              <w:spacing w:after="0" w:line="276" w:lineRule="auto"/>
              <w:jc w:val="center"/>
              <w:rPr>
                <w:del w:id="4026" w:author="Daniel Noble" w:date="2025-03-31T12:04:00Z" w16du:dateUtc="2025-03-31T01:04:00Z"/>
                <w:rFonts w:ascii="Times New Roman" w:eastAsia="Times New Roman" w:hAnsi="Times New Roman" w:cs="Times New Roman"/>
                <w:color w:val="000000"/>
                <w:sz w:val="24"/>
                <w:szCs w:val="24"/>
                <w:lang w:eastAsia="en-AU"/>
              </w:rPr>
            </w:pPr>
            <w:del w:id="4027"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3753676A" w14:textId="2DECE202" w:rsidR="0067260A" w:rsidRPr="00DB0055" w:rsidDel="00DC646A" w:rsidRDefault="0067260A" w:rsidP="00150BF6">
            <w:pPr>
              <w:spacing w:after="0" w:line="276" w:lineRule="auto"/>
              <w:jc w:val="center"/>
              <w:rPr>
                <w:del w:id="4028" w:author="Daniel Noble" w:date="2025-03-31T12:04:00Z" w16du:dateUtc="2025-03-31T01:04:00Z"/>
                <w:rFonts w:ascii="Times New Roman" w:eastAsia="Times New Roman" w:hAnsi="Times New Roman" w:cs="Times New Roman"/>
                <w:color w:val="000000"/>
                <w:sz w:val="24"/>
                <w:szCs w:val="24"/>
                <w:lang w:eastAsia="en-AU"/>
              </w:rPr>
            </w:pPr>
            <w:del w:id="4029" w:author="Daniel Noble" w:date="2025-03-31T10:54:00Z" w16du:dateUtc="2025-03-30T23:54:00Z">
              <w:r w:rsidRPr="00DB0055" w:rsidDel="007D5BFD">
                <w:rPr>
                  <w:rFonts w:ascii="Times New Roman" w:eastAsia="Times New Roman" w:hAnsi="Times New Roman" w:cs="Times New Roman"/>
                  <w:color w:val="000000"/>
                  <w:sz w:val="24"/>
                  <w:szCs w:val="24"/>
                  <w:lang w:eastAsia="en-AU"/>
                </w:rPr>
                <w:delText>0.00</w:delText>
              </w:r>
            </w:del>
          </w:p>
        </w:tc>
      </w:tr>
      <w:tr w:rsidR="0067260A" w:rsidRPr="00E81E2E" w:rsidDel="00DC646A" w14:paraId="20678939" w14:textId="7EEC95C3" w:rsidTr="00150BF6">
        <w:trPr>
          <w:trHeight w:val="288"/>
          <w:jc w:val="center"/>
          <w:del w:id="4030" w:author="Daniel Noble" w:date="2025-03-31T12:04:00Z"/>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60D4697" w14:textId="092D9AF5" w:rsidR="0067260A" w:rsidRPr="00DB0055" w:rsidDel="00DC646A" w:rsidRDefault="0067260A" w:rsidP="00150BF6">
            <w:pPr>
              <w:spacing w:after="0" w:line="276" w:lineRule="auto"/>
              <w:rPr>
                <w:del w:id="4031" w:author="Daniel Noble" w:date="2025-03-31T12:04:00Z" w16du:dateUtc="2025-03-31T01:04:00Z"/>
                <w:rFonts w:ascii="Times New Roman" w:eastAsia="Times New Roman" w:hAnsi="Times New Roman" w:cs="Times New Roman"/>
                <w:b/>
                <w:bCs/>
                <w:color w:val="000000"/>
                <w:sz w:val="24"/>
                <w:szCs w:val="24"/>
                <w:lang w:eastAsia="en-AU"/>
              </w:rPr>
            </w:pPr>
            <w:del w:id="4032" w:author="Daniel Noble" w:date="2025-03-31T12:04:00Z" w16du:dateUtc="2025-03-31T01:04:00Z">
              <w:r w:rsidRPr="00DB0055" w:rsidDel="00DC646A">
                <w:rPr>
                  <w:rFonts w:ascii="Times New Roman" w:eastAsia="Times New Roman" w:hAnsi="Times New Roman" w:cs="Times New Roman"/>
                  <w:b/>
                  <w:bCs/>
                  <w:color w:val="000000"/>
                  <w:sz w:val="24"/>
                  <w:szCs w:val="24"/>
                  <w:lang w:eastAsia="en-AU"/>
                </w:rPr>
                <w:delText>Developmental</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659DC42" w14:textId="1A11CC8B" w:rsidR="0067260A" w:rsidRPr="00DB0055" w:rsidDel="00DC646A" w:rsidRDefault="0067260A" w:rsidP="00150BF6">
            <w:pPr>
              <w:spacing w:after="0" w:line="276" w:lineRule="auto"/>
              <w:jc w:val="center"/>
              <w:rPr>
                <w:del w:id="4033" w:author="Daniel Noble" w:date="2025-03-31T12:04:00Z" w16du:dateUtc="2025-03-31T01:04:00Z"/>
                <w:rFonts w:ascii="Times New Roman" w:eastAsia="Times New Roman" w:hAnsi="Times New Roman" w:cs="Times New Roman"/>
                <w:color w:val="000000"/>
                <w:sz w:val="24"/>
                <w:szCs w:val="24"/>
                <w:lang w:eastAsia="en-AU"/>
              </w:rPr>
            </w:pPr>
            <w:del w:id="4034" w:author="Daniel Noble" w:date="2025-03-31T10:56:00Z" w16du:dateUtc="2025-03-30T23:56:00Z">
              <w:r w:rsidRPr="00DB0055" w:rsidDel="007D5BFD">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10639BCF" w14:textId="433B33E2" w:rsidR="0067260A" w:rsidRPr="00DB0055" w:rsidDel="00DC646A" w:rsidRDefault="0067260A" w:rsidP="00150BF6">
            <w:pPr>
              <w:spacing w:after="0" w:line="276" w:lineRule="auto"/>
              <w:jc w:val="center"/>
              <w:rPr>
                <w:del w:id="4035" w:author="Daniel Noble" w:date="2025-03-31T12:04:00Z" w16du:dateUtc="2025-03-31T01:04:00Z"/>
                <w:rFonts w:ascii="Times New Roman" w:eastAsia="Times New Roman" w:hAnsi="Times New Roman" w:cs="Times New Roman"/>
                <w:color w:val="000000"/>
                <w:sz w:val="24"/>
                <w:szCs w:val="24"/>
                <w:lang w:eastAsia="en-AU"/>
              </w:rPr>
            </w:pPr>
            <w:del w:id="4036"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85D00C8" w14:textId="75C031DB" w:rsidR="0067260A" w:rsidRPr="00DB0055" w:rsidDel="00DC646A" w:rsidRDefault="0067260A" w:rsidP="00150BF6">
            <w:pPr>
              <w:spacing w:after="0" w:line="276" w:lineRule="auto"/>
              <w:jc w:val="center"/>
              <w:rPr>
                <w:del w:id="4037" w:author="Daniel Noble" w:date="2025-03-31T12:04:00Z" w16du:dateUtc="2025-03-31T01:04:00Z"/>
                <w:rFonts w:ascii="Times New Roman" w:eastAsia="Times New Roman" w:hAnsi="Times New Roman" w:cs="Times New Roman"/>
                <w:color w:val="000000"/>
                <w:sz w:val="24"/>
                <w:szCs w:val="24"/>
                <w:lang w:eastAsia="en-AU"/>
              </w:rPr>
            </w:pPr>
            <w:del w:id="4038" w:author="Daniel Noble" w:date="2025-03-31T12:04:00Z" w16du:dateUtc="2025-03-31T01:04:00Z">
              <w:r w:rsidRPr="00DB0055" w:rsidDel="00DC646A">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02F3D56C" w14:textId="3007E3A8" w:rsidR="0067260A" w:rsidRPr="00DB0055" w:rsidDel="00DC646A" w:rsidRDefault="0067260A" w:rsidP="00150BF6">
            <w:pPr>
              <w:spacing w:after="0" w:line="276" w:lineRule="auto"/>
              <w:jc w:val="center"/>
              <w:rPr>
                <w:del w:id="4039" w:author="Daniel Noble" w:date="2025-03-31T12:04:00Z" w16du:dateUtc="2025-03-31T01:04:00Z"/>
                <w:rFonts w:ascii="Times New Roman" w:eastAsia="Times New Roman" w:hAnsi="Times New Roman" w:cs="Times New Roman"/>
                <w:color w:val="000000"/>
                <w:sz w:val="24"/>
                <w:szCs w:val="24"/>
                <w:lang w:eastAsia="en-AU"/>
              </w:rPr>
            </w:pPr>
            <w:del w:id="4040" w:author="Daniel Noble" w:date="2025-03-31T10:56:00Z" w16du:dateUtc="2025-03-30T23:56:00Z">
              <w:r w:rsidRPr="00DB0055" w:rsidDel="007D5BFD">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F4F3EC3" w14:textId="7F606B93" w:rsidR="0067260A" w:rsidRPr="00DB0055" w:rsidDel="00DC646A" w:rsidRDefault="0067260A" w:rsidP="00150BF6">
            <w:pPr>
              <w:spacing w:after="0" w:line="276" w:lineRule="auto"/>
              <w:jc w:val="center"/>
              <w:rPr>
                <w:del w:id="4041" w:author="Daniel Noble" w:date="2025-03-31T12:04:00Z" w16du:dateUtc="2025-03-31T01:04:00Z"/>
                <w:rFonts w:ascii="Times New Roman" w:eastAsia="Times New Roman" w:hAnsi="Times New Roman" w:cs="Times New Roman"/>
                <w:color w:val="000000"/>
                <w:sz w:val="24"/>
                <w:szCs w:val="24"/>
                <w:lang w:eastAsia="en-AU"/>
              </w:rPr>
            </w:pPr>
            <w:del w:id="4042" w:author="Daniel Noble" w:date="2025-03-31T10:55:00Z" w16du:dateUtc="2025-03-30T23:55:00Z">
              <w:r w:rsidRPr="00DB0055" w:rsidDel="007D5BFD">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7E27B753" w14:textId="2D841D8C" w:rsidR="0067260A" w:rsidRPr="00DB0055" w:rsidDel="00DC646A" w:rsidRDefault="0067260A" w:rsidP="00150BF6">
            <w:pPr>
              <w:spacing w:after="0" w:line="276" w:lineRule="auto"/>
              <w:jc w:val="center"/>
              <w:rPr>
                <w:del w:id="4043" w:author="Daniel Noble" w:date="2025-03-31T12:04:00Z" w16du:dateUtc="2025-03-31T01:04:00Z"/>
                <w:rFonts w:ascii="Times New Roman" w:eastAsia="Times New Roman" w:hAnsi="Times New Roman" w:cs="Times New Roman"/>
                <w:color w:val="000000"/>
                <w:sz w:val="24"/>
                <w:szCs w:val="24"/>
                <w:lang w:eastAsia="en-AU"/>
              </w:rPr>
            </w:pPr>
            <w:del w:id="4044" w:author="Daniel Noble" w:date="2025-03-31T10:56:00Z" w16du:dateUtc="2025-03-30T23:56:00Z">
              <w:r w:rsidRPr="00DB0055" w:rsidDel="007D5BFD">
                <w:rPr>
                  <w:rFonts w:ascii="Times New Roman" w:eastAsia="Times New Roman" w:hAnsi="Times New Roman" w:cs="Times New Roman"/>
                  <w:color w:val="000000"/>
                  <w:sz w:val="24"/>
                  <w:szCs w:val="24"/>
                  <w:lang w:eastAsia="en-AU"/>
                </w:rPr>
                <w:delText>0.00</w:delText>
              </w:r>
            </w:del>
          </w:p>
        </w:tc>
        <w:tc>
          <w:tcPr>
            <w:tcW w:w="1417" w:type="dxa"/>
            <w:tcBorders>
              <w:top w:val="nil"/>
              <w:left w:val="nil"/>
              <w:bottom w:val="single" w:sz="4" w:space="0" w:color="auto"/>
              <w:right w:val="single" w:sz="4" w:space="0" w:color="auto"/>
            </w:tcBorders>
            <w:shd w:val="clear" w:color="auto" w:fill="auto"/>
            <w:noWrap/>
            <w:vAlign w:val="bottom"/>
            <w:hideMark/>
          </w:tcPr>
          <w:p w14:paraId="54B0DEFE" w14:textId="6258ACDD" w:rsidR="0067260A" w:rsidRPr="00DB0055" w:rsidDel="00DC646A" w:rsidRDefault="0067260A" w:rsidP="00150BF6">
            <w:pPr>
              <w:spacing w:after="0" w:line="276" w:lineRule="auto"/>
              <w:jc w:val="center"/>
              <w:rPr>
                <w:del w:id="4045" w:author="Daniel Noble" w:date="2025-03-31T12:04:00Z" w16du:dateUtc="2025-03-31T01:04:00Z"/>
                <w:rFonts w:ascii="Times New Roman" w:eastAsia="Times New Roman" w:hAnsi="Times New Roman" w:cs="Times New Roman"/>
                <w:color w:val="000000"/>
                <w:sz w:val="24"/>
                <w:szCs w:val="24"/>
                <w:lang w:eastAsia="en-AU"/>
              </w:rPr>
            </w:pPr>
            <w:del w:id="4046" w:author="Daniel Noble" w:date="2025-03-31T10:56:00Z" w16du:dateUtc="2025-03-30T23:56:00Z">
              <w:r w:rsidRPr="00DB0055" w:rsidDel="007D5BFD">
                <w:rPr>
                  <w:rFonts w:ascii="Times New Roman" w:eastAsia="Times New Roman" w:hAnsi="Times New Roman" w:cs="Times New Roman"/>
                  <w:color w:val="000000"/>
                  <w:sz w:val="24"/>
                  <w:szCs w:val="24"/>
                  <w:lang w:eastAsia="en-AU"/>
                </w:rPr>
                <w:delText>0.00</w:delText>
              </w:r>
            </w:del>
          </w:p>
        </w:tc>
      </w:tr>
    </w:tbl>
    <w:p w14:paraId="3F08061B" w14:textId="4A9071E9" w:rsidR="0067260A" w:rsidDel="000C0BA3" w:rsidRDefault="0067260A" w:rsidP="0067260A">
      <w:pPr>
        <w:rPr>
          <w:del w:id="4047" w:author="Daniel Noble" w:date="2025-04-01T13:40:00Z" w16du:dateUtc="2025-04-01T02:40:00Z"/>
          <w:b/>
          <w:bCs/>
        </w:rPr>
        <w:sectPr w:rsidR="0067260A" w:rsidDel="000C0BA3" w:rsidSect="0028523F">
          <w:pgSz w:w="16838" w:h="11906" w:orient="landscape"/>
          <w:pgMar w:top="1440" w:right="1440" w:bottom="1440" w:left="1440" w:header="709" w:footer="709" w:gutter="0"/>
          <w:cols w:space="708"/>
          <w:docGrid w:linePitch="360"/>
        </w:sectPr>
      </w:pPr>
    </w:p>
    <w:p w14:paraId="31DF0EB4" w14:textId="45A6FB0C" w:rsidR="0067260A" w:rsidRPr="00DB0055" w:rsidDel="005D14AF" w:rsidRDefault="0067260A">
      <w:pPr>
        <w:spacing w:line="480" w:lineRule="auto"/>
        <w:rPr>
          <w:del w:id="4048" w:author="Daniel Noble" w:date="2025-03-31T10:03:00Z" w16du:dateUtc="2025-03-30T23:03:00Z"/>
          <w:rFonts w:ascii="Times New Roman" w:hAnsi="Times New Roman" w:cs="Times New Roman"/>
          <w:b/>
          <w:bCs/>
          <w:sz w:val="24"/>
          <w:szCs w:val="24"/>
        </w:rPr>
      </w:pPr>
      <w:del w:id="4049" w:author="Daniel Noble" w:date="2025-03-31T10:03:00Z" w16du:dateUtc="2025-03-30T23:03:00Z">
        <w:r w:rsidRPr="00DB0055" w:rsidDel="005D14AF">
          <w:rPr>
            <w:rFonts w:ascii="Times New Roman" w:hAnsi="Times New Roman" w:cs="Times New Roman"/>
            <w:b/>
            <w:bCs/>
            <w:sz w:val="24"/>
            <w:szCs w:val="24"/>
          </w:rPr>
          <w:delText>7.14 | Graphical Representation of the MLMA and Meta-regression Results</w:delText>
        </w:r>
      </w:del>
    </w:p>
    <w:p w14:paraId="5543E183" w14:textId="7DE0020B" w:rsidR="0067260A" w:rsidRPr="00DB0055" w:rsidDel="005D14AF" w:rsidRDefault="0067260A">
      <w:pPr>
        <w:spacing w:line="480" w:lineRule="auto"/>
        <w:rPr>
          <w:del w:id="4050" w:author="Daniel Noble" w:date="2025-03-31T10:03:00Z" w16du:dateUtc="2025-03-30T23:03:00Z"/>
          <w:rFonts w:ascii="Times New Roman" w:hAnsi="Times New Roman" w:cs="Times New Roman"/>
          <w:sz w:val="24"/>
          <w:szCs w:val="24"/>
        </w:rPr>
      </w:pPr>
      <w:del w:id="4051" w:author="Daniel Noble" w:date="2025-03-31T10:03:00Z" w16du:dateUtc="2025-03-30T23:03:00Z">
        <w:r w:rsidRPr="00DB0055" w:rsidDel="005D14AF">
          <w:rPr>
            <w:rFonts w:ascii="Times New Roman" w:hAnsi="Times New Roman" w:cs="Times New Roman"/>
            <w:noProof/>
            <w:sz w:val="24"/>
            <w:szCs w:val="24"/>
          </w:rPr>
          <w:drawing>
            <wp:anchor distT="0" distB="0" distL="114300" distR="114300" simplePos="0" relativeHeight="251924480" behindDoc="0" locked="0" layoutInCell="1" allowOverlap="1" wp14:anchorId="64A4A581" wp14:editId="1B6E42EC">
              <wp:simplePos x="0" y="0"/>
              <wp:positionH relativeFrom="column">
                <wp:posOffset>2861945</wp:posOffset>
              </wp:positionH>
              <wp:positionV relativeFrom="paragraph">
                <wp:posOffset>9525</wp:posOffset>
              </wp:positionV>
              <wp:extent cx="2861945" cy="1144270"/>
              <wp:effectExtent l="0" t="0" r="0" b="0"/>
              <wp:wrapNone/>
              <wp:docPr id="107131277" name="Picture 1" descr="A graph of a graph showing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277" name="Picture 1" descr="A graph of a graph showing a number of percen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DB0055" w:rsidDel="005D14AF">
          <w:rPr>
            <w:rFonts w:ascii="Times New Roman" w:hAnsi="Times New Roman" w:cs="Times New Roman"/>
            <w:noProof/>
            <w:sz w:val="24"/>
            <w:szCs w:val="24"/>
          </w:rPr>
          <w:drawing>
            <wp:inline distT="0" distB="0" distL="0" distR="0" wp14:anchorId="700A1147" wp14:editId="4D45BDD0">
              <wp:extent cx="2862000" cy="1717200"/>
              <wp:effectExtent l="0" t="0" r="0" b="0"/>
              <wp:docPr id="742233039"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3039" name="Picture 1" descr="A graph of a normalized number of objects&#10;&#10;Description automatically generated with medium confidence"/>
                      <pic:cNvPicPr/>
                    </pic:nvPicPr>
                    <pic:blipFill>
                      <a:blip r:embed="rId20"/>
                      <a:stretch>
                        <a:fillRect/>
                      </a:stretch>
                    </pic:blipFill>
                    <pic:spPr>
                      <a:xfrm>
                        <a:off x="0" y="0"/>
                        <a:ext cx="2862000" cy="1717200"/>
                      </a:xfrm>
                      <a:prstGeom prst="rect">
                        <a:avLst/>
                      </a:prstGeom>
                    </pic:spPr>
                  </pic:pic>
                </a:graphicData>
              </a:graphic>
            </wp:inline>
          </w:drawing>
        </w:r>
      </w:del>
    </w:p>
    <w:p w14:paraId="282F3B6E" w14:textId="0C798421" w:rsidR="0067260A" w:rsidDel="005D14AF" w:rsidRDefault="0067260A">
      <w:pPr>
        <w:spacing w:line="480" w:lineRule="auto"/>
        <w:rPr>
          <w:del w:id="4052" w:author="Daniel Noble" w:date="2025-03-31T10:03:00Z" w16du:dateUtc="2025-03-30T23:03:00Z"/>
          <w:rFonts w:ascii="Times New Roman" w:hAnsi="Times New Roman" w:cs="Times New Roman"/>
          <w:sz w:val="24"/>
          <w:szCs w:val="24"/>
        </w:rPr>
      </w:pPr>
      <w:del w:id="4053" w:author="Daniel Noble" w:date="2025-03-31T10:03:00Z" w16du:dateUtc="2025-03-30T23:03:00Z">
        <w:r w:rsidRPr="00DB0055" w:rsidDel="005D14AF">
          <w:rPr>
            <w:rFonts w:ascii="Times New Roman" w:hAnsi="Times New Roman" w:cs="Times New Roman"/>
            <w:b/>
            <w:bCs/>
            <w:color w:val="000000" w:themeColor="text1"/>
            <w:sz w:val="24"/>
            <w:szCs w:val="24"/>
          </w:rPr>
          <w:delText xml:space="preserve">Figure S6 </w:delText>
        </w:r>
        <w:r w:rsidRPr="00DB0055" w:rsidDel="005D14AF">
          <w:rPr>
            <w:rFonts w:ascii="Times New Roman" w:hAnsi="Times New Roman" w:cs="Times New Roman"/>
            <w:b/>
            <w:bCs/>
            <w:sz w:val="24"/>
            <w:szCs w:val="24"/>
          </w:rPr>
          <w:delText xml:space="preserve">Meta-regression results for the individual-level traits subset with fluctuation type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3707A076" w14:textId="2CCEAD2C" w:rsidR="0067260A" w:rsidDel="005D14AF" w:rsidRDefault="0067260A">
      <w:pPr>
        <w:spacing w:line="480" w:lineRule="auto"/>
        <w:rPr>
          <w:del w:id="4054" w:author="Daniel Noble" w:date="2025-03-31T10:03:00Z" w16du:dateUtc="2025-03-30T23:03:00Z"/>
          <w:rFonts w:ascii="Times New Roman" w:hAnsi="Times New Roman" w:cs="Times New Roman"/>
          <w:sz w:val="24"/>
          <w:szCs w:val="24"/>
        </w:rPr>
      </w:pPr>
    </w:p>
    <w:p w14:paraId="3AA39CDE" w14:textId="0FD639E5" w:rsidR="0067260A" w:rsidDel="005D14AF" w:rsidRDefault="0067260A">
      <w:pPr>
        <w:spacing w:line="480" w:lineRule="auto"/>
        <w:rPr>
          <w:del w:id="4055" w:author="Daniel Noble" w:date="2025-03-31T10:03:00Z" w16du:dateUtc="2025-03-30T23:03:00Z"/>
          <w:rFonts w:ascii="Times New Roman" w:hAnsi="Times New Roman" w:cs="Times New Roman"/>
          <w:sz w:val="24"/>
          <w:szCs w:val="24"/>
        </w:rPr>
      </w:pPr>
    </w:p>
    <w:p w14:paraId="31C5CDDC" w14:textId="2877AF8E" w:rsidR="0067260A" w:rsidDel="005D14AF" w:rsidRDefault="0067260A">
      <w:pPr>
        <w:spacing w:line="480" w:lineRule="auto"/>
        <w:rPr>
          <w:del w:id="4056" w:author="Daniel Noble" w:date="2025-03-31T10:03:00Z" w16du:dateUtc="2025-03-30T23:03:00Z"/>
          <w:rFonts w:ascii="Times New Roman" w:hAnsi="Times New Roman" w:cs="Times New Roman"/>
          <w:sz w:val="24"/>
          <w:szCs w:val="24"/>
        </w:rPr>
      </w:pPr>
    </w:p>
    <w:p w14:paraId="0C774944" w14:textId="12969841" w:rsidR="0067260A" w:rsidDel="005D14AF" w:rsidRDefault="0067260A">
      <w:pPr>
        <w:spacing w:line="480" w:lineRule="auto"/>
        <w:rPr>
          <w:del w:id="4057" w:author="Daniel Noble" w:date="2025-03-31T10:03:00Z" w16du:dateUtc="2025-03-30T23:03:00Z"/>
          <w:rFonts w:ascii="Times New Roman" w:hAnsi="Times New Roman" w:cs="Times New Roman"/>
          <w:sz w:val="24"/>
          <w:szCs w:val="24"/>
        </w:rPr>
      </w:pPr>
    </w:p>
    <w:p w14:paraId="57426F19" w14:textId="365BBBE6" w:rsidR="0067260A" w:rsidRPr="00DB0055" w:rsidDel="005D14AF" w:rsidRDefault="0067260A">
      <w:pPr>
        <w:spacing w:line="480" w:lineRule="auto"/>
        <w:rPr>
          <w:del w:id="4058" w:author="Daniel Noble" w:date="2025-03-31T10:03:00Z" w16du:dateUtc="2025-03-30T23:03:00Z"/>
          <w:rFonts w:ascii="Times New Roman" w:hAnsi="Times New Roman" w:cs="Times New Roman"/>
          <w:sz w:val="24"/>
          <w:szCs w:val="24"/>
        </w:rPr>
      </w:pPr>
    </w:p>
    <w:p w14:paraId="2AACF12B" w14:textId="0204083D" w:rsidR="0067260A" w:rsidRPr="00DB0055" w:rsidDel="005D14AF" w:rsidRDefault="0067260A">
      <w:pPr>
        <w:spacing w:line="480" w:lineRule="auto"/>
        <w:rPr>
          <w:del w:id="4059" w:author="Daniel Noble" w:date="2025-03-31T10:03:00Z" w16du:dateUtc="2025-03-30T23:03:00Z"/>
          <w:rFonts w:ascii="Times New Roman" w:hAnsi="Times New Roman" w:cs="Times New Roman"/>
          <w:b/>
          <w:bCs/>
          <w:sz w:val="24"/>
          <w:szCs w:val="24"/>
        </w:rPr>
      </w:pPr>
      <w:del w:id="4060"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078FB97F" wp14:editId="2FCBE3F3">
              <wp:extent cx="2862000" cy="1144800"/>
              <wp:effectExtent l="0" t="0" r="0" b="0"/>
              <wp:docPr id="109317737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77373" name="Picture 1" descr="A graph showing a graph of a graph&#10;&#10;Description automatically generated with medium confidence"/>
                      <pic:cNvPicPr/>
                    </pic:nvPicPr>
                    <pic:blipFill>
                      <a:blip r:embed="rId21"/>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3BF4BE90" wp14:editId="373F799F">
              <wp:extent cx="2862000" cy="1144800"/>
              <wp:effectExtent l="0" t="0" r="0" b="0"/>
              <wp:docPr id="237019463" name="Picture 1" descr="A graph showing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19463" name="Picture 1" descr="A graph showing a number of percents&#10;&#10;Description automatically generated with medium confidence"/>
                      <pic:cNvPicPr/>
                    </pic:nvPicPr>
                    <pic:blipFill>
                      <a:blip r:embed="rId22"/>
                      <a:stretch>
                        <a:fillRect/>
                      </a:stretch>
                    </pic:blipFill>
                    <pic:spPr>
                      <a:xfrm>
                        <a:off x="0" y="0"/>
                        <a:ext cx="2862000" cy="1144800"/>
                      </a:xfrm>
                      <a:prstGeom prst="rect">
                        <a:avLst/>
                      </a:prstGeom>
                    </pic:spPr>
                  </pic:pic>
                </a:graphicData>
              </a:graphic>
            </wp:inline>
          </w:drawing>
        </w:r>
      </w:del>
    </w:p>
    <w:p w14:paraId="47ACC55A" w14:textId="374B6ACB" w:rsidR="0067260A" w:rsidRPr="00DB0055" w:rsidDel="005D14AF" w:rsidRDefault="0067260A">
      <w:pPr>
        <w:spacing w:line="480" w:lineRule="auto"/>
        <w:rPr>
          <w:del w:id="4061" w:author="Daniel Noble" w:date="2025-03-31T10:03:00Z" w16du:dateUtc="2025-03-30T23:03:00Z"/>
          <w:rFonts w:ascii="Times New Roman" w:hAnsi="Times New Roman" w:cs="Times New Roman"/>
          <w:sz w:val="24"/>
          <w:szCs w:val="24"/>
        </w:rPr>
        <w:pPrChange w:id="4062" w:author="Daniel Noble" w:date="2025-03-31T10:03:00Z" w16du:dateUtc="2025-03-30T23:03:00Z">
          <w:pPr>
            <w:tabs>
              <w:tab w:val="left" w:pos="2655"/>
            </w:tabs>
            <w:spacing w:line="480" w:lineRule="auto"/>
          </w:pPr>
        </w:pPrChange>
      </w:pPr>
      <w:del w:id="4063" w:author="Daniel Noble" w:date="2025-03-31T10:03:00Z" w16du:dateUtc="2025-03-30T23:03:00Z">
        <w:r w:rsidRPr="00DB0055" w:rsidDel="005D14AF">
          <w:rPr>
            <w:rFonts w:ascii="Times New Roman" w:hAnsi="Times New Roman" w:cs="Times New Roman"/>
            <w:b/>
            <w:bCs/>
            <w:sz w:val="24"/>
            <w:szCs w:val="24"/>
          </w:rPr>
          <w:delText xml:space="preserve">Figure S7 Meta-regression results for the individual-level traits subset with taxonomic class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r w:rsidDel="005D14AF">
          <w:rPr>
            <w:rFonts w:ascii="Times New Roman" w:hAnsi="Times New Roman" w:cs="Times New Roman"/>
            <w:sz w:val="24"/>
            <w:szCs w:val="24"/>
          </w:rPr>
          <w:delText>.</w:delText>
        </w:r>
      </w:del>
    </w:p>
    <w:p w14:paraId="4A1BF984" w14:textId="0BE879F7" w:rsidR="0067260A" w:rsidRPr="00DB0055" w:rsidDel="005D14AF" w:rsidRDefault="0067260A">
      <w:pPr>
        <w:spacing w:line="480" w:lineRule="auto"/>
        <w:rPr>
          <w:del w:id="4064" w:author="Daniel Noble" w:date="2025-03-31T10:03:00Z" w16du:dateUtc="2025-03-30T23:03:00Z"/>
          <w:rFonts w:ascii="Times New Roman" w:hAnsi="Times New Roman" w:cs="Times New Roman"/>
          <w:sz w:val="24"/>
          <w:szCs w:val="24"/>
        </w:rPr>
      </w:pPr>
      <w:del w:id="4065"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1929A467" wp14:editId="6D94BC83">
              <wp:extent cx="2862000" cy="1144800"/>
              <wp:effectExtent l="0" t="0" r="0" b="0"/>
              <wp:docPr id="615986743" name="Picture 1" descr="A graph showing a point of inte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6743" name="Picture 1" descr="A graph showing a point of interest&#10;&#10;Description automatically generated with medium confidence"/>
                      <pic:cNvPicPr/>
                    </pic:nvPicPr>
                    <pic:blipFill>
                      <a:blip r:embed="rId23"/>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7E10D729" wp14:editId="671B3D8C">
              <wp:extent cx="2862000" cy="1144800"/>
              <wp:effectExtent l="0" t="0" r="0" b="0"/>
              <wp:docPr id="1156866840" name="Picture 1" descr="A graph showing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66840" name="Picture 1" descr="A graph showing a number of percents&#10;&#10;Description automatically generated with medium confidence"/>
                      <pic:cNvPicPr/>
                    </pic:nvPicPr>
                    <pic:blipFill>
                      <a:blip r:embed="rId24"/>
                      <a:stretch>
                        <a:fillRect/>
                      </a:stretch>
                    </pic:blipFill>
                    <pic:spPr>
                      <a:xfrm>
                        <a:off x="0" y="0"/>
                        <a:ext cx="2862000" cy="1144800"/>
                      </a:xfrm>
                      <a:prstGeom prst="rect">
                        <a:avLst/>
                      </a:prstGeom>
                    </pic:spPr>
                  </pic:pic>
                </a:graphicData>
              </a:graphic>
            </wp:inline>
          </w:drawing>
        </w:r>
      </w:del>
    </w:p>
    <w:p w14:paraId="2E402568" w14:textId="0D7C836B" w:rsidR="0067260A" w:rsidRPr="00DB0055" w:rsidDel="005D14AF" w:rsidRDefault="0067260A">
      <w:pPr>
        <w:spacing w:line="480" w:lineRule="auto"/>
        <w:rPr>
          <w:del w:id="4066" w:author="Daniel Noble" w:date="2025-03-31T10:03:00Z" w16du:dateUtc="2025-03-30T23:03:00Z"/>
          <w:rFonts w:ascii="Times New Roman" w:hAnsi="Times New Roman" w:cs="Times New Roman"/>
          <w:sz w:val="24"/>
          <w:szCs w:val="24"/>
        </w:rPr>
      </w:pPr>
      <w:del w:id="4067" w:author="Daniel Noble" w:date="2025-03-31T10:03:00Z" w16du:dateUtc="2025-03-30T23:03:00Z">
        <w:r w:rsidRPr="00DB0055" w:rsidDel="005D14AF">
          <w:rPr>
            <w:rFonts w:ascii="Times New Roman" w:hAnsi="Times New Roman" w:cs="Times New Roman"/>
            <w:b/>
            <w:bCs/>
            <w:sz w:val="24"/>
            <w:szCs w:val="24"/>
          </w:rPr>
          <w:delText xml:space="preserve">Figure S8 Meta-regression results for the aquatic subset with fluctuation type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6DE7C232" w14:textId="0CEBF67B" w:rsidR="0067260A" w:rsidRPr="00DB0055" w:rsidDel="005D14AF" w:rsidRDefault="0067260A">
      <w:pPr>
        <w:spacing w:line="480" w:lineRule="auto"/>
        <w:rPr>
          <w:del w:id="4068" w:author="Daniel Noble" w:date="2025-03-31T10:03:00Z" w16du:dateUtc="2025-03-30T23:03:00Z"/>
          <w:rFonts w:ascii="Times New Roman" w:hAnsi="Times New Roman" w:cs="Times New Roman"/>
          <w:sz w:val="24"/>
          <w:szCs w:val="24"/>
        </w:rPr>
      </w:pPr>
      <w:del w:id="4069"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1B15153A" wp14:editId="12DC2518">
              <wp:extent cx="2862000" cy="1144800"/>
              <wp:effectExtent l="0" t="0" r="0" b="0"/>
              <wp:docPr id="1406252086"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2086" name="Picture 1" descr="A graph showing a graph of a graph&#10;&#10;Description automatically generated with medium confidence"/>
                      <pic:cNvPicPr/>
                    </pic:nvPicPr>
                    <pic:blipFill>
                      <a:blip r:embed="rId25"/>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2287C716" wp14:editId="4DED67C4">
              <wp:extent cx="2862000" cy="1144800"/>
              <wp:effectExtent l="0" t="0" r="0" b="0"/>
              <wp:docPr id="2106224938" name="Picture 1" descr="A graph showing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4938" name="Picture 1" descr="A graph showing a number of percent&#10;&#10;Description automatically generated with medium confidence"/>
                      <pic:cNvPicPr/>
                    </pic:nvPicPr>
                    <pic:blipFill>
                      <a:blip r:embed="rId26"/>
                      <a:stretch>
                        <a:fillRect/>
                      </a:stretch>
                    </pic:blipFill>
                    <pic:spPr>
                      <a:xfrm>
                        <a:off x="0" y="0"/>
                        <a:ext cx="2862000" cy="1144800"/>
                      </a:xfrm>
                      <a:prstGeom prst="rect">
                        <a:avLst/>
                      </a:prstGeom>
                    </pic:spPr>
                  </pic:pic>
                </a:graphicData>
              </a:graphic>
            </wp:inline>
          </w:drawing>
        </w:r>
      </w:del>
    </w:p>
    <w:p w14:paraId="6F11F9F0" w14:textId="14B34B59" w:rsidR="0067260A" w:rsidDel="005D14AF" w:rsidRDefault="0067260A">
      <w:pPr>
        <w:spacing w:line="480" w:lineRule="auto"/>
        <w:rPr>
          <w:del w:id="4070" w:author="Daniel Noble" w:date="2025-03-31T10:03:00Z" w16du:dateUtc="2025-03-30T23:03:00Z"/>
          <w:rFonts w:ascii="Times New Roman" w:hAnsi="Times New Roman" w:cs="Times New Roman"/>
          <w:sz w:val="24"/>
          <w:szCs w:val="24"/>
        </w:rPr>
      </w:pPr>
      <w:del w:id="4071" w:author="Daniel Noble" w:date="2025-03-31T10:03:00Z" w16du:dateUtc="2025-03-30T23:03:00Z">
        <w:r w:rsidRPr="00DB0055" w:rsidDel="005D14AF">
          <w:rPr>
            <w:rFonts w:ascii="Times New Roman" w:hAnsi="Times New Roman" w:cs="Times New Roman"/>
            <w:b/>
            <w:bCs/>
            <w:sz w:val="24"/>
            <w:szCs w:val="24"/>
          </w:rPr>
          <w:delText xml:space="preserve">Figure S9 Meta-regression results for the aquatic subset with the mechanism of plasticity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1FAE5D1B" w14:textId="3D5E47C2" w:rsidR="0067260A" w:rsidDel="005D14AF" w:rsidRDefault="0067260A">
      <w:pPr>
        <w:spacing w:line="480" w:lineRule="auto"/>
        <w:rPr>
          <w:del w:id="4072" w:author="Daniel Noble" w:date="2025-03-31T10:03:00Z" w16du:dateUtc="2025-03-30T23:03:00Z"/>
          <w:rFonts w:ascii="Times New Roman" w:hAnsi="Times New Roman" w:cs="Times New Roman"/>
          <w:sz w:val="24"/>
          <w:szCs w:val="24"/>
        </w:rPr>
      </w:pPr>
    </w:p>
    <w:p w14:paraId="7F36A474" w14:textId="64F3C0AE" w:rsidR="0067260A" w:rsidDel="005D14AF" w:rsidRDefault="0067260A">
      <w:pPr>
        <w:spacing w:line="480" w:lineRule="auto"/>
        <w:rPr>
          <w:del w:id="4073" w:author="Daniel Noble" w:date="2025-03-31T10:03:00Z" w16du:dateUtc="2025-03-30T23:03:00Z"/>
          <w:rFonts w:ascii="Times New Roman" w:hAnsi="Times New Roman" w:cs="Times New Roman"/>
          <w:sz w:val="24"/>
          <w:szCs w:val="24"/>
        </w:rPr>
      </w:pPr>
    </w:p>
    <w:p w14:paraId="6E4FF990" w14:textId="7633BFEE" w:rsidR="0067260A" w:rsidDel="005D14AF" w:rsidRDefault="0067260A">
      <w:pPr>
        <w:spacing w:line="480" w:lineRule="auto"/>
        <w:rPr>
          <w:del w:id="4074" w:author="Daniel Noble" w:date="2025-03-31T10:03:00Z" w16du:dateUtc="2025-03-30T23:03:00Z"/>
          <w:rFonts w:ascii="Times New Roman" w:hAnsi="Times New Roman" w:cs="Times New Roman"/>
          <w:sz w:val="24"/>
          <w:szCs w:val="24"/>
        </w:rPr>
      </w:pPr>
    </w:p>
    <w:p w14:paraId="0D25FA3C" w14:textId="3A56FCCE" w:rsidR="0067260A" w:rsidDel="005D14AF" w:rsidRDefault="0067260A">
      <w:pPr>
        <w:spacing w:line="480" w:lineRule="auto"/>
        <w:rPr>
          <w:del w:id="4075" w:author="Daniel Noble" w:date="2025-03-31T10:03:00Z" w16du:dateUtc="2025-03-30T23:03:00Z"/>
          <w:rFonts w:ascii="Times New Roman" w:hAnsi="Times New Roman" w:cs="Times New Roman"/>
          <w:sz w:val="24"/>
          <w:szCs w:val="24"/>
        </w:rPr>
      </w:pPr>
    </w:p>
    <w:p w14:paraId="04FD7916" w14:textId="362D4187" w:rsidR="0067260A" w:rsidDel="005D14AF" w:rsidRDefault="0067260A">
      <w:pPr>
        <w:spacing w:line="480" w:lineRule="auto"/>
        <w:rPr>
          <w:del w:id="4076" w:author="Daniel Noble" w:date="2025-03-31T10:03:00Z" w16du:dateUtc="2025-03-30T23:03:00Z"/>
          <w:rFonts w:ascii="Times New Roman" w:hAnsi="Times New Roman" w:cs="Times New Roman"/>
          <w:sz w:val="24"/>
          <w:szCs w:val="24"/>
        </w:rPr>
      </w:pPr>
    </w:p>
    <w:p w14:paraId="0B1AF7B2" w14:textId="0137B7F5" w:rsidR="0067260A" w:rsidDel="005D14AF" w:rsidRDefault="0067260A">
      <w:pPr>
        <w:spacing w:line="480" w:lineRule="auto"/>
        <w:rPr>
          <w:del w:id="4077" w:author="Daniel Noble" w:date="2025-03-31T10:03:00Z" w16du:dateUtc="2025-03-30T23:03:00Z"/>
          <w:rFonts w:ascii="Times New Roman" w:hAnsi="Times New Roman" w:cs="Times New Roman"/>
          <w:sz w:val="24"/>
          <w:szCs w:val="24"/>
        </w:rPr>
      </w:pPr>
    </w:p>
    <w:p w14:paraId="249D0BB5" w14:textId="5198D24C" w:rsidR="0067260A" w:rsidRPr="00DB0055" w:rsidDel="005D14AF" w:rsidRDefault="0067260A">
      <w:pPr>
        <w:spacing w:line="480" w:lineRule="auto"/>
        <w:rPr>
          <w:del w:id="4078" w:author="Daniel Noble" w:date="2025-03-31T10:03:00Z" w16du:dateUtc="2025-03-30T23:03:00Z"/>
          <w:rFonts w:ascii="Times New Roman" w:hAnsi="Times New Roman" w:cs="Times New Roman"/>
          <w:sz w:val="24"/>
          <w:szCs w:val="24"/>
        </w:rPr>
      </w:pPr>
    </w:p>
    <w:p w14:paraId="37D6E064" w14:textId="1BB7E33B" w:rsidR="0067260A" w:rsidRPr="00DB0055" w:rsidDel="005D14AF" w:rsidRDefault="0067260A">
      <w:pPr>
        <w:spacing w:line="480" w:lineRule="auto"/>
        <w:rPr>
          <w:del w:id="4079" w:author="Daniel Noble" w:date="2025-03-31T10:03:00Z" w16du:dateUtc="2025-03-30T23:03:00Z"/>
          <w:rFonts w:ascii="Times New Roman" w:hAnsi="Times New Roman" w:cs="Times New Roman"/>
          <w:sz w:val="24"/>
          <w:szCs w:val="24"/>
        </w:rPr>
      </w:pPr>
      <w:del w:id="4080"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27B29CB3" wp14:editId="0A325858">
              <wp:extent cx="2862000" cy="1144800"/>
              <wp:effectExtent l="0" t="0" r="0" b="0"/>
              <wp:docPr id="870541593" name="Picture 1"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1593" name="Picture 1" descr="A graph with a line graph and numbers&#10;&#10;Description automatically generated with medium confidence"/>
                      <pic:cNvPicPr/>
                    </pic:nvPicPr>
                    <pic:blipFill>
                      <a:blip r:embed="rId27"/>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4873EF3A" wp14:editId="22AD53F2">
              <wp:extent cx="2862000" cy="1144800"/>
              <wp:effectExtent l="0" t="0" r="0" b="0"/>
              <wp:docPr id="774332679"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32679" name="Picture 1" descr="A graph showing a graph of a graph&#10;&#10;Description automatically generated with medium confidence"/>
                      <pic:cNvPicPr/>
                    </pic:nvPicPr>
                    <pic:blipFill>
                      <a:blip r:embed="rId28"/>
                      <a:stretch>
                        <a:fillRect/>
                      </a:stretch>
                    </pic:blipFill>
                    <pic:spPr>
                      <a:xfrm>
                        <a:off x="0" y="0"/>
                        <a:ext cx="2862000" cy="1144800"/>
                      </a:xfrm>
                      <a:prstGeom prst="rect">
                        <a:avLst/>
                      </a:prstGeom>
                    </pic:spPr>
                  </pic:pic>
                </a:graphicData>
              </a:graphic>
            </wp:inline>
          </w:drawing>
        </w:r>
      </w:del>
    </w:p>
    <w:p w14:paraId="496B3AAA" w14:textId="1D7A3FE3" w:rsidR="0067260A" w:rsidDel="005D14AF" w:rsidRDefault="0067260A">
      <w:pPr>
        <w:spacing w:line="480" w:lineRule="auto"/>
        <w:rPr>
          <w:del w:id="4081" w:author="Daniel Noble" w:date="2025-03-31T10:03:00Z" w16du:dateUtc="2025-03-30T23:03:00Z"/>
          <w:rFonts w:ascii="Times New Roman" w:hAnsi="Times New Roman" w:cs="Times New Roman"/>
          <w:sz w:val="24"/>
          <w:szCs w:val="24"/>
        </w:rPr>
      </w:pPr>
      <w:del w:id="4082" w:author="Daniel Noble" w:date="2025-03-31T10:03:00Z" w16du:dateUtc="2025-03-30T23:03:00Z">
        <w:r w:rsidRPr="00DB0055" w:rsidDel="005D14AF">
          <w:rPr>
            <w:rFonts w:ascii="Times New Roman" w:hAnsi="Times New Roman" w:cs="Times New Roman"/>
            <w:b/>
            <w:bCs/>
            <w:color w:val="000000" w:themeColor="text1"/>
            <w:sz w:val="24"/>
            <w:szCs w:val="24"/>
          </w:rPr>
          <w:delText xml:space="preserve">Figure S10 </w:delText>
        </w:r>
        <w:r w:rsidRPr="00DB0055" w:rsidDel="005D14AF">
          <w:rPr>
            <w:rFonts w:ascii="Times New Roman" w:hAnsi="Times New Roman" w:cs="Times New Roman"/>
            <w:b/>
            <w:bCs/>
            <w:sz w:val="24"/>
            <w:szCs w:val="24"/>
          </w:rPr>
          <w:delText xml:space="preserve">Meta-regression results for the aquatic subset with phenotypic trait category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31B65989" w14:textId="75F1BB15" w:rsidR="0067260A" w:rsidDel="005D14AF" w:rsidRDefault="0067260A">
      <w:pPr>
        <w:spacing w:line="480" w:lineRule="auto"/>
        <w:rPr>
          <w:del w:id="4083" w:author="Daniel Noble" w:date="2025-03-31T10:03:00Z" w16du:dateUtc="2025-03-30T23:03:00Z"/>
          <w:rFonts w:ascii="Times New Roman" w:hAnsi="Times New Roman" w:cs="Times New Roman"/>
          <w:sz w:val="24"/>
          <w:szCs w:val="24"/>
        </w:rPr>
      </w:pPr>
    </w:p>
    <w:p w14:paraId="3B95A513" w14:textId="55A309BE" w:rsidR="0067260A" w:rsidDel="005D14AF" w:rsidRDefault="0067260A">
      <w:pPr>
        <w:spacing w:line="480" w:lineRule="auto"/>
        <w:rPr>
          <w:del w:id="4084" w:author="Daniel Noble" w:date="2025-03-31T10:03:00Z" w16du:dateUtc="2025-03-30T23:03:00Z"/>
          <w:rFonts w:ascii="Times New Roman" w:hAnsi="Times New Roman" w:cs="Times New Roman"/>
          <w:sz w:val="24"/>
          <w:szCs w:val="24"/>
        </w:rPr>
      </w:pPr>
    </w:p>
    <w:p w14:paraId="76EAAE9A" w14:textId="6AB99443" w:rsidR="0067260A" w:rsidDel="005D14AF" w:rsidRDefault="0067260A">
      <w:pPr>
        <w:spacing w:line="480" w:lineRule="auto"/>
        <w:rPr>
          <w:del w:id="4085" w:author="Daniel Noble" w:date="2025-03-31T10:03:00Z" w16du:dateUtc="2025-03-30T23:03:00Z"/>
          <w:rFonts w:ascii="Times New Roman" w:hAnsi="Times New Roman" w:cs="Times New Roman"/>
          <w:sz w:val="24"/>
          <w:szCs w:val="24"/>
        </w:rPr>
      </w:pPr>
    </w:p>
    <w:p w14:paraId="24394EF2" w14:textId="6C79D12A" w:rsidR="0067260A" w:rsidDel="005D14AF" w:rsidRDefault="0067260A">
      <w:pPr>
        <w:spacing w:line="480" w:lineRule="auto"/>
        <w:rPr>
          <w:del w:id="4086" w:author="Daniel Noble" w:date="2025-03-31T10:03:00Z" w16du:dateUtc="2025-03-30T23:03:00Z"/>
          <w:rFonts w:ascii="Times New Roman" w:hAnsi="Times New Roman" w:cs="Times New Roman"/>
          <w:sz w:val="24"/>
          <w:szCs w:val="24"/>
        </w:rPr>
      </w:pPr>
    </w:p>
    <w:p w14:paraId="45965D46" w14:textId="185A17A5" w:rsidR="0067260A" w:rsidDel="005D14AF" w:rsidRDefault="0067260A">
      <w:pPr>
        <w:spacing w:line="480" w:lineRule="auto"/>
        <w:rPr>
          <w:del w:id="4087" w:author="Daniel Noble" w:date="2025-03-31T10:03:00Z" w16du:dateUtc="2025-03-30T23:03:00Z"/>
          <w:rFonts w:ascii="Times New Roman" w:hAnsi="Times New Roman" w:cs="Times New Roman"/>
          <w:sz w:val="24"/>
          <w:szCs w:val="24"/>
        </w:rPr>
      </w:pPr>
    </w:p>
    <w:p w14:paraId="34852B95" w14:textId="5349D142" w:rsidR="0067260A" w:rsidRPr="00DB0055" w:rsidDel="005D14AF" w:rsidRDefault="0067260A">
      <w:pPr>
        <w:spacing w:line="480" w:lineRule="auto"/>
        <w:rPr>
          <w:del w:id="4088" w:author="Daniel Noble" w:date="2025-03-31T10:03:00Z" w16du:dateUtc="2025-03-30T23:03:00Z"/>
          <w:rFonts w:ascii="Times New Roman" w:hAnsi="Times New Roman" w:cs="Times New Roman"/>
          <w:sz w:val="24"/>
          <w:szCs w:val="24"/>
        </w:rPr>
      </w:pPr>
    </w:p>
    <w:p w14:paraId="73E5D535" w14:textId="6F4DF905" w:rsidR="0067260A" w:rsidRPr="00DB0055" w:rsidDel="005D14AF" w:rsidRDefault="0067260A">
      <w:pPr>
        <w:spacing w:line="480" w:lineRule="auto"/>
        <w:rPr>
          <w:del w:id="4089" w:author="Daniel Noble" w:date="2025-03-31T10:03:00Z" w16du:dateUtc="2025-03-30T23:03:00Z"/>
          <w:rFonts w:ascii="Times New Roman" w:hAnsi="Times New Roman" w:cs="Times New Roman"/>
          <w:sz w:val="24"/>
          <w:szCs w:val="24"/>
        </w:rPr>
      </w:pPr>
      <w:del w:id="4090" w:author="Daniel Noble" w:date="2025-03-31T10:03:00Z" w16du:dateUtc="2025-03-30T23:03:00Z">
        <w:r w:rsidRPr="00DB0055" w:rsidDel="005D14AF">
          <w:rPr>
            <w:rFonts w:ascii="Times New Roman" w:hAnsi="Times New Roman" w:cs="Times New Roman"/>
            <w:noProof/>
            <w:sz w:val="24"/>
            <w:szCs w:val="24"/>
          </w:rPr>
          <w:drawing>
            <wp:anchor distT="0" distB="0" distL="114300" distR="114300" simplePos="0" relativeHeight="251925504" behindDoc="0" locked="0" layoutInCell="1" allowOverlap="1" wp14:anchorId="6E7A3684" wp14:editId="618A4A5B">
              <wp:simplePos x="0" y="0"/>
              <wp:positionH relativeFrom="column">
                <wp:posOffset>2857500</wp:posOffset>
              </wp:positionH>
              <wp:positionV relativeFrom="paragraph">
                <wp:posOffset>9525</wp:posOffset>
              </wp:positionV>
              <wp:extent cx="2861945" cy="1144270"/>
              <wp:effectExtent l="0" t="0" r="0" b="0"/>
              <wp:wrapNone/>
              <wp:docPr id="514717562" name="Picture 1" descr="A graph showing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17562" name="Picture 1" descr="A graph showing a normal distribution&#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DB0055" w:rsidDel="005D14AF">
          <w:rPr>
            <w:rFonts w:ascii="Times New Roman" w:hAnsi="Times New Roman" w:cs="Times New Roman"/>
            <w:noProof/>
            <w:sz w:val="24"/>
            <w:szCs w:val="24"/>
          </w:rPr>
          <w:drawing>
            <wp:inline distT="0" distB="0" distL="0" distR="0" wp14:anchorId="11536E30" wp14:editId="48B6D4D8">
              <wp:extent cx="2862000" cy="1717200"/>
              <wp:effectExtent l="0" t="0" r="0" b="0"/>
              <wp:docPr id="1400763606" name="Picture 1" descr="A graph of a normalized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3606" name="Picture 1" descr="A graph of a normalized graph&#10;&#10;Description automatically generated with medium confidence"/>
                      <pic:cNvPicPr/>
                    </pic:nvPicPr>
                    <pic:blipFill>
                      <a:blip r:embed="rId30"/>
                      <a:stretch>
                        <a:fillRect/>
                      </a:stretch>
                    </pic:blipFill>
                    <pic:spPr>
                      <a:xfrm>
                        <a:off x="0" y="0"/>
                        <a:ext cx="2862000" cy="1717200"/>
                      </a:xfrm>
                      <a:prstGeom prst="rect">
                        <a:avLst/>
                      </a:prstGeom>
                    </pic:spPr>
                  </pic:pic>
                </a:graphicData>
              </a:graphic>
            </wp:inline>
          </w:drawing>
        </w:r>
      </w:del>
    </w:p>
    <w:p w14:paraId="5331498A" w14:textId="0B5849A0" w:rsidR="0067260A" w:rsidDel="005D14AF" w:rsidRDefault="0067260A">
      <w:pPr>
        <w:spacing w:line="480" w:lineRule="auto"/>
        <w:rPr>
          <w:del w:id="4091" w:author="Daniel Noble" w:date="2025-03-31T10:03:00Z" w16du:dateUtc="2025-03-30T23:03:00Z"/>
          <w:rFonts w:ascii="Times New Roman" w:hAnsi="Times New Roman" w:cs="Times New Roman"/>
          <w:sz w:val="24"/>
          <w:szCs w:val="24"/>
        </w:rPr>
      </w:pPr>
      <w:del w:id="4092" w:author="Daniel Noble" w:date="2025-03-31T10:03:00Z" w16du:dateUtc="2025-03-30T23:03:00Z">
        <w:r w:rsidRPr="00DB0055" w:rsidDel="005D14AF">
          <w:rPr>
            <w:rFonts w:ascii="Times New Roman" w:hAnsi="Times New Roman" w:cs="Times New Roman"/>
            <w:b/>
            <w:bCs/>
            <w:sz w:val="24"/>
            <w:szCs w:val="24"/>
          </w:rPr>
          <w:delText xml:space="preserve">Figure S11 Meta-regression results for the terrestrial subset with fluctuation type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24DF1391" w14:textId="550D3958" w:rsidR="0067260A" w:rsidDel="005D14AF" w:rsidRDefault="0067260A">
      <w:pPr>
        <w:spacing w:line="480" w:lineRule="auto"/>
        <w:rPr>
          <w:del w:id="4093" w:author="Daniel Noble" w:date="2025-03-31T10:03:00Z" w16du:dateUtc="2025-03-30T23:03:00Z"/>
          <w:rFonts w:ascii="Times New Roman" w:hAnsi="Times New Roman" w:cs="Times New Roman"/>
          <w:sz w:val="24"/>
          <w:szCs w:val="24"/>
        </w:rPr>
      </w:pPr>
    </w:p>
    <w:p w14:paraId="1CFE72C0" w14:textId="775DC3FA" w:rsidR="0067260A" w:rsidDel="005D14AF" w:rsidRDefault="0067260A">
      <w:pPr>
        <w:spacing w:line="480" w:lineRule="auto"/>
        <w:rPr>
          <w:del w:id="4094" w:author="Daniel Noble" w:date="2025-03-31T10:03:00Z" w16du:dateUtc="2025-03-30T23:03:00Z"/>
          <w:rFonts w:ascii="Times New Roman" w:hAnsi="Times New Roman" w:cs="Times New Roman"/>
          <w:sz w:val="24"/>
          <w:szCs w:val="24"/>
        </w:rPr>
      </w:pPr>
    </w:p>
    <w:p w14:paraId="6884F7C1" w14:textId="633433F2" w:rsidR="0067260A" w:rsidDel="005D14AF" w:rsidRDefault="0067260A">
      <w:pPr>
        <w:spacing w:line="480" w:lineRule="auto"/>
        <w:rPr>
          <w:del w:id="4095" w:author="Daniel Noble" w:date="2025-03-31T10:03:00Z" w16du:dateUtc="2025-03-30T23:03:00Z"/>
          <w:rFonts w:ascii="Times New Roman" w:hAnsi="Times New Roman" w:cs="Times New Roman"/>
          <w:sz w:val="24"/>
          <w:szCs w:val="24"/>
        </w:rPr>
      </w:pPr>
    </w:p>
    <w:p w14:paraId="5021964E" w14:textId="64B9BAEE" w:rsidR="0067260A" w:rsidDel="005D14AF" w:rsidRDefault="0067260A">
      <w:pPr>
        <w:spacing w:line="480" w:lineRule="auto"/>
        <w:rPr>
          <w:del w:id="4096" w:author="Daniel Noble" w:date="2025-03-31T10:03:00Z" w16du:dateUtc="2025-03-30T23:03:00Z"/>
          <w:rFonts w:ascii="Times New Roman" w:hAnsi="Times New Roman" w:cs="Times New Roman"/>
          <w:sz w:val="24"/>
          <w:szCs w:val="24"/>
        </w:rPr>
      </w:pPr>
    </w:p>
    <w:p w14:paraId="33901D75" w14:textId="44452B81" w:rsidR="0067260A" w:rsidDel="005D14AF" w:rsidRDefault="0067260A">
      <w:pPr>
        <w:spacing w:line="480" w:lineRule="auto"/>
        <w:rPr>
          <w:del w:id="4097" w:author="Daniel Noble" w:date="2025-03-31T10:03:00Z" w16du:dateUtc="2025-03-30T23:03:00Z"/>
          <w:rFonts w:ascii="Times New Roman" w:hAnsi="Times New Roman" w:cs="Times New Roman"/>
          <w:sz w:val="24"/>
          <w:szCs w:val="24"/>
        </w:rPr>
      </w:pPr>
    </w:p>
    <w:p w14:paraId="3AC6D34B" w14:textId="2CA2D50C" w:rsidR="0067260A" w:rsidDel="005D14AF" w:rsidRDefault="0067260A">
      <w:pPr>
        <w:spacing w:line="480" w:lineRule="auto"/>
        <w:rPr>
          <w:del w:id="4098" w:author="Daniel Noble" w:date="2025-03-31T10:03:00Z" w16du:dateUtc="2025-03-30T23:03:00Z"/>
          <w:rFonts w:ascii="Times New Roman" w:hAnsi="Times New Roman" w:cs="Times New Roman"/>
          <w:sz w:val="24"/>
          <w:szCs w:val="24"/>
        </w:rPr>
      </w:pPr>
    </w:p>
    <w:p w14:paraId="78A4AA27" w14:textId="7DD3F763" w:rsidR="0067260A" w:rsidRPr="00DB0055" w:rsidDel="005D14AF" w:rsidRDefault="0067260A">
      <w:pPr>
        <w:spacing w:line="480" w:lineRule="auto"/>
        <w:rPr>
          <w:del w:id="4099" w:author="Daniel Noble" w:date="2025-03-31T10:03:00Z" w16du:dateUtc="2025-03-30T23:03:00Z"/>
          <w:rFonts w:ascii="Times New Roman" w:hAnsi="Times New Roman" w:cs="Times New Roman"/>
          <w:sz w:val="24"/>
          <w:szCs w:val="24"/>
        </w:rPr>
      </w:pPr>
    </w:p>
    <w:p w14:paraId="60208610" w14:textId="50434530" w:rsidR="0067260A" w:rsidRPr="00DB0055" w:rsidDel="005D14AF" w:rsidRDefault="0067260A">
      <w:pPr>
        <w:spacing w:line="480" w:lineRule="auto"/>
        <w:rPr>
          <w:del w:id="4100" w:author="Daniel Noble" w:date="2025-03-31T10:03:00Z" w16du:dateUtc="2025-03-30T23:03:00Z"/>
          <w:rFonts w:ascii="Times New Roman" w:hAnsi="Times New Roman" w:cs="Times New Roman"/>
          <w:sz w:val="24"/>
          <w:szCs w:val="24"/>
        </w:rPr>
      </w:pPr>
      <w:del w:id="4101"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29103F28" wp14:editId="6F53AF74">
              <wp:extent cx="2862000" cy="1144800"/>
              <wp:effectExtent l="0" t="0" r="0" b="0"/>
              <wp:docPr id="1072375404"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75404" name="Picture 1" descr="A graph showing a blue line&#10;&#10;Description automatically generated"/>
                      <pic:cNvPicPr/>
                    </pic:nvPicPr>
                    <pic:blipFill>
                      <a:blip r:embed="rId31"/>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787EF1BE" wp14:editId="390D08ED">
              <wp:extent cx="2862000" cy="1144800"/>
              <wp:effectExtent l="0" t="0" r="0" b="0"/>
              <wp:docPr id="960702411" name="Picture 1"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2411" name="Picture 1" descr="A graph of a graph with numbers and a number&#10;&#10;Description automatically generated with medium confidence"/>
                      <pic:cNvPicPr/>
                    </pic:nvPicPr>
                    <pic:blipFill>
                      <a:blip r:embed="rId32"/>
                      <a:stretch>
                        <a:fillRect/>
                      </a:stretch>
                    </pic:blipFill>
                    <pic:spPr>
                      <a:xfrm>
                        <a:off x="0" y="0"/>
                        <a:ext cx="2862000" cy="1144800"/>
                      </a:xfrm>
                      <a:prstGeom prst="rect">
                        <a:avLst/>
                      </a:prstGeom>
                    </pic:spPr>
                  </pic:pic>
                </a:graphicData>
              </a:graphic>
            </wp:inline>
          </w:drawing>
        </w:r>
      </w:del>
    </w:p>
    <w:p w14:paraId="5AC4033B" w14:textId="0059864D" w:rsidR="0067260A" w:rsidRPr="00DB0055" w:rsidDel="005D14AF" w:rsidRDefault="0067260A">
      <w:pPr>
        <w:spacing w:line="480" w:lineRule="auto"/>
        <w:rPr>
          <w:del w:id="4102" w:author="Daniel Noble" w:date="2025-03-31T10:03:00Z" w16du:dateUtc="2025-03-30T23:03:00Z"/>
          <w:rFonts w:ascii="Times New Roman" w:hAnsi="Times New Roman" w:cs="Times New Roman"/>
          <w:sz w:val="24"/>
          <w:szCs w:val="24"/>
        </w:rPr>
      </w:pPr>
      <w:del w:id="4103" w:author="Daniel Noble" w:date="2025-03-31T10:03:00Z" w16du:dateUtc="2025-03-30T23:03:00Z">
        <w:r w:rsidRPr="00DB0055" w:rsidDel="005D14AF">
          <w:rPr>
            <w:rFonts w:ascii="Times New Roman" w:hAnsi="Times New Roman" w:cs="Times New Roman"/>
            <w:b/>
            <w:bCs/>
            <w:sz w:val="24"/>
            <w:szCs w:val="24"/>
          </w:rPr>
          <w:delText xml:space="preserve">Figure S12 Meta-regression results for the terrestrial subset with the mechanism of plasticity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2CBCCC18" w14:textId="0581F498" w:rsidR="0067260A" w:rsidDel="005D14AF" w:rsidRDefault="0067260A">
      <w:pPr>
        <w:spacing w:line="480" w:lineRule="auto"/>
        <w:rPr>
          <w:del w:id="4104" w:author="Daniel Noble" w:date="2025-03-31T10:03:00Z" w16du:dateUtc="2025-03-30T23:03:00Z"/>
          <w:rFonts w:ascii="Times New Roman" w:hAnsi="Times New Roman" w:cs="Times New Roman"/>
          <w:sz w:val="24"/>
          <w:szCs w:val="24"/>
        </w:rPr>
      </w:pPr>
    </w:p>
    <w:p w14:paraId="61EE9081" w14:textId="65911CAC" w:rsidR="0067260A" w:rsidDel="005D14AF" w:rsidRDefault="0067260A">
      <w:pPr>
        <w:spacing w:line="480" w:lineRule="auto"/>
        <w:rPr>
          <w:del w:id="4105" w:author="Daniel Noble" w:date="2025-03-31T10:03:00Z" w16du:dateUtc="2025-03-30T23:03:00Z"/>
          <w:rFonts w:ascii="Times New Roman" w:hAnsi="Times New Roman" w:cs="Times New Roman"/>
          <w:sz w:val="24"/>
          <w:szCs w:val="24"/>
        </w:rPr>
      </w:pPr>
    </w:p>
    <w:p w14:paraId="182A9243" w14:textId="0B05D634" w:rsidR="0067260A" w:rsidRPr="00DB0055" w:rsidDel="005D14AF" w:rsidRDefault="0067260A">
      <w:pPr>
        <w:spacing w:line="480" w:lineRule="auto"/>
        <w:rPr>
          <w:del w:id="4106" w:author="Daniel Noble" w:date="2025-03-31T10:03:00Z" w16du:dateUtc="2025-03-30T23:03:00Z"/>
          <w:rFonts w:ascii="Times New Roman" w:hAnsi="Times New Roman" w:cs="Times New Roman"/>
          <w:sz w:val="24"/>
          <w:szCs w:val="24"/>
        </w:rPr>
      </w:pPr>
    </w:p>
    <w:p w14:paraId="3439CF4F" w14:textId="79F742CF" w:rsidR="0067260A" w:rsidRPr="00DB0055" w:rsidDel="005D14AF" w:rsidRDefault="0067260A">
      <w:pPr>
        <w:spacing w:line="480" w:lineRule="auto"/>
        <w:rPr>
          <w:del w:id="4107" w:author="Daniel Noble" w:date="2025-03-31T10:03:00Z" w16du:dateUtc="2025-03-30T23:03:00Z"/>
          <w:rFonts w:ascii="Times New Roman" w:hAnsi="Times New Roman" w:cs="Times New Roman"/>
          <w:sz w:val="24"/>
          <w:szCs w:val="24"/>
        </w:rPr>
      </w:pPr>
    </w:p>
    <w:p w14:paraId="28D2E1AB" w14:textId="1DCAE8B3" w:rsidR="0067260A" w:rsidRPr="00DB0055" w:rsidDel="005D14AF" w:rsidRDefault="0067260A">
      <w:pPr>
        <w:spacing w:line="480" w:lineRule="auto"/>
        <w:rPr>
          <w:del w:id="4108" w:author="Daniel Noble" w:date="2025-03-31T10:03:00Z" w16du:dateUtc="2025-03-30T23:03:00Z"/>
          <w:rFonts w:ascii="Times New Roman" w:hAnsi="Times New Roman" w:cs="Times New Roman"/>
          <w:sz w:val="24"/>
          <w:szCs w:val="24"/>
        </w:rPr>
      </w:pPr>
    </w:p>
    <w:p w14:paraId="3D281A0A" w14:textId="0C4DEB47" w:rsidR="0067260A" w:rsidRPr="00DB0055" w:rsidDel="005D14AF" w:rsidRDefault="0067260A">
      <w:pPr>
        <w:spacing w:line="480" w:lineRule="auto"/>
        <w:rPr>
          <w:del w:id="4109" w:author="Daniel Noble" w:date="2025-03-31T10:03:00Z" w16du:dateUtc="2025-03-30T23:03:00Z"/>
          <w:rFonts w:ascii="Times New Roman" w:hAnsi="Times New Roman" w:cs="Times New Roman"/>
          <w:sz w:val="24"/>
          <w:szCs w:val="24"/>
        </w:rPr>
      </w:pPr>
    </w:p>
    <w:p w14:paraId="467BBEF5" w14:textId="25B67839" w:rsidR="0067260A" w:rsidRPr="00DB0055" w:rsidDel="005D14AF" w:rsidRDefault="0067260A">
      <w:pPr>
        <w:spacing w:line="480" w:lineRule="auto"/>
        <w:rPr>
          <w:del w:id="4110" w:author="Daniel Noble" w:date="2025-03-31T10:03:00Z" w16du:dateUtc="2025-03-30T23:03:00Z"/>
          <w:rFonts w:ascii="Times New Roman" w:hAnsi="Times New Roman" w:cs="Times New Roman"/>
          <w:sz w:val="24"/>
          <w:szCs w:val="24"/>
        </w:rPr>
      </w:pPr>
      <w:del w:id="4111"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441C2C29" wp14:editId="07D7065A">
              <wp:extent cx="2862000" cy="1717200"/>
              <wp:effectExtent l="0" t="0" r="0" b="0"/>
              <wp:docPr id="662305220"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05220" name="Picture 1" descr="A graph of a normalized number of objects&#10;&#10;Description automatically generated with medium confidence"/>
                      <pic:cNvPicPr/>
                    </pic:nvPicPr>
                    <pic:blipFill>
                      <a:blip r:embed="rId33"/>
                      <a:stretch>
                        <a:fillRect/>
                      </a:stretch>
                    </pic:blipFill>
                    <pic:spPr>
                      <a:xfrm>
                        <a:off x="0" y="0"/>
                        <a:ext cx="2862000" cy="17172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5F1B5BEC" wp14:editId="37A25389">
              <wp:extent cx="2862000" cy="1717200"/>
              <wp:effectExtent l="0" t="0" r="0" b="0"/>
              <wp:docPr id="1311258261"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58261" name="Picture 1" descr="A graph of a normalized number of objects&#10;&#10;Description automatically generated with medium confidence"/>
                      <pic:cNvPicPr/>
                    </pic:nvPicPr>
                    <pic:blipFill>
                      <a:blip r:embed="rId34"/>
                      <a:stretch>
                        <a:fillRect/>
                      </a:stretch>
                    </pic:blipFill>
                    <pic:spPr>
                      <a:xfrm>
                        <a:off x="0" y="0"/>
                        <a:ext cx="2862000" cy="1717200"/>
                      </a:xfrm>
                      <a:prstGeom prst="rect">
                        <a:avLst/>
                      </a:prstGeom>
                    </pic:spPr>
                  </pic:pic>
                </a:graphicData>
              </a:graphic>
            </wp:inline>
          </w:drawing>
        </w:r>
      </w:del>
    </w:p>
    <w:p w14:paraId="1459A83B" w14:textId="556D2EA8" w:rsidR="0067260A" w:rsidDel="005D14AF" w:rsidRDefault="0067260A">
      <w:pPr>
        <w:spacing w:line="480" w:lineRule="auto"/>
        <w:rPr>
          <w:del w:id="4112" w:author="Daniel Noble" w:date="2025-03-31T10:03:00Z" w16du:dateUtc="2025-03-30T23:03:00Z"/>
          <w:rFonts w:ascii="Times New Roman" w:hAnsi="Times New Roman" w:cs="Times New Roman"/>
          <w:sz w:val="24"/>
          <w:szCs w:val="24"/>
        </w:rPr>
      </w:pPr>
      <w:del w:id="4113" w:author="Daniel Noble" w:date="2025-03-31T10:03:00Z" w16du:dateUtc="2025-03-30T23:03:00Z">
        <w:r w:rsidRPr="00DB0055" w:rsidDel="005D14AF">
          <w:rPr>
            <w:rFonts w:ascii="Times New Roman" w:hAnsi="Times New Roman" w:cs="Times New Roman"/>
            <w:b/>
            <w:bCs/>
            <w:sz w:val="24"/>
            <w:szCs w:val="24"/>
          </w:rPr>
          <w:delText>Figure S13 Meta-regression results for the terrestrial subset with phenotypic trait category as the moderator.</w:delText>
        </w:r>
        <w:r w:rsidRPr="00DB0055" w:rsidDel="005D14AF">
          <w:rPr>
            <w:rFonts w:ascii="Times New Roman" w:hAnsi="Times New Roman" w:cs="Times New Roman"/>
            <w:sz w:val="24"/>
            <w:szCs w:val="24"/>
          </w:rPr>
          <w:delText xml:space="preserve"> 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4E979023" w14:textId="58A3D3F2" w:rsidR="0067260A" w:rsidDel="005D14AF" w:rsidRDefault="0067260A">
      <w:pPr>
        <w:spacing w:line="480" w:lineRule="auto"/>
        <w:rPr>
          <w:del w:id="4114" w:author="Daniel Noble" w:date="2025-03-31T10:03:00Z" w16du:dateUtc="2025-03-30T23:03:00Z"/>
          <w:rFonts w:ascii="Times New Roman" w:hAnsi="Times New Roman" w:cs="Times New Roman"/>
          <w:sz w:val="24"/>
          <w:szCs w:val="24"/>
        </w:rPr>
      </w:pPr>
    </w:p>
    <w:p w14:paraId="27816B1A" w14:textId="2006E0DA" w:rsidR="0067260A" w:rsidDel="005D14AF" w:rsidRDefault="0067260A">
      <w:pPr>
        <w:spacing w:line="480" w:lineRule="auto"/>
        <w:rPr>
          <w:del w:id="4115" w:author="Daniel Noble" w:date="2025-03-31T10:03:00Z" w16du:dateUtc="2025-03-30T23:03:00Z"/>
          <w:rFonts w:ascii="Times New Roman" w:hAnsi="Times New Roman" w:cs="Times New Roman"/>
          <w:sz w:val="24"/>
          <w:szCs w:val="24"/>
        </w:rPr>
      </w:pPr>
    </w:p>
    <w:p w14:paraId="2AF69CDD" w14:textId="42ECE14A" w:rsidR="0067260A" w:rsidDel="005D14AF" w:rsidRDefault="0067260A">
      <w:pPr>
        <w:spacing w:line="480" w:lineRule="auto"/>
        <w:rPr>
          <w:del w:id="4116" w:author="Daniel Noble" w:date="2025-03-31T10:03:00Z" w16du:dateUtc="2025-03-30T23:03:00Z"/>
          <w:rFonts w:ascii="Times New Roman" w:hAnsi="Times New Roman" w:cs="Times New Roman"/>
          <w:sz w:val="24"/>
          <w:szCs w:val="24"/>
        </w:rPr>
      </w:pPr>
    </w:p>
    <w:p w14:paraId="51EC8AA6" w14:textId="148BA269" w:rsidR="0067260A" w:rsidDel="005D14AF" w:rsidRDefault="0067260A">
      <w:pPr>
        <w:spacing w:line="480" w:lineRule="auto"/>
        <w:rPr>
          <w:del w:id="4117" w:author="Daniel Noble" w:date="2025-03-31T10:03:00Z" w16du:dateUtc="2025-03-30T23:03:00Z"/>
          <w:rFonts w:ascii="Times New Roman" w:hAnsi="Times New Roman" w:cs="Times New Roman"/>
          <w:sz w:val="24"/>
          <w:szCs w:val="24"/>
        </w:rPr>
      </w:pPr>
    </w:p>
    <w:p w14:paraId="7A8FDD44" w14:textId="4BE25768" w:rsidR="0067260A" w:rsidRPr="00DB0055" w:rsidDel="005D14AF" w:rsidRDefault="0067260A">
      <w:pPr>
        <w:spacing w:line="480" w:lineRule="auto"/>
        <w:rPr>
          <w:del w:id="4118" w:author="Daniel Noble" w:date="2025-03-31T10:03:00Z" w16du:dateUtc="2025-03-30T23:03:00Z"/>
          <w:rFonts w:ascii="Times New Roman" w:hAnsi="Times New Roman" w:cs="Times New Roman"/>
          <w:sz w:val="24"/>
          <w:szCs w:val="24"/>
        </w:rPr>
      </w:pPr>
    </w:p>
    <w:p w14:paraId="7C28672C" w14:textId="2562A6CA" w:rsidR="0067260A" w:rsidRPr="00DB0055" w:rsidDel="005D14AF" w:rsidRDefault="0067260A">
      <w:pPr>
        <w:spacing w:line="480" w:lineRule="auto"/>
        <w:rPr>
          <w:del w:id="4119" w:author="Daniel Noble" w:date="2025-03-31T10:03:00Z" w16du:dateUtc="2025-03-30T23:03:00Z"/>
          <w:rFonts w:ascii="Times New Roman" w:hAnsi="Times New Roman" w:cs="Times New Roman"/>
          <w:b/>
          <w:bCs/>
          <w:color w:val="000000" w:themeColor="text1"/>
          <w:sz w:val="24"/>
          <w:szCs w:val="24"/>
        </w:rPr>
      </w:pPr>
      <w:del w:id="4120" w:author="Daniel Noble" w:date="2025-03-31T10:03:00Z" w16du:dateUtc="2025-03-30T23:03:00Z">
        <w:r w:rsidRPr="00DB0055" w:rsidDel="005D14AF">
          <w:rPr>
            <w:rFonts w:ascii="Times New Roman" w:hAnsi="Times New Roman" w:cs="Times New Roman"/>
            <w:noProof/>
            <w:sz w:val="24"/>
            <w:szCs w:val="24"/>
          </w:rPr>
          <w:drawing>
            <wp:anchor distT="0" distB="0" distL="114300" distR="114300" simplePos="0" relativeHeight="251926528" behindDoc="0" locked="0" layoutInCell="1" allowOverlap="1" wp14:anchorId="696B90B3" wp14:editId="5E9B0C60">
              <wp:simplePos x="0" y="0"/>
              <wp:positionH relativeFrom="column">
                <wp:posOffset>2857500</wp:posOffset>
              </wp:positionH>
              <wp:positionV relativeFrom="paragraph">
                <wp:posOffset>13335</wp:posOffset>
              </wp:positionV>
              <wp:extent cx="2861945" cy="1144270"/>
              <wp:effectExtent l="0" t="0" r="0" b="0"/>
              <wp:wrapNone/>
              <wp:docPr id="1669152192" name="Picture 1" descr="A graph showing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52192" name="Picture 1" descr="A graph showing a number of percent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DB0055" w:rsidDel="005D14AF">
          <w:rPr>
            <w:rFonts w:ascii="Times New Roman" w:hAnsi="Times New Roman" w:cs="Times New Roman"/>
            <w:noProof/>
            <w:sz w:val="24"/>
            <w:szCs w:val="24"/>
          </w:rPr>
          <w:drawing>
            <wp:inline distT="0" distB="0" distL="0" distR="0" wp14:anchorId="7D36A78C" wp14:editId="34C69C8C">
              <wp:extent cx="2862000" cy="1717200"/>
              <wp:effectExtent l="0" t="0" r="0" b="0"/>
              <wp:docPr id="1531911438" name="Picture 1" descr="A graph of a graph showing the effect size of a pr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1438" name="Picture 1" descr="A graph of a graph showing the effect size of a prrd&#10;&#10;Description automatically generated"/>
                      <pic:cNvPicPr/>
                    </pic:nvPicPr>
                    <pic:blipFill>
                      <a:blip r:embed="rId36"/>
                      <a:stretch>
                        <a:fillRect/>
                      </a:stretch>
                    </pic:blipFill>
                    <pic:spPr>
                      <a:xfrm>
                        <a:off x="0" y="0"/>
                        <a:ext cx="2862000" cy="1717200"/>
                      </a:xfrm>
                      <a:prstGeom prst="rect">
                        <a:avLst/>
                      </a:prstGeom>
                    </pic:spPr>
                  </pic:pic>
                </a:graphicData>
              </a:graphic>
            </wp:inline>
          </w:drawing>
        </w:r>
      </w:del>
    </w:p>
    <w:p w14:paraId="350AEB5C" w14:textId="4B823663" w:rsidR="0067260A" w:rsidDel="005D14AF" w:rsidRDefault="0067260A">
      <w:pPr>
        <w:spacing w:line="480" w:lineRule="auto"/>
        <w:rPr>
          <w:del w:id="4121" w:author="Daniel Noble" w:date="2025-03-31T10:03:00Z" w16du:dateUtc="2025-03-30T23:03:00Z"/>
          <w:rFonts w:ascii="Times New Roman" w:hAnsi="Times New Roman" w:cs="Times New Roman"/>
          <w:sz w:val="24"/>
          <w:szCs w:val="24"/>
        </w:rPr>
      </w:pPr>
      <w:del w:id="4122" w:author="Daniel Noble" w:date="2025-03-31T10:03:00Z" w16du:dateUtc="2025-03-30T23:03:00Z">
        <w:r w:rsidRPr="00DB0055" w:rsidDel="005D14AF">
          <w:rPr>
            <w:rFonts w:ascii="Times New Roman" w:hAnsi="Times New Roman" w:cs="Times New Roman"/>
            <w:b/>
            <w:bCs/>
            <w:color w:val="000000" w:themeColor="text1"/>
            <w:sz w:val="24"/>
            <w:szCs w:val="24"/>
          </w:rPr>
          <w:delText xml:space="preserve">Figure S14 </w:delText>
        </w:r>
        <w:r w:rsidRPr="00DB0055" w:rsidDel="005D14AF">
          <w:rPr>
            <w:rFonts w:ascii="Times New Roman" w:hAnsi="Times New Roman" w:cs="Times New Roman"/>
            <w:b/>
            <w:bCs/>
            <w:sz w:val="24"/>
            <w:szCs w:val="24"/>
          </w:rPr>
          <w:delText xml:space="preserve">Meta-regression results for the terrestrial subset with specific phenotypic traits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7EF4034E" w14:textId="5D6D445D" w:rsidR="0067260A" w:rsidDel="005D14AF" w:rsidRDefault="0067260A">
      <w:pPr>
        <w:spacing w:line="480" w:lineRule="auto"/>
        <w:rPr>
          <w:del w:id="4123" w:author="Daniel Noble" w:date="2025-03-31T10:03:00Z" w16du:dateUtc="2025-03-30T23:03:00Z"/>
          <w:rFonts w:ascii="Times New Roman" w:hAnsi="Times New Roman" w:cs="Times New Roman"/>
          <w:sz w:val="24"/>
          <w:szCs w:val="24"/>
        </w:rPr>
      </w:pPr>
    </w:p>
    <w:p w14:paraId="722FD433" w14:textId="43E479CE" w:rsidR="0067260A" w:rsidRPr="00DB0055" w:rsidDel="005D14AF" w:rsidRDefault="0067260A">
      <w:pPr>
        <w:spacing w:line="480" w:lineRule="auto"/>
        <w:rPr>
          <w:del w:id="4124" w:author="Daniel Noble" w:date="2025-03-31T10:03:00Z" w16du:dateUtc="2025-03-30T23:03:00Z"/>
          <w:rFonts w:ascii="Times New Roman" w:hAnsi="Times New Roman" w:cs="Times New Roman"/>
          <w:sz w:val="24"/>
          <w:szCs w:val="24"/>
        </w:rPr>
      </w:pPr>
    </w:p>
    <w:p w14:paraId="2FEC94F3" w14:textId="2F219B65" w:rsidR="0067260A" w:rsidRPr="00DB0055" w:rsidDel="005D14AF" w:rsidRDefault="0067260A">
      <w:pPr>
        <w:spacing w:line="480" w:lineRule="auto"/>
        <w:rPr>
          <w:del w:id="4125" w:author="Daniel Noble" w:date="2025-03-31T10:03:00Z" w16du:dateUtc="2025-03-30T23:03:00Z"/>
          <w:rFonts w:ascii="Times New Roman" w:hAnsi="Times New Roman" w:cs="Times New Roman"/>
          <w:sz w:val="24"/>
          <w:szCs w:val="24"/>
        </w:rPr>
      </w:pPr>
    </w:p>
    <w:p w14:paraId="221B01D3" w14:textId="37533713" w:rsidR="0067260A" w:rsidRPr="00DB0055" w:rsidDel="005D14AF" w:rsidRDefault="0067260A">
      <w:pPr>
        <w:spacing w:line="480" w:lineRule="auto"/>
        <w:rPr>
          <w:del w:id="4126" w:author="Daniel Noble" w:date="2025-03-31T10:03:00Z" w16du:dateUtc="2025-03-30T23:03:00Z"/>
          <w:rFonts w:ascii="Times New Roman" w:hAnsi="Times New Roman" w:cs="Times New Roman"/>
          <w:sz w:val="24"/>
          <w:szCs w:val="24"/>
        </w:rPr>
      </w:pPr>
    </w:p>
    <w:p w14:paraId="0121C370" w14:textId="0E74B563" w:rsidR="0067260A" w:rsidRPr="00DB0055" w:rsidDel="005D14AF" w:rsidRDefault="0067260A">
      <w:pPr>
        <w:spacing w:line="480" w:lineRule="auto"/>
        <w:rPr>
          <w:del w:id="4127" w:author="Daniel Noble" w:date="2025-03-31T10:03:00Z" w16du:dateUtc="2025-03-30T23:03:00Z"/>
          <w:rFonts w:ascii="Times New Roman" w:hAnsi="Times New Roman" w:cs="Times New Roman"/>
          <w:sz w:val="24"/>
          <w:szCs w:val="24"/>
        </w:rPr>
      </w:pPr>
    </w:p>
    <w:p w14:paraId="0753539E" w14:textId="2E5F5681" w:rsidR="0067260A" w:rsidRPr="00DB0055" w:rsidDel="005D14AF" w:rsidRDefault="0067260A">
      <w:pPr>
        <w:spacing w:line="480" w:lineRule="auto"/>
        <w:rPr>
          <w:del w:id="4128" w:author="Daniel Noble" w:date="2025-03-31T10:03:00Z" w16du:dateUtc="2025-03-30T23:03:00Z"/>
          <w:rFonts w:ascii="Times New Roman" w:hAnsi="Times New Roman" w:cs="Times New Roman"/>
          <w:sz w:val="24"/>
          <w:szCs w:val="24"/>
        </w:rPr>
      </w:pPr>
    </w:p>
    <w:p w14:paraId="22BB8328" w14:textId="24AF5E65" w:rsidR="0067260A" w:rsidRPr="00DB0055" w:rsidDel="005D14AF" w:rsidRDefault="0067260A">
      <w:pPr>
        <w:spacing w:line="480" w:lineRule="auto"/>
        <w:rPr>
          <w:del w:id="4129" w:author="Daniel Noble" w:date="2025-03-31T10:03:00Z" w16du:dateUtc="2025-03-30T23:03:00Z"/>
          <w:rFonts w:ascii="Times New Roman" w:hAnsi="Times New Roman" w:cs="Times New Roman"/>
          <w:sz w:val="24"/>
          <w:szCs w:val="24"/>
        </w:rPr>
      </w:pPr>
      <w:del w:id="4130"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427075E9" wp14:editId="6F683752">
              <wp:extent cx="2862000" cy="1144800"/>
              <wp:effectExtent l="0" t="0" r="0" b="0"/>
              <wp:docPr id="2063990466" name="Picture 1" descr="A graph showing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0466" name="Picture 1" descr="A graph showing a number of percent&#10;&#10;Description automatically generated with medium confidence"/>
                      <pic:cNvPicPr/>
                    </pic:nvPicPr>
                    <pic:blipFill>
                      <a:blip r:embed="rId37"/>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0C1F302A" wp14:editId="238779FA">
              <wp:extent cx="2862000" cy="1144800"/>
              <wp:effectExtent l="0" t="0" r="0" b="0"/>
              <wp:docPr id="361419882"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19882" name="Picture 1" descr="A graph showing a graph of a number of percent&#10;&#10;Description automatically generated with medium confidence"/>
                      <pic:cNvPicPr/>
                    </pic:nvPicPr>
                    <pic:blipFill>
                      <a:blip r:embed="rId38"/>
                      <a:stretch>
                        <a:fillRect/>
                      </a:stretch>
                    </pic:blipFill>
                    <pic:spPr>
                      <a:xfrm>
                        <a:off x="0" y="0"/>
                        <a:ext cx="2862000" cy="1144800"/>
                      </a:xfrm>
                      <a:prstGeom prst="rect">
                        <a:avLst/>
                      </a:prstGeom>
                    </pic:spPr>
                  </pic:pic>
                </a:graphicData>
              </a:graphic>
            </wp:inline>
          </w:drawing>
        </w:r>
      </w:del>
    </w:p>
    <w:p w14:paraId="0EA361B3" w14:textId="19564EE9" w:rsidR="0067260A" w:rsidDel="005D14AF" w:rsidRDefault="0067260A">
      <w:pPr>
        <w:spacing w:line="480" w:lineRule="auto"/>
        <w:rPr>
          <w:del w:id="4131" w:author="Daniel Noble" w:date="2025-03-31T10:03:00Z" w16du:dateUtc="2025-03-30T23:03:00Z"/>
          <w:rFonts w:ascii="Times New Roman" w:hAnsi="Times New Roman" w:cs="Times New Roman"/>
          <w:sz w:val="24"/>
          <w:szCs w:val="24"/>
        </w:rPr>
      </w:pPr>
      <w:del w:id="4132" w:author="Daniel Noble" w:date="2025-03-31T10:03:00Z" w16du:dateUtc="2025-03-30T23:03:00Z">
        <w:r w:rsidRPr="00DB0055" w:rsidDel="005D14AF">
          <w:rPr>
            <w:rFonts w:ascii="Times New Roman" w:hAnsi="Times New Roman" w:cs="Times New Roman"/>
            <w:b/>
            <w:bCs/>
            <w:sz w:val="24"/>
            <w:szCs w:val="24"/>
          </w:rPr>
          <w:delText xml:space="preserve">Figure S15 Meta-regression results for the acclimation subset with fluctuation type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2CE7C8C9" w14:textId="1F1E0EF2" w:rsidR="0067260A" w:rsidDel="005D14AF" w:rsidRDefault="0067260A">
      <w:pPr>
        <w:spacing w:line="480" w:lineRule="auto"/>
        <w:rPr>
          <w:del w:id="4133" w:author="Daniel Noble" w:date="2025-03-31T10:03:00Z" w16du:dateUtc="2025-03-30T23:03:00Z"/>
          <w:rFonts w:ascii="Times New Roman" w:hAnsi="Times New Roman" w:cs="Times New Roman"/>
          <w:sz w:val="24"/>
          <w:szCs w:val="24"/>
        </w:rPr>
      </w:pPr>
    </w:p>
    <w:p w14:paraId="530EA46B" w14:textId="5F302CA2" w:rsidR="0067260A" w:rsidDel="005D14AF" w:rsidRDefault="0067260A">
      <w:pPr>
        <w:spacing w:line="480" w:lineRule="auto"/>
        <w:rPr>
          <w:del w:id="4134" w:author="Daniel Noble" w:date="2025-03-31T10:03:00Z" w16du:dateUtc="2025-03-30T23:03:00Z"/>
          <w:rFonts w:ascii="Times New Roman" w:hAnsi="Times New Roman" w:cs="Times New Roman"/>
          <w:sz w:val="24"/>
          <w:szCs w:val="24"/>
        </w:rPr>
      </w:pPr>
    </w:p>
    <w:p w14:paraId="73C67373" w14:textId="562D3112" w:rsidR="0067260A" w:rsidDel="005D14AF" w:rsidRDefault="0067260A">
      <w:pPr>
        <w:spacing w:line="480" w:lineRule="auto"/>
        <w:rPr>
          <w:del w:id="4135" w:author="Daniel Noble" w:date="2025-03-31T10:03:00Z" w16du:dateUtc="2025-03-30T23:03:00Z"/>
          <w:rFonts w:ascii="Times New Roman" w:hAnsi="Times New Roman" w:cs="Times New Roman"/>
          <w:sz w:val="24"/>
          <w:szCs w:val="24"/>
        </w:rPr>
      </w:pPr>
    </w:p>
    <w:p w14:paraId="1F47EB61" w14:textId="1EC060CC" w:rsidR="0067260A" w:rsidDel="005D14AF" w:rsidRDefault="0067260A">
      <w:pPr>
        <w:spacing w:line="480" w:lineRule="auto"/>
        <w:rPr>
          <w:del w:id="4136" w:author="Daniel Noble" w:date="2025-03-31T10:03:00Z" w16du:dateUtc="2025-03-30T23:03:00Z"/>
          <w:rFonts w:ascii="Times New Roman" w:hAnsi="Times New Roman" w:cs="Times New Roman"/>
          <w:sz w:val="24"/>
          <w:szCs w:val="24"/>
        </w:rPr>
      </w:pPr>
    </w:p>
    <w:p w14:paraId="251DB198" w14:textId="554E431B" w:rsidR="0067260A" w:rsidDel="005D14AF" w:rsidRDefault="0067260A">
      <w:pPr>
        <w:spacing w:line="480" w:lineRule="auto"/>
        <w:rPr>
          <w:del w:id="4137" w:author="Daniel Noble" w:date="2025-03-31T10:03:00Z" w16du:dateUtc="2025-03-30T23:03:00Z"/>
          <w:rFonts w:ascii="Times New Roman" w:hAnsi="Times New Roman" w:cs="Times New Roman"/>
          <w:sz w:val="24"/>
          <w:szCs w:val="24"/>
        </w:rPr>
      </w:pPr>
    </w:p>
    <w:p w14:paraId="7F32E763" w14:textId="36714A36" w:rsidR="0067260A" w:rsidRPr="00DB0055" w:rsidDel="005D14AF" w:rsidRDefault="0067260A">
      <w:pPr>
        <w:spacing w:line="480" w:lineRule="auto"/>
        <w:rPr>
          <w:del w:id="4138" w:author="Daniel Noble" w:date="2025-03-31T10:03:00Z" w16du:dateUtc="2025-03-30T23:03:00Z"/>
          <w:rFonts w:ascii="Times New Roman" w:hAnsi="Times New Roman" w:cs="Times New Roman"/>
          <w:sz w:val="24"/>
          <w:szCs w:val="24"/>
        </w:rPr>
      </w:pPr>
    </w:p>
    <w:p w14:paraId="5EE3B2A1" w14:textId="677513C7" w:rsidR="0067260A" w:rsidRPr="00DB0055" w:rsidDel="005D14AF" w:rsidRDefault="0067260A">
      <w:pPr>
        <w:spacing w:line="480" w:lineRule="auto"/>
        <w:rPr>
          <w:del w:id="4139" w:author="Daniel Noble" w:date="2025-03-31T10:03:00Z" w16du:dateUtc="2025-03-30T23:03:00Z"/>
          <w:rFonts w:ascii="Times New Roman" w:hAnsi="Times New Roman" w:cs="Times New Roman"/>
          <w:b/>
          <w:bCs/>
          <w:sz w:val="24"/>
          <w:szCs w:val="24"/>
        </w:rPr>
      </w:pPr>
      <w:del w:id="4140" w:author="Daniel Noble" w:date="2025-03-31T10:03:00Z" w16du:dateUtc="2025-03-30T23:03:00Z">
        <w:r w:rsidRPr="00DB0055" w:rsidDel="005D14AF">
          <w:rPr>
            <w:rFonts w:ascii="Times New Roman" w:hAnsi="Times New Roman" w:cs="Times New Roman"/>
            <w:noProof/>
            <w:sz w:val="24"/>
            <w:szCs w:val="24"/>
          </w:rPr>
          <w:drawing>
            <wp:anchor distT="0" distB="0" distL="114300" distR="114300" simplePos="0" relativeHeight="251927552" behindDoc="0" locked="0" layoutInCell="1" allowOverlap="1" wp14:anchorId="1F5F2092" wp14:editId="1F715616">
              <wp:simplePos x="0" y="0"/>
              <wp:positionH relativeFrom="column">
                <wp:posOffset>2857500</wp:posOffset>
              </wp:positionH>
              <wp:positionV relativeFrom="paragraph">
                <wp:posOffset>5080</wp:posOffset>
              </wp:positionV>
              <wp:extent cx="2861945" cy="1144270"/>
              <wp:effectExtent l="0" t="0" r="0" b="0"/>
              <wp:wrapNone/>
              <wp:docPr id="550257817" name="Picture 1" descr="A graph showing a normalized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57817" name="Picture 1" descr="A graph showing a normalized curv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DB0055" w:rsidDel="005D14AF">
          <w:rPr>
            <w:rFonts w:ascii="Times New Roman" w:hAnsi="Times New Roman" w:cs="Times New Roman"/>
            <w:noProof/>
            <w:sz w:val="24"/>
            <w:szCs w:val="24"/>
          </w:rPr>
          <w:drawing>
            <wp:inline distT="0" distB="0" distL="0" distR="0" wp14:anchorId="5A0043B0" wp14:editId="57318B88">
              <wp:extent cx="2862000" cy="1717200"/>
              <wp:effectExtent l="0" t="0" r="0" b="0"/>
              <wp:docPr id="1111111282" name="Picture 1" descr="A graph of a graph showing the effect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11282" name="Picture 1" descr="A graph of a graph showing the effect size&#10;&#10;Description automatically generated"/>
                      <pic:cNvPicPr/>
                    </pic:nvPicPr>
                    <pic:blipFill>
                      <a:blip r:embed="rId40"/>
                      <a:stretch>
                        <a:fillRect/>
                      </a:stretch>
                    </pic:blipFill>
                    <pic:spPr>
                      <a:xfrm>
                        <a:off x="0" y="0"/>
                        <a:ext cx="2862000" cy="1717200"/>
                      </a:xfrm>
                      <a:prstGeom prst="rect">
                        <a:avLst/>
                      </a:prstGeom>
                    </pic:spPr>
                  </pic:pic>
                </a:graphicData>
              </a:graphic>
            </wp:inline>
          </w:drawing>
        </w:r>
      </w:del>
    </w:p>
    <w:p w14:paraId="6048B975" w14:textId="00D677D8" w:rsidR="0067260A" w:rsidDel="005D14AF" w:rsidRDefault="0067260A">
      <w:pPr>
        <w:spacing w:line="480" w:lineRule="auto"/>
        <w:rPr>
          <w:del w:id="4141" w:author="Daniel Noble" w:date="2025-03-31T10:03:00Z" w16du:dateUtc="2025-03-30T23:03:00Z"/>
          <w:rFonts w:ascii="Times New Roman" w:hAnsi="Times New Roman" w:cs="Times New Roman"/>
          <w:sz w:val="24"/>
          <w:szCs w:val="24"/>
        </w:rPr>
      </w:pPr>
      <w:del w:id="4142" w:author="Daniel Noble" w:date="2025-03-31T10:03:00Z" w16du:dateUtc="2025-03-30T23:03:00Z">
        <w:r w:rsidRPr="00DB0055" w:rsidDel="005D14AF">
          <w:rPr>
            <w:rFonts w:ascii="Times New Roman" w:hAnsi="Times New Roman" w:cs="Times New Roman"/>
            <w:b/>
            <w:bCs/>
            <w:sz w:val="24"/>
            <w:szCs w:val="24"/>
          </w:rPr>
          <w:delText xml:space="preserve">Figure S16 Meta-regression results for the acclimation subset with life-history stage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60FF97B7" w14:textId="3EC037AA" w:rsidR="0067260A" w:rsidDel="005D14AF" w:rsidRDefault="0067260A">
      <w:pPr>
        <w:spacing w:line="480" w:lineRule="auto"/>
        <w:rPr>
          <w:del w:id="4143" w:author="Daniel Noble" w:date="2025-03-31T10:03:00Z" w16du:dateUtc="2025-03-30T23:03:00Z"/>
          <w:rFonts w:ascii="Times New Roman" w:hAnsi="Times New Roman" w:cs="Times New Roman"/>
          <w:sz w:val="24"/>
          <w:szCs w:val="24"/>
        </w:rPr>
      </w:pPr>
    </w:p>
    <w:p w14:paraId="486C3BFE" w14:textId="6F245650" w:rsidR="0067260A" w:rsidRPr="00DB0055" w:rsidDel="005D14AF" w:rsidRDefault="0067260A">
      <w:pPr>
        <w:spacing w:line="480" w:lineRule="auto"/>
        <w:rPr>
          <w:del w:id="4144" w:author="Daniel Noble" w:date="2025-03-31T10:03:00Z" w16du:dateUtc="2025-03-30T23:03:00Z"/>
          <w:rFonts w:ascii="Times New Roman" w:hAnsi="Times New Roman" w:cs="Times New Roman"/>
          <w:sz w:val="24"/>
          <w:szCs w:val="24"/>
        </w:rPr>
      </w:pPr>
    </w:p>
    <w:p w14:paraId="7B466A6B" w14:textId="47F4B778" w:rsidR="0067260A" w:rsidRPr="00DB0055" w:rsidDel="005D14AF" w:rsidRDefault="0067260A">
      <w:pPr>
        <w:spacing w:line="480" w:lineRule="auto"/>
        <w:rPr>
          <w:del w:id="4145" w:author="Daniel Noble" w:date="2025-03-31T10:03:00Z" w16du:dateUtc="2025-03-30T23:03:00Z"/>
          <w:rFonts w:ascii="Times New Roman" w:hAnsi="Times New Roman" w:cs="Times New Roman"/>
          <w:sz w:val="24"/>
          <w:szCs w:val="24"/>
        </w:rPr>
        <w:pPrChange w:id="4146" w:author="Daniel Noble" w:date="2025-03-31T10:03:00Z" w16du:dateUtc="2025-03-30T23:03:00Z">
          <w:pPr>
            <w:spacing w:line="480" w:lineRule="auto"/>
            <w:jc w:val="center"/>
          </w:pPr>
        </w:pPrChange>
      </w:pPr>
      <w:del w:id="4147"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22C2BD05" wp14:editId="23DA2FC7">
              <wp:extent cx="2880000" cy="2880000"/>
              <wp:effectExtent l="0" t="0" r="0" b="0"/>
              <wp:docPr id="715497053" name="Picture 1" descr="A graph of a number of fluct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97053" name="Picture 1" descr="A graph of a number of fluctuations&#10;&#10;Description automatically generated"/>
                      <pic:cNvPicPr/>
                    </pic:nvPicPr>
                    <pic:blipFill>
                      <a:blip r:embed="rId41"/>
                      <a:stretch>
                        <a:fillRect/>
                      </a:stretch>
                    </pic:blipFill>
                    <pic:spPr>
                      <a:xfrm>
                        <a:off x="0" y="0"/>
                        <a:ext cx="2880000" cy="2880000"/>
                      </a:xfrm>
                      <a:prstGeom prst="rect">
                        <a:avLst/>
                      </a:prstGeom>
                    </pic:spPr>
                  </pic:pic>
                </a:graphicData>
              </a:graphic>
            </wp:inline>
          </w:drawing>
        </w:r>
      </w:del>
    </w:p>
    <w:p w14:paraId="576D8155" w14:textId="373E3021" w:rsidR="0067260A" w:rsidDel="005D14AF" w:rsidRDefault="0067260A">
      <w:pPr>
        <w:spacing w:line="480" w:lineRule="auto"/>
        <w:rPr>
          <w:del w:id="4148" w:author="Daniel Noble" w:date="2025-03-31T10:03:00Z" w16du:dateUtc="2025-03-30T23:03:00Z"/>
          <w:rFonts w:ascii="Times New Roman" w:hAnsi="Times New Roman" w:cs="Times New Roman"/>
          <w:sz w:val="24"/>
          <w:szCs w:val="24"/>
        </w:rPr>
      </w:pPr>
      <w:del w:id="4149" w:author="Daniel Noble" w:date="2025-03-31T10:03:00Z" w16du:dateUtc="2025-03-30T23:03:00Z">
        <w:r w:rsidRPr="00DB0055" w:rsidDel="005D14AF">
          <w:rPr>
            <w:rFonts w:ascii="Times New Roman" w:hAnsi="Times New Roman" w:cs="Times New Roman"/>
            <w:b/>
            <w:bCs/>
            <w:color w:val="000000" w:themeColor="text1"/>
            <w:sz w:val="24"/>
            <w:szCs w:val="24"/>
          </w:rPr>
          <w:delText xml:space="preserve">Figure S17 </w:delText>
        </w:r>
        <w:r w:rsidRPr="00DB0055" w:rsidDel="005D14AF">
          <w:rPr>
            <w:rFonts w:ascii="Times New Roman" w:hAnsi="Times New Roman" w:cs="Times New Roman"/>
            <w:b/>
            <w:bCs/>
            <w:sz w:val="24"/>
            <w:szCs w:val="24"/>
          </w:rPr>
          <w:delText>Relationship between effect size (PRRD</w:delText>
        </w:r>
        <w:r w:rsidRPr="00DB0055" w:rsidDel="005D14AF">
          <w:rPr>
            <w:rFonts w:ascii="Times New Roman" w:hAnsi="Times New Roman" w:cs="Times New Roman"/>
            <w:b/>
            <w:bCs/>
            <w:sz w:val="24"/>
            <w:szCs w:val="24"/>
            <w:vertAlign w:val="subscript"/>
          </w:rPr>
          <w:delText>S</w:delText>
        </w:r>
        <w:r w:rsidRPr="00DB0055" w:rsidDel="005D14AF">
          <w:rPr>
            <w:rFonts w:ascii="Times New Roman" w:hAnsi="Times New Roman" w:cs="Times New Roman"/>
            <w:b/>
            <w:bCs/>
            <w:sz w:val="24"/>
            <w:szCs w:val="24"/>
          </w:rPr>
          <w:delText xml:space="preserve">) and the number of fluctuations for the acclimation subset. </w:delText>
        </w:r>
        <w:r w:rsidRPr="00DB0055" w:rsidDel="005D14AF">
          <w:rPr>
            <w:rFonts w:ascii="Times New Roman" w:hAnsi="Times New Roman" w:cs="Times New Roman"/>
            <w:sz w:val="24"/>
            <w:szCs w:val="24"/>
          </w:rPr>
          <w:delText>There was no significant relationship between the number of fluctuations and the difference in the phenotypic plasticity between the constant and fluctuating temperature treatments. Dashed line =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 from the MLMA models. Solid line = model prediction. Sample sizes are those used to calculate each individual effect size. X-axis and Y-axis limits are cropped for presentation.</w:delText>
        </w:r>
      </w:del>
    </w:p>
    <w:p w14:paraId="1F077A77" w14:textId="67C92A97" w:rsidR="0067260A" w:rsidDel="005D14AF" w:rsidRDefault="0067260A">
      <w:pPr>
        <w:spacing w:line="480" w:lineRule="auto"/>
        <w:rPr>
          <w:del w:id="4150" w:author="Daniel Noble" w:date="2025-03-31T10:03:00Z" w16du:dateUtc="2025-03-30T23:03:00Z"/>
          <w:rFonts w:ascii="Times New Roman" w:hAnsi="Times New Roman" w:cs="Times New Roman"/>
          <w:sz w:val="24"/>
          <w:szCs w:val="24"/>
        </w:rPr>
      </w:pPr>
    </w:p>
    <w:p w14:paraId="7CF1DFDF" w14:textId="2B73E36F" w:rsidR="0067260A" w:rsidDel="005D14AF" w:rsidRDefault="0067260A">
      <w:pPr>
        <w:spacing w:line="480" w:lineRule="auto"/>
        <w:rPr>
          <w:del w:id="4151" w:author="Daniel Noble" w:date="2025-03-31T10:03:00Z" w16du:dateUtc="2025-03-30T23:03:00Z"/>
          <w:rFonts w:ascii="Times New Roman" w:hAnsi="Times New Roman" w:cs="Times New Roman"/>
          <w:sz w:val="24"/>
          <w:szCs w:val="24"/>
        </w:rPr>
      </w:pPr>
    </w:p>
    <w:p w14:paraId="66267A80" w14:textId="17E8E77A" w:rsidR="0067260A" w:rsidDel="005D14AF" w:rsidRDefault="0067260A">
      <w:pPr>
        <w:spacing w:line="480" w:lineRule="auto"/>
        <w:rPr>
          <w:del w:id="4152" w:author="Daniel Noble" w:date="2025-03-31T10:03:00Z" w16du:dateUtc="2025-03-30T23:03:00Z"/>
          <w:rFonts w:ascii="Times New Roman" w:hAnsi="Times New Roman" w:cs="Times New Roman"/>
          <w:sz w:val="24"/>
          <w:szCs w:val="24"/>
        </w:rPr>
      </w:pPr>
    </w:p>
    <w:p w14:paraId="6D367084" w14:textId="5D04F81A" w:rsidR="0067260A" w:rsidDel="005D14AF" w:rsidRDefault="0067260A">
      <w:pPr>
        <w:spacing w:line="480" w:lineRule="auto"/>
        <w:rPr>
          <w:del w:id="4153" w:author="Daniel Noble" w:date="2025-03-31T10:03:00Z" w16du:dateUtc="2025-03-30T23:03:00Z"/>
          <w:rFonts w:ascii="Times New Roman" w:hAnsi="Times New Roman" w:cs="Times New Roman"/>
          <w:sz w:val="24"/>
          <w:szCs w:val="24"/>
        </w:rPr>
      </w:pPr>
    </w:p>
    <w:p w14:paraId="5C8766FF" w14:textId="22AEF3E9" w:rsidR="0067260A" w:rsidDel="005D14AF" w:rsidRDefault="0067260A">
      <w:pPr>
        <w:spacing w:line="480" w:lineRule="auto"/>
        <w:rPr>
          <w:del w:id="4154" w:author="Daniel Noble" w:date="2025-03-31T10:03:00Z" w16du:dateUtc="2025-03-30T23:03:00Z"/>
          <w:rFonts w:ascii="Times New Roman" w:hAnsi="Times New Roman" w:cs="Times New Roman"/>
          <w:sz w:val="24"/>
          <w:szCs w:val="24"/>
        </w:rPr>
      </w:pPr>
    </w:p>
    <w:p w14:paraId="518725F8" w14:textId="2CCFEBCA" w:rsidR="0067260A" w:rsidRPr="00DB0055" w:rsidDel="005D14AF" w:rsidRDefault="0067260A">
      <w:pPr>
        <w:spacing w:line="480" w:lineRule="auto"/>
        <w:rPr>
          <w:del w:id="4155" w:author="Daniel Noble" w:date="2025-03-31T10:03:00Z" w16du:dateUtc="2025-03-30T23:03:00Z"/>
          <w:rFonts w:ascii="Times New Roman" w:hAnsi="Times New Roman" w:cs="Times New Roman"/>
          <w:sz w:val="24"/>
          <w:szCs w:val="24"/>
        </w:rPr>
      </w:pPr>
    </w:p>
    <w:p w14:paraId="48C8730F" w14:textId="0DAD9300" w:rsidR="0067260A" w:rsidRPr="00DB0055" w:rsidDel="005D14AF" w:rsidRDefault="0067260A">
      <w:pPr>
        <w:spacing w:line="480" w:lineRule="auto"/>
        <w:rPr>
          <w:del w:id="4156" w:author="Daniel Noble" w:date="2025-03-31T10:03:00Z" w16du:dateUtc="2025-03-30T23:03:00Z"/>
          <w:rFonts w:ascii="Times New Roman" w:hAnsi="Times New Roman" w:cs="Times New Roman"/>
          <w:sz w:val="24"/>
          <w:szCs w:val="24"/>
        </w:rPr>
      </w:pPr>
      <w:del w:id="4157"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0467994C" wp14:editId="1570AE56">
              <wp:extent cx="2862000" cy="1144800"/>
              <wp:effectExtent l="0" t="0" r="0" b="0"/>
              <wp:docPr id="2044459129"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59129" name="Picture 1" descr="A graph showing a graph of a number of percent&#10;&#10;Description automatically generated with medium confidence"/>
                      <pic:cNvPicPr/>
                    </pic:nvPicPr>
                    <pic:blipFill>
                      <a:blip r:embed="rId42"/>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1EDCD5C9" wp14:editId="190250DF">
              <wp:extent cx="2862000" cy="1144800"/>
              <wp:effectExtent l="0" t="0" r="0" b="0"/>
              <wp:docPr id="798762066"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2066" name="Picture 1" descr="A graph showing a graph of a number of percent&#10;&#10;Description automatically generated with medium confidence"/>
                      <pic:cNvPicPr/>
                    </pic:nvPicPr>
                    <pic:blipFill>
                      <a:blip r:embed="rId43"/>
                      <a:stretch>
                        <a:fillRect/>
                      </a:stretch>
                    </pic:blipFill>
                    <pic:spPr>
                      <a:xfrm>
                        <a:off x="0" y="0"/>
                        <a:ext cx="2862000" cy="1144800"/>
                      </a:xfrm>
                      <a:prstGeom prst="rect">
                        <a:avLst/>
                      </a:prstGeom>
                    </pic:spPr>
                  </pic:pic>
                </a:graphicData>
              </a:graphic>
            </wp:inline>
          </w:drawing>
        </w:r>
      </w:del>
    </w:p>
    <w:p w14:paraId="4CF2E9BB" w14:textId="3D4B823A" w:rsidR="0067260A" w:rsidDel="005D14AF" w:rsidRDefault="0067260A">
      <w:pPr>
        <w:spacing w:line="480" w:lineRule="auto"/>
        <w:rPr>
          <w:del w:id="4158" w:author="Daniel Noble" w:date="2025-03-31T10:03:00Z" w16du:dateUtc="2025-03-30T23:03:00Z"/>
          <w:rFonts w:ascii="Times New Roman" w:hAnsi="Times New Roman" w:cs="Times New Roman"/>
          <w:sz w:val="24"/>
          <w:szCs w:val="24"/>
        </w:rPr>
      </w:pPr>
      <w:del w:id="4159" w:author="Daniel Noble" w:date="2025-03-31T10:03:00Z" w16du:dateUtc="2025-03-30T23:03:00Z">
        <w:r w:rsidRPr="00DB0055" w:rsidDel="005D14AF">
          <w:rPr>
            <w:rFonts w:ascii="Times New Roman" w:hAnsi="Times New Roman" w:cs="Times New Roman"/>
            <w:b/>
            <w:bCs/>
            <w:sz w:val="24"/>
            <w:szCs w:val="24"/>
          </w:rPr>
          <w:delText xml:space="preserve">Figure S18 Meta-regression results for the acclimation subset with phenotypic trait category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1DFD7843" w14:textId="14CFD326" w:rsidR="0067260A" w:rsidDel="005D14AF" w:rsidRDefault="0067260A">
      <w:pPr>
        <w:spacing w:line="480" w:lineRule="auto"/>
        <w:rPr>
          <w:del w:id="4160" w:author="Daniel Noble" w:date="2025-03-31T10:03:00Z" w16du:dateUtc="2025-03-30T23:03:00Z"/>
          <w:rFonts w:ascii="Times New Roman" w:hAnsi="Times New Roman" w:cs="Times New Roman"/>
          <w:sz w:val="24"/>
          <w:szCs w:val="24"/>
        </w:rPr>
      </w:pPr>
    </w:p>
    <w:p w14:paraId="1FFB6734" w14:textId="03E417C0" w:rsidR="0067260A" w:rsidDel="005D14AF" w:rsidRDefault="0067260A">
      <w:pPr>
        <w:spacing w:line="480" w:lineRule="auto"/>
        <w:rPr>
          <w:del w:id="4161" w:author="Daniel Noble" w:date="2025-03-31T10:03:00Z" w16du:dateUtc="2025-03-30T23:03:00Z"/>
          <w:rFonts w:ascii="Times New Roman" w:hAnsi="Times New Roman" w:cs="Times New Roman"/>
          <w:sz w:val="24"/>
          <w:szCs w:val="24"/>
        </w:rPr>
      </w:pPr>
    </w:p>
    <w:p w14:paraId="0AB2E699" w14:textId="606FC40A" w:rsidR="0067260A" w:rsidDel="005D14AF" w:rsidRDefault="0067260A">
      <w:pPr>
        <w:spacing w:line="480" w:lineRule="auto"/>
        <w:rPr>
          <w:del w:id="4162" w:author="Daniel Noble" w:date="2025-03-31T10:03:00Z" w16du:dateUtc="2025-03-30T23:03:00Z"/>
          <w:rFonts w:ascii="Times New Roman" w:hAnsi="Times New Roman" w:cs="Times New Roman"/>
          <w:sz w:val="24"/>
          <w:szCs w:val="24"/>
        </w:rPr>
      </w:pPr>
    </w:p>
    <w:p w14:paraId="0C45319C" w14:textId="3AC0A2AD" w:rsidR="0067260A" w:rsidDel="005D14AF" w:rsidRDefault="0067260A">
      <w:pPr>
        <w:spacing w:line="480" w:lineRule="auto"/>
        <w:rPr>
          <w:del w:id="4163" w:author="Daniel Noble" w:date="2025-03-31T10:03:00Z" w16du:dateUtc="2025-03-30T23:03:00Z"/>
          <w:rFonts w:ascii="Times New Roman" w:hAnsi="Times New Roman" w:cs="Times New Roman"/>
          <w:sz w:val="24"/>
          <w:szCs w:val="24"/>
        </w:rPr>
      </w:pPr>
    </w:p>
    <w:p w14:paraId="558CDFB9" w14:textId="0B2DA808" w:rsidR="0067260A" w:rsidDel="005D14AF" w:rsidRDefault="0067260A">
      <w:pPr>
        <w:spacing w:line="480" w:lineRule="auto"/>
        <w:rPr>
          <w:del w:id="4164" w:author="Daniel Noble" w:date="2025-03-31T10:03:00Z" w16du:dateUtc="2025-03-30T23:03:00Z"/>
          <w:rFonts w:ascii="Times New Roman" w:hAnsi="Times New Roman" w:cs="Times New Roman"/>
          <w:sz w:val="24"/>
          <w:szCs w:val="24"/>
        </w:rPr>
      </w:pPr>
    </w:p>
    <w:p w14:paraId="186FA2F0" w14:textId="719404EF" w:rsidR="0067260A" w:rsidDel="005D14AF" w:rsidRDefault="0067260A">
      <w:pPr>
        <w:spacing w:line="480" w:lineRule="auto"/>
        <w:rPr>
          <w:del w:id="4165" w:author="Daniel Noble" w:date="2025-03-31T10:03:00Z" w16du:dateUtc="2025-03-30T23:03:00Z"/>
          <w:rFonts w:ascii="Times New Roman" w:hAnsi="Times New Roman" w:cs="Times New Roman"/>
          <w:sz w:val="24"/>
          <w:szCs w:val="24"/>
        </w:rPr>
      </w:pPr>
    </w:p>
    <w:p w14:paraId="0DCA85CA" w14:textId="568E3058" w:rsidR="0067260A" w:rsidRPr="00DB0055" w:rsidDel="005D14AF" w:rsidRDefault="0067260A">
      <w:pPr>
        <w:spacing w:line="480" w:lineRule="auto"/>
        <w:rPr>
          <w:del w:id="4166" w:author="Daniel Noble" w:date="2025-03-31T10:03:00Z" w16du:dateUtc="2025-03-30T23:03:00Z"/>
          <w:rFonts w:ascii="Times New Roman" w:hAnsi="Times New Roman" w:cs="Times New Roman"/>
          <w:sz w:val="24"/>
          <w:szCs w:val="24"/>
        </w:rPr>
      </w:pPr>
    </w:p>
    <w:p w14:paraId="2D7B5D7E" w14:textId="23E5B5AE" w:rsidR="0067260A" w:rsidRPr="00DB0055" w:rsidDel="005D14AF" w:rsidRDefault="0067260A">
      <w:pPr>
        <w:spacing w:line="480" w:lineRule="auto"/>
        <w:rPr>
          <w:del w:id="4167" w:author="Daniel Noble" w:date="2025-03-31T10:03:00Z" w16du:dateUtc="2025-03-30T23:03:00Z"/>
          <w:rFonts w:ascii="Times New Roman" w:hAnsi="Times New Roman" w:cs="Times New Roman"/>
          <w:sz w:val="24"/>
          <w:szCs w:val="24"/>
        </w:rPr>
      </w:pPr>
      <w:del w:id="4168"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08E52E1E" wp14:editId="5B26E3BA">
              <wp:extent cx="2862000" cy="1144800"/>
              <wp:effectExtent l="0" t="0" r="0" b="0"/>
              <wp:docPr id="1876890078" name="Picture 1" descr="A graph showing 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0078" name="Picture 1" descr="A graph showing a graph of a diagram&#10;&#10;Description automatically generated with medium confidence"/>
                      <pic:cNvPicPr/>
                    </pic:nvPicPr>
                    <pic:blipFill>
                      <a:blip r:embed="rId44"/>
                      <a:stretch>
                        <a:fillRect/>
                      </a:stretch>
                    </pic:blipFill>
                    <pic:spPr>
                      <a:xfrm>
                        <a:off x="0" y="0"/>
                        <a:ext cx="2862000" cy="1144800"/>
                      </a:xfrm>
                      <a:prstGeom prst="rect">
                        <a:avLst/>
                      </a:prstGeom>
                    </pic:spPr>
                  </pic:pic>
                </a:graphicData>
              </a:graphic>
            </wp:inline>
          </w:drawing>
        </w:r>
      </w:del>
    </w:p>
    <w:p w14:paraId="70BE6CB5" w14:textId="763B95DE" w:rsidR="0067260A" w:rsidDel="005D14AF" w:rsidRDefault="0067260A">
      <w:pPr>
        <w:spacing w:line="480" w:lineRule="auto"/>
        <w:rPr>
          <w:del w:id="4169" w:author="Daniel Noble" w:date="2025-03-31T10:03:00Z" w16du:dateUtc="2025-03-30T23:03:00Z"/>
          <w:rFonts w:ascii="Times New Roman" w:hAnsi="Times New Roman" w:cs="Times New Roman"/>
          <w:sz w:val="24"/>
          <w:szCs w:val="24"/>
        </w:rPr>
      </w:pPr>
      <w:del w:id="4170" w:author="Daniel Noble" w:date="2025-03-31T10:03:00Z" w16du:dateUtc="2025-03-30T23:03:00Z">
        <w:r w:rsidRPr="00DB0055" w:rsidDel="005D14AF">
          <w:rPr>
            <w:rFonts w:ascii="Times New Roman" w:hAnsi="Times New Roman" w:cs="Times New Roman"/>
            <w:b/>
            <w:bCs/>
            <w:sz w:val="24"/>
            <w:szCs w:val="24"/>
          </w:rPr>
          <w:delText xml:space="preserve">Figure S19 Meta-regression results for the acclimation subset with specific phenotypic traits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545D55F6" w14:textId="66F16327" w:rsidR="0067260A" w:rsidDel="005D14AF" w:rsidRDefault="0067260A">
      <w:pPr>
        <w:spacing w:line="480" w:lineRule="auto"/>
        <w:rPr>
          <w:del w:id="4171" w:author="Daniel Noble" w:date="2025-03-31T10:03:00Z" w16du:dateUtc="2025-03-30T23:03:00Z"/>
          <w:rFonts w:ascii="Times New Roman" w:hAnsi="Times New Roman" w:cs="Times New Roman"/>
          <w:sz w:val="24"/>
          <w:szCs w:val="24"/>
        </w:rPr>
      </w:pPr>
    </w:p>
    <w:p w14:paraId="1BB7A219" w14:textId="5575B299" w:rsidR="0067260A" w:rsidDel="005D14AF" w:rsidRDefault="0067260A">
      <w:pPr>
        <w:spacing w:line="480" w:lineRule="auto"/>
        <w:rPr>
          <w:del w:id="4172" w:author="Daniel Noble" w:date="2025-03-31T10:03:00Z" w16du:dateUtc="2025-03-30T23:03:00Z"/>
          <w:rFonts w:ascii="Times New Roman" w:hAnsi="Times New Roman" w:cs="Times New Roman"/>
          <w:sz w:val="24"/>
          <w:szCs w:val="24"/>
        </w:rPr>
      </w:pPr>
    </w:p>
    <w:p w14:paraId="6ED269DA" w14:textId="1F5172D9" w:rsidR="0067260A" w:rsidDel="005D14AF" w:rsidRDefault="0067260A">
      <w:pPr>
        <w:spacing w:line="480" w:lineRule="auto"/>
        <w:rPr>
          <w:del w:id="4173" w:author="Daniel Noble" w:date="2025-03-31T10:03:00Z" w16du:dateUtc="2025-03-30T23:03:00Z"/>
          <w:rFonts w:ascii="Times New Roman" w:hAnsi="Times New Roman" w:cs="Times New Roman"/>
          <w:sz w:val="24"/>
          <w:szCs w:val="24"/>
        </w:rPr>
      </w:pPr>
    </w:p>
    <w:p w14:paraId="1933C90F" w14:textId="12AFAB74" w:rsidR="0067260A" w:rsidDel="005D14AF" w:rsidRDefault="0067260A">
      <w:pPr>
        <w:spacing w:line="480" w:lineRule="auto"/>
        <w:rPr>
          <w:del w:id="4174" w:author="Daniel Noble" w:date="2025-03-31T10:03:00Z" w16du:dateUtc="2025-03-30T23:03:00Z"/>
          <w:rFonts w:ascii="Times New Roman" w:hAnsi="Times New Roman" w:cs="Times New Roman"/>
          <w:sz w:val="24"/>
          <w:szCs w:val="24"/>
        </w:rPr>
      </w:pPr>
    </w:p>
    <w:p w14:paraId="72B4F779" w14:textId="78513297" w:rsidR="0067260A" w:rsidDel="005D14AF" w:rsidRDefault="0067260A">
      <w:pPr>
        <w:spacing w:line="480" w:lineRule="auto"/>
        <w:rPr>
          <w:del w:id="4175" w:author="Daniel Noble" w:date="2025-03-31T10:03:00Z" w16du:dateUtc="2025-03-30T23:03:00Z"/>
          <w:rFonts w:ascii="Times New Roman" w:hAnsi="Times New Roman" w:cs="Times New Roman"/>
          <w:sz w:val="24"/>
          <w:szCs w:val="24"/>
        </w:rPr>
      </w:pPr>
    </w:p>
    <w:p w14:paraId="2386D18C" w14:textId="5E0EC690" w:rsidR="0067260A" w:rsidDel="005D14AF" w:rsidRDefault="0067260A">
      <w:pPr>
        <w:spacing w:line="480" w:lineRule="auto"/>
        <w:rPr>
          <w:del w:id="4176" w:author="Daniel Noble" w:date="2025-03-31T10:03:00Z" w16du:dateUtc="2025-03-30T23:03:00Z"/>
          <w:rFonts w:ascii="Times New Roman" w:hAnsi="Times New Roman" w:cs="Times New Roman"/>
          <w:sz w:val="24"/>
          <w:szCs w:val="24"/>
        </w:rPr>
      </w:pPr>
    </w:p>
    <w:p w14:paraId="0621B39E" w14:textId="77E457F4" w:rsidR="0067260A" w:rsidRPr="00DB0055" w:rsidDel="005D14AF" w:rsidRDefault="0067260A">
      <w:pPr>
        <w:spacing w:line="480" w:lineRule="auto"/>
        <w:rPr>
          <w:del w:id="4177" w:author="Daniel Noble" w:date="2025-03-31T10:03:00Z" w16du:dateUtc="2025-03-30T23:03:00Z"/>
          <w:rFonts w:ascii="Times New Roman" w:hAnsi="Times New Roman" w:cs="Times New Roman"/>
          <w:sz w:val="24"/>
          <w:szCs w:val="24"/>
        </w:rPr>
      </w:pPr>
    </w:p>
    <w:p w14:paraId="55F45A03" w14:textId="42954659" w:rsidR="0067260A" w:rsidRPr="00DB0055" w:rsidDel="005D14AF" w:rsidRDefault="0067260A">
      <w:pPr>
        <w:spacing w:line="480" w:lineRule="auto"/>
        <w:rPr>
          <w:del w:id="4178" w:author="Daniel Noble" w:date="2025-03-31T10:03:00Z" w16du:dateUtc="2025-03-30T23:03:00Z"/>
          <w:rFonts w:ascii="Times New Roman" w:hAnsi="Times New Roman" w:cs="Times New Roman"/>
          <w:sz w:val="24"/>
          <w:szCs w:val="24"/>
        </w:rPr>
      </w:pPr>
      <w:del w:id="4179"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7DFB4490" wp14:editId="2B823B07">
              <wp:extent cx="2862000" cy="1144800"/>
              <wp:effectExtent l="0" t="0" r="0" b="0"/>
              <wp:docPr id="2147279560"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9560" name="Picture 1" descr="A graph showing a graph of a number of percent&#10;&#10;Description automatically generated with medium confidence"/>
                      <pic:cNvPicPr/>
                    </pic:nvPicPr>
                    <pic:blipFill>
                      <a:blip r:embed="rId45"/>
                      <a:stretch>
                        <a:fillRect/>
                      </a:stretch>
                    </pic:blipFill>
                    <pic:spPr>
                      <a:xfrm>
                        <a:off x="0" y="0"/>
                        <a:ext cx="2862000" cy="1144800"/>
                      </a:xfrm>
                      <a:prstGeom prst="rect">
                        <a:avLst/>
                      </a:prstGeom>
                    </pic:spPr>
                  </pic:pic>
                </a:graphicData>
              </a:graphic>
            </wp:inline>
          </w:drawing>
        </w:r>
      </w:del>
    </w:p>
    <w:p w14:paraId="1A2E05FA" w14:textId="4ADEDE11" w:rsidR="0067260A" w:rsidRPr="00DB0055" w:rsidDel="005D14AF" w:rsidRDefault="0067260A">
      <w:pPr>
        <w:spacing w:line="480" w:lineRule="auto"/>
        <w:rPr>
          <w:del w:id="4180" w:author="Daniel Noble" w:date="2025-03-31T10:03:00Z" w16du:dateUtc="2025-03-30T23:03:00Z"/>
          <w:rFonts w:ascii="Times New Roman" w:hAnsi="Times New Roman" w:cs="Times New Roman"/>
          <w:sz w:val="24"/>
          <w:szCs w:val="24"/>
        </w:rPr>
      </w:pPr>
      <w:del w:id="4181" w:author="Daniel Noble" w:date="2025-03-31T10:03:00Z" w16du:dateUtc="2025-03-30T23:03:00Z">
        <w:r w:rsidRPr="00DB0055" w:rsidDel="005D14AF">
          <w:rPr>
            <w:rFonts w:ascii="Times New Roman" w:hAnsi="Times New Roman" w:cs="Times New Roman"/>
            <w:b/>
            <w:bCs/>
            <w:sz w:val="24"/>
            <w:szCs w:val="24"/>
          </w:rPr>
          <w:delText xml:space="preserve">Figure S20 Meta-regression results for the acclimation subset with taxonomic class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72A7F5F9" w14:textId="62FA1754" w:rsidR="0067260A" w:rsidRPr="00DB0055" w:rsidDel="005D14AF" w:rsidRDefault="0067260A">
      <w:pPr>
        <w:spacing w:line="480" w:lineRule="auto"/>
        <w:rPr>
          <w:del w:id="4182" w:author="Daniel Noble" w:date="2025-03-31T10:03:00Z" w16du:dateUtc="2025-03-30T23:03:00Z"/>
          <w:rFonts w:ascii="Times New Roman" w:hAnsi="Times New Roman" w:cs="Times New Roman"/>
          <w:sz w:val="24"/>
          <w:szCs w:val="24"/>
        </w:rPr>
      </w:pPr>
    </w:p>
    <w:p w14:paraId="30944D77" w14:textId="2F5DD399" w:rsidR="0067260A" w:rsidRPr="00DB0055" w:rsidDel="005D14AF" w:rsidRDefault="0067260A">
      <w:pPr>
        <w:spacing w:line="480" w:lineRule="auto"/>
        <w:rPr>
          <w:del w:id="4183" w:author="Daniel Noble" w:date="2025-03-31T10:03:00Z" w16du:dateUtc="2025-03-30T23:03:00Z"/>
          <w:rFonts w:ascii="Times New Roman" w:hAnsi="Times New Roman" w:cs="Times New Roman"/>
          <w:sz w:val="24"/>
          <w:szCs w:val="24"/>
        </w:rPr>
      </w:pPr>
    </w:p>
    <w:p w14:paraId="446C9962" w14:textId="3D8B6581" w:rsidR="0067260A" w:rsidRPr="00DB0055" w:rsidDel="005D14AF" w:rsidRDefault="0067260A">
      <w:pPr>
        <w:spacing w:line="480" w:lineRule="auto"/>
        <w:rPr>
          <w:del w:id="4184" w:author="Daniel Noble" w:date="2025-03-31T10:03:00Z" w16du:dateUtc="2025-03-30T23:03:00Z"/>
          <w:rFonts w:ascii="Times New Roman" w:hAnsi="Times New Roman" w:cs="Times New Roman"/>
          <w:sz w:val="24"/>
          <w:szCs w:val="24"/>
        </w:rPr>
      </w:pPr>
    </w:p>
    <w:p w14:paraId="15452590" w14:textId="27C1E64C" w:rsidR="0067260A" w:rsidRPr="00DB0055" w:rsidDel="005D14AF" w:rsidRDefault="0067260A">
      <w:pPr>
        <w:spacing w:line="480" w:lineRule="auto"/>
        <w:rPr>
          <w:del w:id="4185" w:author="Daniel Noble" w:date="2025-03-31T10:03:00Z" w16du:dateUtc="2025-03-30T23:03:00Z"/>
          <w:rFonts w:ascii="Times New Roman" w:hAnsi="Times New Roman" w:cs="Times New Roman"/>
          <w:sz w:val="24"/>
          <w:szCs w:val="24"/>
        </w:rPr>
      </w:pPr>
    </w:p>
    <w:p w14:paraId="18BEBA70" w14:textId="54ACC2AE" w:rsidR="0067260A" w:rsidRPr="00DB0055" w:rsidDel="005D14AF" w:rsidRDefault="0067260A">
      <w:pPr>
        <w:spacing w:line="480" w:lineRule="auto"/>
        <w:rPr>
          <w:del w:id="4186" w:author="Daniel Noble" w:date="2025-03-31T10:03:00Z" w16du:dateUtc="2025-03-30T23:03:00Z"/>
          <w:rFonts w:ascii="Times New Roman" w:hAnsi="Times New Roman" w:cs="Times New Roman"/>
          <w:sz w:val="24"/>
          <w:szCs w:val="24"/>
        </w:rPr>
      </w:pPr>
    </w:p>
    <w:p w14:paraId="68032C35" w14:textId="02B57B96" w:rsidR="0067260A" w:rsidRPr="00DB0055" w:rsidDel="005D14AF" w:rsidRDefault="0067260A">
      <w:pPr>
        <w:spacing w:line="480" w:lineRule="auto"/>
        <w:rPr>
          <w:del w:id="4187" w:author="Daniel Noble" w:date="2025-03-31T10:03:00Z" w16du:dateUtc="2025-03-30T23:03:00Z"/>
          <w:rFonts w:ascii="Times New Roman" w:hAnsi="Times New Roman" w:cs="Times New Roman"/>
          <w:sz w:val="24"/>
          <w:szCs w:val="24"/>
        </w:rPr>
      </w:pPr>
    </w:p>
    <w:p w14:paraId="5CC3DF12" w14:textId="26FDD816" w:rsidR="0067260A" w:rsidRPr="00DB0055" w:rsidDel="005D14AF" w:rsidRDefault="0067260A">
      <w:pPr>
        <w:spacing w:line="480" w:lineRule="auto"/>
        <w:rPr>
          <w:del w:id="4188" w:author="Daniel Noble" w:date="2025-03-31T10:03:00Z" w16du:dateUtc="2025-03-30T23:03:00Z"/>
          <w:rFonts w:ascii="Times New Roman" w:hAnsi="Times New Roman" w:cs="Times New Roman"/>
          <w:b/>
          <w:bCs/>
          <w:sz w:val="24"/>
          <w:szCs w:val="24"/>
        </w:rPr>
      </w:pPr>
      <w:del w:id="4189" w:author="Daniel Noble" w:date="2025-03-31T10:03:00Z" w16du:dateUtc="2025-03-30T23:03:00Z">
        <w:r w:rsidRPr="00DB0055" w:rsidDel="005D14AF">
          <w:rPr>
            <w:rFonts w:ascii="Times New Roman" w:hAnsi="Times New Roman" w:cs="Times New Roman"/>
            <w:noProof/>
            <w:sz w:val="24"/>
            <w:szCs w:val="24"/>
          </w:rPr>
          <w:drawing>
            <wp:anchor distT="0" distB="0" distL="114300" distR="114300" simplePos="0" relativeHeight="251928576" behindDoc="0" locked="0" layoutInCell="1" allowOverlap="1" wp14:anchorId="3E1F58FB" wp14:editId="53A55C11">
              <wp:simplePos x="0" y="0"/>
              <wp:positionH relativeFrom="column">
                <wp:posOffset>2861945</wp:posOffset>
              </wp:positionH>
              <wp:positionV relativeFrom="paragraph">
                <wp:posOffset>9525</wp:posOffset>
              </wp:positionV>
              <wp:extent cx="2861945" cy="1144270"/>
              <wp:effectExtent l="0" t="0" r="0" b="0"/>
              <wp:wrapNone/>
              <wp:docPr id="736667471" name="Picture 1" descr="A graph showing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67471" name="Picture 1" descr="A graph showing a number of percent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DB0055" w:rsidDel="005D14AF">
          <w:rPr>
            <w:rFonts w:ascii="Times New Roman" w:hAnsi="Times New Roman" w:cs="Times New Roman"/>
            <w:noProof/>
            <w:sz w:val="24"/>
            <w:szCs w:val="24"/>
          </w:rPr>
          <w:drawing>
            <wp:inline distT="0" distB="0" distL="0" distR="0" wp14:anchorId="09C9CB93" wp14:editId="1D938040">
              <wp:extent cx="2862000" cy="1717200"/>
              <wp:effectExtent l="0" t="0" r="0" b="0"/>
              <wp:docPr id="582551940" name="Picture 1" descr="A graph of a graph showing the size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1940" name="Picture 1" descr="A graph of a graph showing the size of a number of objects&#10;&#10;Description automatically generated with medium confidence"/>
                      <pic:cNvPicPr/>
                    </pic:nvPicPr>
                    <pic:blipFill>
                      <a:blip r:embed="rId47"/>
                      <a:stretch>
                        <a:fillRect/>
                      </a:stretch>
                    </pic:blipFill>
                    <pic:spPr>
                      <a:xfrm>
                        <a:off x="0" y="0"/>
                        <a:ext cx="2862000" cy="1717200"/>
                      </a:xfrm>
                      <a:prstGeom prst="rect">
                        <a:avLst/>
                      </a:prstGeom>
                    </pic:spPr>
                  </pic:pic>
                </a:graphicData>
              </a:graphic>
            </wp:inline>
          </w:drawing>
        </w:r>
      </w:del>
    </w:p>
    <w:p w14:paraId="61518C01" w14:textId="2D49F9D9" w:rsidR="0067260A" w:rsidDel="005D14AF" w:rsidRDefault="0067260A">
      <w:pPr>
        <w:spacing w:line="480" w:lineRule="auto"/>
        <w:rPr>
          <w:del w:id="4190" w:author="Daniel Noble" w:date="2025-03-31T10:03:00Z" w16du:dateUtc="2025-03-30T23:03:00Z"/>
          <w:rFonts w:ascii="Times New Roman" w:hAnsi="Times New Roman" w:cs="Times New Roman"/>
          <w:sz w:val="24"/>
          <w:szCs w:val="24"/>
        </w:rPr>
      </w:pPr>
      <w:del w:id="4191" w:author="Daniel Noble" w:date="2025-03-31T10:03:00Z" w16du:dateUtc="2025-03-30T23:03:00Z">
        <w:r w:rsidRPr="00DB0055" w:rsidDel="005D14AF">
          <w:rPr>
            <w:rFonts w:ascii="Times New Roman" w:hAnsi="Times New Roman" w:cs="Times New Roman"/>
            <w:b/>
            <w:bCs/>
            <w:sz w:val="24"/>
            <w:szCs w:val="24"/>
          </w:rPr>
          <w:delText xml:space="preserve">Figure S21 Meta-regression results for the developmental subset with exposure period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1074F3BC" w14:textId="0A02C570" w:rsidR="0067260A" w:rsidDel="005D14AF" w:rsidRDefault="0067260A">
      <w:pPr>
        <w:spacing w:line="480" w:lineRule="auto"/>
        <w:rPr>
          <w:del w:id="4192" w:author="Daniel Noble" w:date="2025-03-31T10:03:00Z" w16du:dateUtc="2025-03-30T23:03:00Z"/>
          <w:rFonts w:ascii="Times New Roman" w:hAnsi="Times New Roman" w:cs="Times New Roman"/>
          <w:sz w:val="24"/>
          <w:szCs w:val="24"/>
        </w:rPr>
      </w:pPr>
    </w:p>
    <w:p w14:paraId="71B71FF4" w14:textId="275D17BB" w:rsidR="0067260A" w:rsidDel="005D14AF" w:rsidRDefault="0067260A">
      <w:pPr>
        <w:spacing w:line="480" w:lineRule="auto"/>
        <w:rPr>
          <w:del w:id="4193" w:author="Daniel Noble" w:date="2025-03-31T10:03:00Z" w16du:dateUtc="2025-03-30T23:03:00Z"/>
          <w:rFonts w:ascii="Times New Roman" w:hAnsi="Times New Roman" w:cs="Times New Roman"/>
          <w:sz w:val="24"/>
          <w:szCs w:val="24"/>
        </w:rPr>
      </w:pPr>
    </w:p>
    <w:p w14:paraId="1951B75F" w14:textId="396423B2" w:rsidR="0067260A" w:rsidDel="005D14AF" w:rsidRDefault="0067260A">
      <w:pPr>
        <w:spacing w:line="480" w:lineRule="auto"/>
        <w:rPr>
          <w:del w:id="4194" w:author="Daniel Noble" w:date="2025-03-31T10:03:00Z" w16du:dateUtc="2025-03-30T23:03:00Z"/>
          <w:rFonts w:ascii="Times New Roman" w:hAnsi="Times New Roman" w:cs="Times New Roman"/>
          <w:sz w:val="24"/>
          <w:szCs w:val="24"/>
        </w:rPr>
      </w:pPr>
    </w:p>
    <w:p w14:paraId="6EF4885B" w14:textId="51BA376F" w:rsidR="0067260A" w:rsidDel="005D14AF" w:rsidRDefault="0067260A">
      <w:pPr>
        <w:spacing w:line="480" w:lineRule="auto"/>
        <w:rPr>
          <w:del w:id="4195" w:author="Daniel Noble" w:date="2025-03-31T10:03:00Z" w16du:dateUtc="2025-03-30T23:03:00Z"/>
          <w:rFonts w:ascii="Times New Roman" w:hAnsi="Times New Roman" w:cs="Times New Roman"/>
          <w:sz w:val="24"/>
          <w:szCs w:val="24"/>
        </w:rPr>
      </w:pPr>
    </w:p>
    <w:p w14:paraId="36200AE3" w14:textId="6FED7A02" w:rsidR="0067260A" w:rsidRPr="00DB0055" w:rsidDel="005D14AF" w:rsidRDefault="0067260A">
      <w:pPr>
        <w:spacing w:line="480" w:lineRule="auto"/>
        <w:rPr>
          <w:del w:id="4196" w:author="Daniel Noble" w:date="2025-03-31T10:03:00Z" w16du:dateUtc="2025-03-30T23:03:00Z"/>
          <w:rFonts w:ascii="Times New Roman" w:hAnsi="Times New Roman" w:cs="Times New Roman"/>
          <w:sz w:val="24"/>
          <w:szCs w:val="24"/>
        </w:rPr>
      </w:pPr>
    </w:p>
    <w:p w14:paraId="064E7BD0" w14:textId="7EC0CE3F" w:rsidR="0067260A" w:rsidRPr="00DB0055" w:rsidDel="005D14AF" w:rsidRDefault="0067260A">
      <w:pPr>
        <w:spacing w:line="480" w:lineRule="auto"/>
        <w:rPr>
          <w:del w:id="4197" w:author="Daniel Noble" w:date="2025-03-31T10:03:00Z" w16du:dateUtc="2025-03-30T23:03:00Z"/>
          <w:rFonts w:ascii="Times New Roman" w:hAnsi="Times New Roman" w:cs="Times New Roman"/>
          <w:sz w:val="24"/>
          <w:szCs w:val="24"/>
        </w:rPr>
      </w:pPr>
      <w:del w:id="4198" w:author="Daniel Noble" w:date="2025-03-31T10:03:00Z" w16du:dateUtc="2025-03-30T23:03:00Z">
        <w:r w:rsidRPr="00DB0055" w:rsidDel="005D14AF">
          <w:rPr>
            <w:rFonts w:ascii="Times New Roman" w:hAnsi="Times New Roman" w:cs="Times New Roman"/>
            <w:noProof/>
            <w:sz w:val="24"/>
            <w:szCs w:val="24"/>
          </w:rPr>
          <w:drawing>
            <wp:anchor distT="0" distB="0" distL="114300" distR="114300" simplePos="0" relativeHeight="251929600" behindDoc="0" locked="0" layoutInCell="1" allowOverlap="1" wp14:anchorId="3EABD36B" wp14:editId="60DA843D">
              <wp:simplePos x="0" y="0"/>
              <wp:positionH relativeFrom="column">
                <wp:posOffset>2857500</wp:posOffset>
              </wp:positionH>
              <wp:positionV relativeFrom="paragraph">
                <wp:posOffset>13335</wp:posOffset>
              </wp:positionV>
              <wp:extent cx="2861945" cy="1144270"/>
              <wp:effectExtent l="0" t="0" r="0" b="0"/>
              <wp:wrapNone/>
              <wp:docPr id="1013546342" name="Picture 1" descr="A graph showing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46342" name="Picture 1" descr="A graph showing a number of percen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DB0055" w:rsidDel="005D14AF">
          <w:rPr>
            <w:rFonts w:ascii="Times New Roman" w:hAnsi="Times New Roman" w:cs="Times New Roman"/>
            <w:noProof/>
            <w:sz w:val="24"/>
            <w:szCs w:val="24"/>
          </w:rPr>
          <w:drawing>
            <wp:inline distT="0" distB="0" distL="0" distR="0" wp14:anchorId="3A10063B" wp14:editId="13CBD8C2">
              <wp:extent cx="2862000" cy="1717200"/>
              <wp:effectExtent l="0" t="0" r="0" b="0"/>
              <wp:docPr id="2140427616" name="Picture 1" descr="A graph of a graph showing the effect size of a pr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27616" name="Picture 1" descr="A graph of a graph showing the effect size of a prrd&#10;&#10;Description automatically generated with medium confidence"/>
                      <pic:cNvPicPr/>
                    </pic:nvPicPr>
                    <pic:blipFill>
                      <a:blip r:embed="rId49"/>
                      <a:stretch>
                        <a:fillRect/>
                      </a:stretch>
                    </pic:blipFill>
                    <pic:spPr>
                      <a:xfrm>
                        <a:off x="0" y="0"/>
                        <a:ext cx="2862000" cy="1717200"/>
                      </a:xfrm>
                      <a:prstGeom prst="rect">
                        <a:avLst/>
                      </a:prstGeom>
                    </pic:spPr>
                  </pic:pic>
                </a:graphicData>
              </a:graphic>
            </wp:inline>
          </w:drawing>
        </w:r>
      </w:del>
    </w:p>
    <w:p w14:paraId="0BF089C5" w14:textId="39F59B72" w:rsidR="0067260A" w:rsidDel="005D14AF" w:rsidRDefault="0067260A">
      <w:pPr>
        <w:spacing w:line="480" w:lineRule="auto"/>
        <w:rPr>
          <w:del w:id="4199" w:author="Daniel Noble" w:date="2025-03-31T10:03:00Z" w16du:dateUtc="2025-03-30T23:03:00Z"/>
          <w:rFonts w:ascii="Times New Roman" w:hAnsi="Times New Roman" w:cs="Times New Roman"/>
          <w:sz w:val="24"/>
          <w:szCs w:val="24"/>
        </w:rPr>
      </w:pPr>
      <w:del w:id="4200" w:author="Daniel Noble" w:date="2025-03-31T10:03:00Z" w16du:dateUtc="2025-03-30T23:03:00Z">
        <w:r w:rsidRPr="00DB0055" w:rsidDel="005D14AF">
          <w:rPr>
            <w:rFonts w:ascii="Times New Roman" w:hAnsi="Times New Roman" w:cs="Times New Roman"/>
            <w:b/>
            <w:bCs/>
            <w:color w:val="000000" w:themeColor="text1"/>
            <w:sz w:val="24"/>
            <w:szCs w:val="24"/>
          </w:rPr>
          <w:delText xml:space="preserve">Figure S22 </w:delText>
        </w:r>
        <w:r w:rsidRPr="00DB0055" w:rsidDel="005D14AF">
          <w:rPr>
            <w:rFonts w:ascii="Times New Roman" w:hAnsi="Times New Roman" w:cs="Times New Roman"/>
            <w:b/>
            <w:bCs/>
            <w:sz w:val="24"/>
            <w:szCs w:val="24"/>
          </w:rPr>
          <w:delText xml:space="preserve">Meta-regression results for the developmental subset with fluctuation type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25E20EAE" w14:textId="1E5933D7" w:rsidR="0067260A" w:rsidRPr="00DB0055" w:rsidDel="005D14AF" w:rsidRDefault="0067260A">
      <w:pPr>
        <w:spacing w:line="480" w:lineRule="auto"/>
        <w:rPr>
          <w:del w:id="4201" w:author="Daniel Noble" w:date="2025-03-31T10:03:00Z" w16du:dateUtc="2025-03-30T23:03:00Z"/>
          <w:rFonts w:ascii="Times New Roman" w:hAnsi="Times New Roman" w:cs="Times New Roman"/>
          <w:sz w:val="24"/>
          <w:szCs w:val="24"/>
        </w:rPr>
      </w:pPr>
    </w:p>
    <w:p w14:paraId="6C59E0F5" w14:textId="5F268743" w:rsidR="0067260A" w:rsidRPr="00DB0055" w:rsidDel="005D14AF" w:rsidRDefault="0067260A">
      <w:pPr>
        <w:spacing w:line="480" w:lineRule="auto"/>
        <w:rPr>
          <w:del w:id="4202" w:author="Daniel Noble" w:date="2025-03-31T10:03:00Z" w16du:dateUtc="2025-03-30T23:03:00Z"/>
          <w:rFonts w:ascii="Times New Roman" w:hAnsi="Times New Roman" w:cs="Times New Roman"/>
          <w:sz w:val="24"/>
          <w:szCs w:val="24"/>
        </w:rPr>
      </w:pPr>
    </w:p>
    <w:p w14:paraId="4F17F63D" w14:textId="641FEC1B" w:rsidR="0067260A" w:rsidRPr="00DB0055" w:rsidDel="005D14AF" w:rsidRDefault="0067260A">
      <w:pPr>
        <w:spacing w:line="480" w:lineRule="auto"/>
        <w:rPr>
          <w:del w:id="4203" w:author="Daniel Noble" w:date="2025-03-31T10:03:00Z" w16du:dateUtc="2025-03-30T23:03:00Z"/>
          <w:rFonts w:ascii="Times New Roman" w:hAnsi="Times New Roman" w:cs="Times New Roman"/>
          <w:sz w:val="24"/>
          <w:szCs w:val="24"/>
        </w:rPr>
      </w:pPr>
    </w:p>
    <w:p w14:paraId="654E56E7" w14:textId="37B1AEB0" w:rsidR="0067260A" w:rsidRPr="00DB0055" w:rsidDel="005D14AF" w:rsidRDefault="0067260A">
      <w:pPr>
        <w:spacing w:line="480" w:lineRule="auto"/>
        <w:rPr>
          <w:del w:id="4204" w:author="Daniel Noble" w:date="2025-03-31T10:03:00Z" w16du:dateUtc="2025-03-30T23:03:00Z"/>
          <w:rFonts w:ascii="Times New Roman" w:hAnsi="Times New Roman" w:cs="Times New Roman"/>
          <w:sz w:val="24"/>
          <w:szCs w:val="24"/>
        </w:rPr>
      </w:pPr>
    </w:p>
    <w:p w14:paraId="0968C678" w14:textId="3687587A" w:rsidR="0067260A" w:rsidRPr="00DB0055" w:rsidDel="005D14AF" w:rsidRDefault="0067260A">
      <w:pPr>
        <w:spacing w:line="480" w:lineRule="auto"/>
        <w:rPr>
          <w:del w:id="4205" w:author="Daniel Noble" w:date="2025-03-31T10:03:00Z" w16du:dateUtc="2025-03-30T23:03:00Z"/>
          <w:rFonts w:ascii="Times New Roman" w:hAnsi="Times New Roman" w:cs="Times New Roman"/>
          <w:sz w:val="24"/>
          <w:szCs w:val="24"/>
        </w:rPr>
      </w:pPr>
    </w:p>
    <w:p w14:paraId="1392A850" w14:textId="0159FF30" w:rsidR="0067260A" w:rsidRPr="00DB0055" w:rsidDel="005D14AF" w:rsidRDefault="0067260A">
      <w:pPr>
        <w:spacing w:line="480" w:lineRule="auto"/>
        <w:rPr>
          <w:del w:id="4206" w:author="Daniel Noble" w:date="2025-03-31T10:03:00Z" w16du:dateUtc="2025-03-30T23:03:00Z"/>
          <w:rFonts w:ascii="Times New Roman" w:hAnsi="Times New Roman" w:cs="Times New Roman"/>
          <w:sz w:val="24"/>
          <w:szCs w:val="24"/>
        </w:rPr>
      </w:pPr>
    </w:p>
    <w:p w14:paraId="7C4FB9CF" w14:textId="5877BF2E" w:rsidR="0067260A" w:rsidRPr="00DB0055" w:rsidDel="005D14AF" w:rsidRDefault="0067260A">
      <w:pPr>
        <w:spacing w:line="480" w:lineRule="auto"/>
        <w:rPr>
          <w:del w:id="4207" w:author="Daniel Noble" w:date="2025-03-31T10:03:00Z" w16du:dateUtc="2025-03-30T23:03:00Z"/>
          <w:rFonts w:ascii="Times New Roman" w:hAnsi="Times New Roman" w:cs="Times New Roman"/>
          <w:sz w:val="24"/>
          <w:szCs w:val="24"/>
        </w:rPr>
      </w:pPr>
      <w:del w:id="4208"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0E473D5B" wp14:editId="5E098C58">
              <wp:extent cx="2862000" cy="1144800"/>
              <wp:effectExtent l="0" t="0" r="0" b="0"/>
              <wp:docPr id="1702068300"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68300" name="Picture 1" descr="A graph showing a graph of a graph&#10;&#10;Description automatically generated with medium confidence"/>
                      <pic:cNvPicPr/>
                    </pic:nvPicPr>
                    <pic:blipFill>
                      <a:blip r:embed="rId50"/>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2F5A0654" wp14:editId="2BB18FBF">
              <wp:extent cx="2862000" cy="1144800"/>
              <wp:effectExtent l="0" t="0" r="0" b="0"/>
              <wp:docPr id="1838666119"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66119" name="Picture 1" descr="A graph showing a graph of a graph&#10;&#10;Description automatically generated with medium confidence"/>
                      <pic:cNvPicPr/>
                    </pic:nvPicPr>
                    <pic:blipFill>
                      <a:blip r:embed="rId51"/>
                      <a:stretch>
                        <a:fillRect/>
                      </a:stretch>
                    </pic:blipFill>
                    <pic:spPr>
                      <a:xfrm>
                        <a:off x="0" y="0"/>
                        <a:ext cx="2862000" cy="1144800"/>
                      </a:xfrm>
                      <a:prstGeom prst="rect">
                        <a:avLst/>
                      </a:prstGeom>
                    </pic:spPr>
                  </pic:pic>
                </a:graphicData>
              </a:graphic>
            </wp:inline>
          </w:drawing>
        </w:r>
      </w:del>
    </w:p>
    <w:p w14:paraId="1998359C" w14:textId="44CB995C" w:rsidR="0067260A" w:rsidDel="005D14AF" w:rsidRDefault="0067260A">
      <w:pPr>
        <w:spacing w:line="480" w:lineRule="auto"/>
        <w:rPr>
          <w:del w:id="4209" w:author="Daniel Noble" w:date="2025-03-31T10:03:00Z" w16du:dateUtc="2025-03-30T23:03:00Z"/>
          <w:rFonts w:ascii="Times New Roman" w:hAnsi="Times New Roman" w:cs="Times New Roman"/>
          <w:sz w:val="24"/>
          <w:szCs w:val="24"/>
        </w:rPr>
      </w:pPr>
      <w:del w:id="4210" w:author="Daniel Noble" w:date="2025-03-31T10:03:00Z" w16du:dateUtc="2025-03-30T23:03:00Z">
        <w:r w:rsidRPr="00DB0055" w:rsidDel="005D14AF">
          <w:rPr>
            <w:rFonts w:ascii="Times New Roman" w:hAnsi="Times New Roman" w:cs="Times New Roman"/>
            <w:b/>
            <w:bCs/>
            <w:color w:val="000000" w:themeColor="text1"/>
            <w:sz w:val="24"/>
            <w:szCs w:val="24"/>
          </w:rPr>
          <w:delText xml:space="preserve">Figure S23 </w:delText>
        </w:r>
        <w:r w:rsidRPr="00DB0055" w:rsidDel="005D14AF">
          <w:rPr>
            <w:rFonts w:ascii="Times New Roman" w:hAnsi="Times New Roman" w:cs="Times New Roman"/>
            <w:b/>
            <w:bCs/>
            <w:sz w:val="24"/>
            <w:szCs w:val="24"/>
          </w:rPr>
          <w:delText xml:space="preserve">Meta-regression results for the developmental subset with phenotypic trait category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7F4D5B70" w14:textId="51C7315E" w:rsidR="0067260A" w:rsidDel="005D14AF" w:rsidRDefault="0067260A">
      <w:pPr>
        <w:spacing w:line="480" w:lineRule="auto"/>
        <w:rPr>
          <w:del w:id="4211" w:author="Daniel Noble" w:date="2025-03-31T10:03:00Z" w16du:dateUtc="2025-03-30T23:03:00Z"/>
          <w:rFonts w:ascii="Times New Roman" w:hAnsi="Times New Roman" w:cs="Times New Roman"/>
          <w:sz w:val="24"/>
          <w:szCs w:val="24"/>
        </w:rPr>
      </w:pPr>
    </w:p>
    <w:p w14:paraId="55B9D99D" w14:textId="61BDBFE8" w:rsidR="0067260A" w:rsidDel="005D14AF" w:rsidRDefault="0067260A">
      <w:pPr>
        <w:spacing w:line="480" w:lineRule="auto"/>
        <w:rPr>
          <w:del w:id="4212" w:author="Daniel Noble" w:date="2025-03-31T10:03:00Z" w16du:dateUtc="2025-03-30T23:03:00Z"/>
          <w:rFonts w:ascii="Times New Roman" w:hAnsi="Times New Roman" w:cs="Times New Roman"/>
          <w:sz w:val="24"/>
          <w:szCs w:val="24"/>
        </w:rPr>
      </w:pPr>
    </w:p>
    <w:p w14:paraId="55DE34AD" w14:textId="4778228A" w:rsidR="0067260A" w:rsidDel="005D14AF" w:rsidRDefault="0067260A">
      <w:pPr>
        <w:spacing w:line="480" w:lineRule="auto"/>
        <w:rPr>
          <w:del w:id="4213" w:author="Daniel Noble" w:date="2025-03-31T10:03:00Z" w16du:dateUtc="2025-03-30T23:03:00Z"/>
          <w:rFonts w:ascii="Times New Roman" w:hAnsi="Times New Roman" w:cs="Times New Roman"/>
          <w:sz w:val="24"/>
          <w:szCs w:val="24"/>
        </w:rPr>
      </w:pPr>
    </w:p>
    <w:p w14:paraId="4897A61E" w14:textId="66D1DA41" w:rsidR="0067260A" w:rsidDel="005D14AF" w:rsidRDefault="0067260A">
      <w:pPr>
        <w:spacing w:line="480" w:lineRule="auto"/>
        <w:rPr>
          <w:del w:id="4214" w:author="Daniel Noble" w:date="2025-03-31T10:03:00Z" w16du:dateUtc="2025-03-30T23:03:00Z"/>
          <w:rFonts w:ascii="Times New Roman" w:hAnsi="Times New Roman" w:cs="Times New Roman"/>
          <w:sz w:val="24"/>
          <w:szCs w:val="24"/>
        </w:rPr>
      </w:pPr>
    </w:p>
    <w:p w14:paraId="7CCC9B7F" w14:textId="1BAECC74" w:rsidR="0067260A" w:rsidDel="005D14AF" w:rsidRDefault="0067260A">
      <w:pPr>
        <w:spacing w:line="480" w:lineRule="auto"/>
        <w:rPr>
          <w:del w:id="4215" w:author="Daniel Noble" w:date="2025-03-31T10:03:00Z" w16du:dateUtc="2025-03-30T23:03:00Z"/>
          <w:rFonts w:ascii="Times New Roman" w:hAnsi="Times New Roman" w:cs="Times New Roman"/>
          <w:sz w:val="24"/>
          <w:szCs w:val="24"/>
        </w:rPr>
      </w:pPr>
    </w:p>
    <w:p w14:paraId="507645BB" w14:textId="1BE633A4" w:rsidR="0067260A" w:rsidRPr="00DB0055" w:rsidDel="005D14AF" w:rsidRDefault="0067260A">
      <w:pPr>
        <w:spacing w:line="480" w:lineRule="auto"/>
        <w:rPr>
          <w:del w:id="4216" w:author="Daniel Noble" w:date="2025-03-31T10:03:00Z" w16du:dateUtc="2025-03-30T23:03:00Z"/>
          <w:rFonts w:ascii="Times New Roman" w:hAnsi="Times New Roman" w:cs="Times New Roman"/>
          <w:sz w:val="24"/>
          <w:szCs w:val="24"/>
        </w:rPr>
      </w:pPr>
    </w:p>
    <w:p w14:paraId="645DF4AB" w14:textId="11D93292" w:rsidR="0067260A" w:rsidRPr="00DB0055" w:rsidDel="005D14AF" w:rsidRDefault="0067260A">
      <w:pPr>
        <w:spacing w:line="480" w:lineRule="auto"/>
        <w:rPr>
          <w:del w:id="4217" w:author="Daniel Noble" w:date="2025-03-31T10:03:00Z" w16du:dateUtc="2025-03-30T23:03:00Z"/>
          <w:rFonts w:ascii="Times New Roman" w:hAnsi="Times New Roman" w:cs="Times New Roman"/>
          <w:sz w:val="24"/>
          <w:szCs w:val="24"/>
        </w:rPr>
      </w:pPr>
      <w:del w:id="4218" w:author="Daniel Noble" w:date="2025-03-31T10:03:00Z" w16du:dateUtc="2025-03-30T23:03:00Z">
        <w:r w:rsidRPr="00DB0055" w:rsidDel="005D14AF">
          <w:rPr>
            <w:rFonts w:ascii="Times New Roman" w:hAnsi="Times New Roman" w:cs="Times New Roman"/>
            <w:noProof/>
            <w:sz w:val="24"/>
            <w:szCs w:val="24"/>
          </w:rPr>
          <w:drawing>
            <wp:anchor distT="0" distB="0" distL="114300" distR="114300" simplePos="0" relativeHeight="251930624" behindDoc="0" locked="0" layoutInCell="1" allowOverlap="1" wp14:anchorId="55E453F3" wp14:editId="337568A5">
              <wp:simplePos x="0" y="0"/>
              <wp:positionH relativeFrom="column">
                <wp:posOffset>2857500</wp:posOffset>
              </wp:positionH>
              <wp:positionV relativeFrom="paragraph">
                <wp:posOffset>5080</wp:posOffset>
              </wp:positionV>
              <wp:extent cx="2861945" cy="1144270"/>
              <wp:effectExtent l="0" t="0" r="0" b="0"/>
              <wp:wrapNone/>
              <wp:docPr id="2042665882" name="Picture 1" descr="A graph showing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65882" name="Picture 1" descr="A graph showing a number of percents&#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DB0055" w:rsidDel="005D14AF">
          <w:rPr>
            <w:rFonts w:ascii="Times New Roman" w:hAnsi="Times New Roman" w:cs="Times New Roman"/>
            <w:noProof/>
            <w:sz w:val="24"/>
            <w:szCs w:val="24"/>
          </w:rPr>
          <w:drawing>
            <wp:inline distT="0" distB="0" distL="0" distR="0" wp14:anchorId="3A3C53D7" wp14:editId="3769270A">
              <wp:extent cx="2862000" cy="1717200"/>
              <wp:effectExtent l="0" t="0" r="0" b="0"/>
              <wp:docPr id="376873924" name="Picture 1" descr="A graph of a graph showing the effect size of a pr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73924" name="Picture 1" descr="A graph of a graph showing the effect size of a prrd&#10;&#10;Description automatically generated"/>
                      <pic:cNvPicPr/>
                    </pic:nvPicPr>
                    <pic:blipFill>
                      <a:blip r:embed="rId53"/>
                      <a:stretch>
                        <a:fillRect/>
                      </a:stretch>
                    </pic:blipFill>
                    <pic:spPr>
                      <a:xfrm>
                        <a:off x="0" y="0"/>
                        <a:ext cx="2862000" cy="1717200"/>
                      </a:xfrm>
                      <a:prstGeom prst="rect">
                        <a:avLst/>
                      </a:prstGeom>
                    </pic:spPr>
                  </pic:pic>
                </a:graphicData>
              </a:graphic>
            </wp:inline>
          </w:drawing>
        </w:r>
      </w:del>
    </w:p>
    <w:p w14:paraId="038026E1" w14:textId="7D6C4023" w:rsidR="0067260A" w:rsidRPr="00DB0055" w:rsidDel="005D14AF" w:rsidRDefault="0067260A">
      <w:pPr>
        <w:spacing w:line="480" w:lineRule="auto"/>
        <w:rPr>
          <w:del w:id="4219" w:author="Daniel Noble" w:date="2025-03-31T10:03:00Z" w16du:dateUtc="2025-03-30T23:03:00Z"/>
          <w:rFonts w:ascii="Times New Roman" w:hAnsi="Times New Roman" w:cs="Times New Roman"/>
          <w:sz w:val="24"/>
          <w:szCs w:val="24"/>
        </w:rPr>
      </w:pPr>
      <w:del w:id="4220" w:author="Daniel Noble" w:date="2025-03-31T10:03:00Z" w16du:dateUtc="2025-03-30T23:03:00Z">
        <w:r w:rsidRPr="00DB0055" w:rsidDel="005D14AF">
          <w:rPr>
            <w:rFonts w:ascii="Times New Roman" w:hAnsi="Times New Roman" w:cs="Times New Roman"/>
            <w:b/>
            <w:bCs/>
            <w:color w:val="000000" w:themeColor="text1"/>
            <w:sz w:val="24"/>
            <w:szCs w:val="24"/>
          </w:rPr>
          <w:delText>Figure S24</w:delText>
        </w:r>
        <w:r w:rsidRPr="00DB0055" w:rsidDel="005D14AF">
          <w:rPr>
            <w:rFonts w:ascii="Times New Roman" w:hAnsi="Times New Roman" w:cs="Times New Roman"/>
            <w:b/>
            <w:bCs/>
            <w:color w:val="FF0000"/>
            <w:sz w:val="24"/>
            <w:szCs w:val="24"/>
          </w:rPr>
          <w:delText xml:space="preserve"> </w:delText>
        </w:r>
        <w:r w:rsidRPr="00DB0055" w:rsidDel="005D14AF">
          <w:rPr>
            <w:rFonts w:ascii="Times New Roman" w:hAnsi="Times New Roman" w:cs="Times New Roman"/>
            <w:b/>
            <w:bCs/>
            <w:sz w:val="24"/>
            <w:szCs w:val="24"/>
          </w:rPr>
          <w:delText xml:space="preserve">Meta-regression results for the developmental subset with specific phenotypic traits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p>
    <w:p w14:paraId="666048A6" w14:textId="3CE57900" w:rsidR="0067260A" w:rsidRPr="00DB0055" w:rsidDel="005D14AF" w:rsidRDefault="0067260A">
      <w:pPr>
        <w:spacing w:line="480" w:lineRule="auto"/>
        <w:rPr>
          <w:del w:id="4221" w:author="Daniel Noble" w:date="2025-03-31T10:03:00Z" w16du:dateUtc="2025-03-30T23:03:00Z"/>
          <w:rFonts w:ascii="Times New Roman" w:hAnsi="Times New Roman" w:cs="Times New Roman"/>
          <w:sz w:val="24"/>
          <w:szCs w:val="24"/>
        </w:rPr>
      </w:pPr>
    </w:p>
    <w:p w14:paraId="16CFEA04" w14:textId="4A5FC7A5" w:rsidR="0067260A" w:rsidRPr="00DB0055" w:rsidDel="005D14AF" w:rsidRDefault="0067260A">
      <w:pPr>
        <w:spacing w:line="480" w:lineRule="auto"/>
        <w:rPr>
          <w:del w:id="4222" w:author="Daniel Noble" w:date="2025-03-31T10:03:00Z" w16du:dateUtc="2025-03-30T23:03:00Z"/>
          <w:rFonts w:ascii="Times New Roman" w:hAnsi="Times New Roman" w:cs="Times New Roman"/>
          <w:sz w:val="24"/>
          <w:szCs w:val="24"/>
        </w:rPr>
      </w:pPr>
    </w:p>
    <w:p w14:paraId="41514989" w14:textId="577AEC31" w:rsidR="0067260A" w:rsidRPr="00DB0055" w:rsidDel="005D14AF" w:rsidRDefault="0067260A">
      <w:pPr>
        <w:spacing w:line="480" w:lineRule="auto"/>
        <w:rPr>
          <w:del w:id="4223" w:author="Daniel Noble" w:date="2025-03-31T10:03:00Z" w16du:dateUtc="2025-03-30T23:03:00Z"/>
          <w:rFonts w:ascii="Times New Roman" w:hAnsi="Times New Roman" w:cs="Times New Roman"/>
          <w:sz w:val="24"/>
          <w:szCs w:val="24"/>
        </w:rPr>
      </w:pPr>
    </w:p>
    <w:p w14:paraId="667EDB71" w14:textId="21C3F92E" w:rsidR="0067260A" w:rsidRPr="00DB0055" w:rsidDel="005D14AF" w:rsidRDefault="0067260A">
      <w:pPr>
        <w:spacing w:line="480" w:lineRule="auto"/>
        <w:rPr>
          <w:del w:id="4224" w:author="Daniel Noble" w:date="2025-03-31T10:03:00Z" w16du:dateUtc="2025-03-30T23:03:00Z"/>
          <w:rFonts w:ascii="Times New Roman" w:hAnsi="Times New Roman" w:cs="Times New Roman"/>
          <w:sz w:val="24"/>
          <w:szCs w:val="24"/>
        </w:rPr>
      </w:pPr>
    </w:p>
    <w:p w14:paraId="2BB5739D" w14:textId="763B2A55" w:rsidR="0067260A" w:rsidRPr="00DB0055" w:rsidDel="005D14AF" w:rsidRDefault="0067260A">
      <w:pPr>
        <w:spacing w:line="480" w:lineRule="auto"/>
        <w:rPr>
          <w:del w:id="4225" w:author="Daniel Noble" w:date="2025-03-31T10:03:00Z" w16du:dateUtc="2025-03-30T23:03:00Z"/>
          <w:rFonts w:ascii="Times New Roman" w:hAnsi="Times New Roman" w:cs="Times New Roman"/>
          <w:sz w:val="24"/>
          <w:szCs w:val="24"/>
        </w:rPr>
      </w:pPr>
    </w:p>
    <w:p w14:paraId="6B2127A6" w14:textId="56D3E9CD" w:rsidR="0067260A" w:rsidRPr="00DB0055" w:rsidDel="005D14AF" w:rsidRDefault="0067260A">
      <w:pPr>
        <w:spacing w:line="480" w:lineRule="auto"/>
        <w:rPr>
          <w:del w:id="4226" w:author="Daniel Noble" w:date="2025-03-31T10:03:00Z" w16du:dateUtc="2025-03-30T23:03:00Z"/>
          <w:rFonts w:ascii="Times New Roman" w:hAnsi="Times New Roman" w:cs="Times New Roman"/>
          <w:sz w:val="24"/>
          <w:szCs w:val="24"/>
        </w:rPr>
      </w:pPr>
    </w:p>
    <w:p w14:paraId="71FAEE6F" w14:textId="364368B7" w:rsidR="0067260A" w:rsidRPr="00DB0055" w:rsidDel="005D14AF" w:rsidRDefault="0067260A">
      <w:pPr>
        <w:spacing w:line="480" w:lineRule="auto"/>
        <w:rPr>
          <w:del w:id="4227" w:author="Daniel Noble" w:date="2025-03-31T10:03:00Z" w16du:dateUtc="2025-03-30T23:03:00Z"/>
          <w:rFonts w:ascii="Times New Roman" w:hAnsi="Times New Roman" w:cs="Times New Roman"/>
          <w:sz w:val="24"/>
          <w:szCs w:val="24"/>
        </w:rPr>
      </w:pPr>
      <w:del w:id="4228" w:author="Daniel Noble" w:date="2025-03-31T10:03:00Z" w16du:dateUtc="2025-03-30T23:03:00Z">
        <w:r w:rsidRPr="00DB0055" w:rsidDel="005D14AF">
          <w:rPr>
            <w:rFonts w:ascii="Times New Roman" w:hAnsi="Times New Roman" w:cs="Times New Roman"/>
            <w:noProof/>
            <w:sz w:val="24"/>
            <w:szCs w:val="24"/>
          </w:rPr>
          <w:drawing>
            <wp:inline distT="0" distB="0" distL="0" distR="0" wp14:anchorId="580B6C7E" wp14:editId="494E1103">
              <wp:extent cx="2862000" cy="1144800"/>
              <wp:effectExtent l="0" t="0" r="0" b="0"/>
              <wp:docPr id="1019861739"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61739" name="Picture 1" descr="A graph showing a graph of a graph&#10;&#10;Description automatically generated with medium confidence"/>
                      <pic:cNvPicPr/>
                    </pic:nvPicPr>
                    <pic:blipFill>
                      <a:blip r:embed="rId21"/>
                      <a:stretch>
                        <a:fillRect/>
                      </a:stretch>
                    </pic:blipFill>
                    <pic:spPr>
                      <a:xfrm>
                        <a:off x="0" y="0"/>
                        <a:ext cx="2862000" cy="1144800"/>
                      </a:xfrm>
                      <a:prstGeom prst="rect">
                        <a:avLst/>
                      </a:prstGeom>
                    </pic:spPr>
                  </pic:pic>
                </a:graphicData>
              </a:graphic>
            </wp:inline>
          </w:drawing>
        </w:r>
        <w:r w:rsidRPr="00DB0055" w:rsidDel="005D14AF">
          <w:rPr>
            <w:rFonts w:ascii="Times New Roman" w:hAnsi="Times New Roman" w:cs="Times New Roman"/>
            <w:noProof/>
            <w:sz w:val="24"/>
            <w:szCs w:val="24"/>
          </w:rPr>
          <w:drawing>
            <wp:inline distT="0" distB="0" distL="0" distR="0" wp14:anchorId="52EF87DD" wp14:editId="4A3C1914">
              <wp:extent cx="2862000" cy="1144800"/>
              <wp:effectExtent l="0" t="0" r="0" b="0"/>
              <wp:docPr id="1668974674"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74674" name="Picture 1" descr="A graph showing a graph of a number of percent&#10;&#10;Description automatically generated with medium confidence"/>
                      <pic:cNvPicPr/>
                    </pic:nvPicPr>
                    <pic:blipFill>
                      <a:blip r:embed="rId54"/>
                      <a:stretch>
                        <a:fillRect/>
                      </a:stretch>
                    </pic:blipFill>
                    <pic:spPr>
                      <a:xfrm>
                        <a:off x="0" y="0"/>
                        <a:ext cx="2862000" cy="1144800"/>
                      </a:xfrm>
                      <a:prstGeom prst="rect">
                        <a:avLst/>
                      </a:prstGeom>
                    </pic:spPr>
                  </pic:pic>
                </a:graphicData>
              </a:graphic>
            </wp:inline>
          </w:drawing>
        </w:r>
      </w:del>
    </w:p>
    <w:p w14:paraId="44FA7EF1" w14:textId="226ED6BB" w:rsidR="00D47117" w:rsidRPr="00AE5756" w:rsidRDefault="0067260A" w:rsidP="005D14AF">
      <w:pPr>
        <w:spacing w:line="480" w:lineRule="auto"/>
        <w:rPr>
          <w:rFonts w:ascii="Times New Roman" w:eastAsiaTheme="minorEastAsia" w:hAnsi="Times New Roman" w:cs="Times New Roman"/>
          <w:sz w:val="24"/>
          <w:szCs w:val="24"/>
        </w:rPr>
      </w:pPr>
      <w:del w:id="4229" w:author="Daniel Noble" w:date="2025-03-31T10:03:00Z" w16du:dateUtc="2025-03-30T23:03:00Z">
        <w:r w:rsidRPr="00DB0055" w:rsidDel="005D14AF">
          <w:rPr>
            <w:rFonts w:ascii="Times New Roman" w:hAnsi="Times New Roman" w:cs="Times New Roman"/>
            <w:b/>
            <w:bCs/>
            <w:sz w:val="24"/>
            <w:szCs w:val="24"/>
          </w:rPr>
          <w:delText xml:space="preserve">Figure S25 Meta-regression results for the developmental subset with taxonomic class as the moderator. </w:delText>
        </w:r>
        <w:r w:rsidRPr="00DB0055" w:rsidDel="005D14AF">
          <w:rPr>
            <w:rFonts w:ascii="Times New Roman" w:hAnsi="Times New Roman" w:cs="Times New Roman"/>
            <w:sz w:val="24"/>
            <w:szCs w:val="24"/>
          </w:rPr>
          <w:delText>There were no significant differences in the phenotypic plasticity between the constant and fluctuating temperature treatments (indicated by 95% CIs crossing zero). Mean effect size (plasticity response ratio difference;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estimates ± 95% CIs (solid circles and horizontal bars, respectively) are shown, as well as distributions of individual effect sizes. Percentage labels are the mean PRRD</w:delText>
        </w:r>
        <w:r w:rsidRPr="00DB0055" w:rsidDel="005D14AF">
          <w:rPr>
            <w:rFonts w:ascii="Times New Roman" w:hAnsi="Times New Roman" w:cs="Times New Roman"/>
            <w:sz w:val="24"/>
            <w:szCs w:val="24"/>
            <w:vertAlign w:val="subscript"/>
          </w:rPr>
          <w:delText>S</w:delText>
        </w:r>
        <w:r w:rsidRPr="00DB0055" w:rsidDel="005D14AF">
          <w:rPr>
            <w:rFonts w:ascii="Times New Roman" w:hAnsi="Times New Roman" w:cs="Times New Roman"/>
            <w:sz w:val="24"/>
            <w:szCs w:val="24"/>
          </w:rPr>
          <w:delText xml:space="preserve"> estimates transformed to show a proportional difference between the fluctuating and stable temperature treatments. K = number of effect sizes with the number of species in brackets. X-axis limits are cropped for presentation.</w:delText>
        </w:r>
      </w:del>
      <w:del w:id="4230" w:author="Daniel Noble" w:date="2025-04-01T13:40:00Z" w16du:dateUtc="2025-04-01T02:40:00Z">
        <w:r w:rsidR="00615FF7" w:rsidRPr="00AE5756" w:rsidDel="000C0BA3">
          <w:rPr>
            <w:rFonts w:ascii="Times New Roman" w:eastAsiaTheme="minorEastAsia" w:hAnsi="Times New Roman" w:cs="Times New Roman"/>
            <w:sz w:val="24"/>
            <w:szCs w:val="24"/>
          </w:rPr>
          <w:delText xml:space="preserve"> </w:delText>
        </w:r>
      </w:del>
    </w:p>
    <w:sectPr w:rsidR="00D47117" w:rsidRPr="00AE5756" w:rsidSect="000C0BA3">
      <w:pgSz w:w="16838" w:h="11906" w:orient="landscape"/>
      <w:pgMar w:top="1440" w:right="1440" w:bottom="1440" w:left="1440" w:header="709" w:footer="709" w:gutter="0"/>
      <w:cols w:space="708"/>
      <w:docGrid w:linePitch="360"/>
      <w:sectPrChange w:id="4231" w:author="Daniel Noble" w:date="2025-04-01T13:40:00Z" w16du:dateUtc="2025-04-01T02:40:00Z">
        <w:sectPr w:rsidR="00D47117" w:rsidRPr="00AE5756" w:rsidSect="000C0BA3">
          <w:pgSz w:w="11906" w:h="16838" w:orient="portrait"/>
          <w:pgMar w:top="1440" w:right="1440" w:bottom="1440" w:left="1440"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28" w:author="Daniel Noble" w:date="2025-02-21T14:47:00Z" w:initials="DN">
    <w:p w14:paraId="3713C3DF" w14:textId="3D507939" w:rsidR="00CF3862" w:rsidRDefault="00CF3862">
      <w:pPr>
        <w:pStyle w:val="CommentText"/>
      </w:pPr>
      <w:r>
        <w:rPr>
          <w:rStyle w:val="CommentReference"/>
        </w:rPr>
        <w:annotationRef/>
      </w:r>
      <w:r>
        <w:t>Dropped class and made it vert/invert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13C3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6185CB" w16cex:dateUtc="2025-02-21T0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13C3DF" w16cid:durableId="326185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DD099" w14:textId="77777777" w:rsidR="008269C8" w:rsidRDefault="008269C8" w:rsidP="00260708">
      <w:pPr>
        <w:spacing w:after="0" w:line="240" w:lineRule="auto"/>
      </w:pPr>
      <w:r>
        <w:separator/>
      </w:r>
    </w:p>
  </w:endnote>
  <w:endnote w:type="continuationSeparator" w:id="0">
    <w:p w14:paraId="4DB64F10" w14:textId="77777777" w:rsidR="008269C8" w:rsidRDefault="008269C8"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BBA75" w14:textId="77777777" w:rsidR="008269C8" w:rsidRDefault="008269C8" w:rsidP="00260708">
      <w:pPr>
        <w:spacing w:after="0" w:line="240" w:lineRule="auto"/>
      </w:pPr>
      <w:r>
        <w:separator/>
      </w:r>
    </w:p>
  </w:footnote>
  <w:footnote w:type="continuationSeparator" w:id="0">
    <w:p w14:paraId="1C63E50E" w14:textId="77777777" w:rsidR="008269C8" w:rsidRDefault="008269C8"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0"/>
  </w:num>
  <w:num w:numId="2" w16cid:durableId="1739594975">
    <w:abstractNumId w:val="2"/>
  </w:num>
  <w:num w:numId="3" w16cid:durableId="2129620983">
    <w:abstractNumId w:val="4"/>
  </w:num>
  <w:num w:numId="4" w16cid:durableId="689140564">
    <w:abstractNumId w:val="5"/>
  </w:num>
  <w:num w:numId="5" w16cid:durableId="1992051537">
    <w:abstractNumId w:val="6"/>
  </w:num>
  <w:num w:numId="6" w16cid:durableId="1839878159">
    <w:abstractNumId w:val="0"/>
  </w:num>
  <w:num w:numId="7" w16cid:durableId="1929849904">
    <w:abstractNumId w:val="3"/>
  </w:num>
  <w:num w:numId="8" w16cid:durableId="900360655">
    <w:abstractNumId w:val="11"/>
  </w:num>
  <w:num w:numId="9" w16cid:durableId="1360012664">
    <w:abstractNumId w:val="14"/>
  </w:num>
  <w:num w:numId="10" w16cid:durableId="2017658033">
    <w:abstractNumId w:val="12"/>
  </w:num>
  <w:num w:numId="11" w16cid:durableId="285041232">
    <w:abstractNumId w:val="13"/>
  </w:num>
  <w:num w:numId="12" w16cid:durableId="1973704781">
    <w:abstractNumId w:val="7"/>
  </w:num>
  <w:num w:numId="13" w16cid:durableId="1527021436">
    <w:abstractNumId w:val="9"/>
  </w:num>
  <w:num w:numId="14" w16cid:durableId="811604905">
    <w:abstractNumId w:val="8"/>
  </w:num>
  <w:num w:numId="15" w16cid:durableId="199618381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249D5"/>
    <w:rsid w:val="00027E9E"/>
    <w:rsid w:val="00051BF0"/>
    <w:rsid w:val="00057E51"/>
    <w:rsid w:val="00072977"/>
    <w:rsid w:val="000741D5"/>
    <w:rsid w:val="00074260"/>
    <w:rsid w:val="000763D5"/>
    <w:rsid w:val="0008448D"/>
    <w:rsid w:val="00085EBD"/>
    <w:rsid w:val="00086E68"/>
    <w:rsid w:val="0009269B"/>
    <w:rsid w:val="000A2886"/>
    <w:rsid w:val="000A36FC"/>
    <w:rsid w:val="000B3280"/>
    <w:rsid w:val="000C0BA3"/>
    <w:rsid w:val="000F13D5"/>
    <w:rsid w:val="000F3A14"/>
    <w:rsid w:val="000F736D"/>
    <w:rsid w:val="001064E4"/>
    <w:rsid w:val="001203CE"/>
    <w:rsid w:val="0013752A"/>
    <w:rsid w:val="00156061"/>
    <w:rsid w:val="00162D3A"/>
    <w:rsid w:val="00163266"/>
    <w:rsid w:val="001730A2"/>
    <w:rsid w:val="00182043"/>
    <w:rsid w:val="00193279"/>
    <w:rsid w:val="00194BCF"/>
    <w:rsid w:val="001A5D25"/>
    <w:rsid w:val="001B7E80"/>
    <w:rsid w:val="001C50AC"/>
    <w:rsid w:val="001D1A49"/>
    <w:rsid w:val="001D6ED6"/>
    <w:rsid w:val="001E5EDA"/>
    <w:rsid w:val="001E640E"/>
    <w:rsid w:val="00216397"/>
    <w:rsid w:val="002364F4"/>
    <w:rsid w:val="00246AD6"/>
    <w:rsid w:val="00260708"/>
    <w:rsid w:val="00292DE1"/>
    <w:rsid w:val="002969D8"/>
    <w:rsid w:val="002A0D54"/>
    <w:rsid w:val="002A4B92"/>
    <w:rsid w:val="002A5B54"/>
    <w:rsid w:val="002B4666"/>
    <w:rsid w:val="002B58EC"/>
    <w:rsid w:val="002C335F"/>
    <w:rsid w:val="002C4073"/>
    <w:rsid w:val="002D5F64"/>
    <w:rsid w:val="002E0E2A"/>
    <w:rsid w:val="002F7487"/>
    <w:rsid w:val="00306EE5"/>
    <w:rsid w:val="0031338B"/>
    <w:rsid w:val="00325D68"/>
    <w:rsid w:val="0033093B"/>
    <w:rsid w:val="0033772E"/>
    <w:rsid w:val="00337E02"/>
    <w:rsid w:val="003441A9"/>
    <w:rsid w:val="00351034"/>
    <w:rsid w:val="0035189F"/>
    <w:rsid w:val="0035592E"/>
    <w:rsid w:val="003634B5"/>
    <w:rsid w:val="00364197"/>
    <w:rsid w:val="00373267"/>
    <w:rsid w:val="00382267"/>
    <w:rsid w:val="003911E7"/>
    <w:rsid w:val="00396D50"/>
    <w:rsid w:val="00397304"/>
    <w:rsid w:val="003B4C33"/>
    <w:rsid w:val="003D1425"/>
    <w:rsid w:val="004075FC"/>
    <w:rsid w:val="0042151F"/>
    <w:rsid w:val="00421C38"/>
    <w:rsid w:val="00422172"/>
    <w:rsid w:val="0043308D"/>
    <w:rsid w:val="00473BE5"/>
    <w:rsid w:val="0047582C"/>
    <w:rsid w:val="0049119A"/>
    <w:rsid w:val="004C0ED6"/>
    <w:rsid w:val="004C74A9"/>
    <w:rsid w:val="004E2163"/>
    <w:rsid w:val="004E7C0D"/>
    <w:rsid w:val="004F63A0"/>
    <w:rsid w:val="00503C86"/>
    <w:rsid w:val="0050456E"/>
    <w:rsid w:val="00510AA2"/>
    <w:rsid w:val="005155B0"/>
    <w:rsid w:val="00520BA7"/>
    <w:rsid w:val="005330F4"/>
    <w:rsid w:val="00535801"/>
    <w:rsid w:val="00537EA6"/>
    <w:rsid w:val="0055588C"/>
    <w:rsid w:val="005664F2"/>
    <w:rsid w:val="00572F46"/>
    <w:rsid w:val="005730BD"/>
    <w:rsid w:val="005753FB"/>
    <w:rsid w:val="005813C2"/>
    <w:rsid w:val="00596F0E"/>
    <w:rsid w:val="005A37BD"/>
    <w:rsid w:val="005A5007"/>
    <w:rsid w:val="005A57C8"/>
    <w:rsid w:val="005C105F"/>
    <w:rsid w:val="005D14AF"/>
    <w:rsid w:val="00615FF7"/>
    <w:rsid w:val="00616D0F"/>
    <w:rsid w:val="006334C4"/>
    <w:rsid w:val="00634252"/>
    <w:rsid w:val="0064086B"/>
    <w:rsid w:val="00643824"/>
    <w:rsid w:val="006539F5"/>
    <w:rsid w:val="00664359"/>
    <w:rsid w:val="00667903"/>
    <w:rsid w:val="0067260A"/>
    <w:rsid w:val="006763E8"/>
    <w:rsid w:val="006872F7"/>
    <w:rsid w:val="006959D1"/>
    <w:rsid w:val="006B000B"/>
    <w:rsid w:val="006B0CF0"/>
    <w:rsid w:val="006B1DFE"/>
    <w:rsid w:val="006B2C25"/>
    <w:rsid w:val="006B5B79"/>
    <w:rsid w:val="006B71F5"/>
    <w:rsid w:val="006C06DE"/>
    <w:rsid w:val="006C3415"/>
    <w:rsid w:val="006D3EA0"/>
    <w:rsid w:val="00712E19"/>
    <w:rsid w:val="00714066"/>
    <w:rsid w:val="007171E4"/>
    <w:rsid w:val="00717B77"/>
    <w:rsid w:val="0072195B"/>
    <w:rsid w:val="007814FD"/>
    <w:rsid w:val="00784083"/>
    <w:rsid w:val="00784186"/>
    <w:rsid w:val="0079213B"/>
    <w:rsid w:val="007A24F9"/>
    <w:rsid w:val="007A4DE7"/>
    <w:rsid w:val="007B4784"/>
    <w:rsid w:val="007B61DC"/>
    <w:rsid w:val="007C06CC"/>
    <w:rsid w:val="007C0DC0"/>
    <w:rsid w:val="007D4001"/>
    <w:rsid w:val="007D5996"/>
    <w:rsid w:val="007D5BFD"/>
    <w:rsid w:val="007D6EFF"/>
    <w:rsid w:val="007E6808"/>
    <w:rsid w:val="007F331D"/>
    <w:rsid w:val="007F5983"/>
    <w:rsid w:val="008001AE"/>
    <w:rsid w:val="00805641"/>
    <w:rsid w:val="00805E3E"/>
    <w:rsid w:val="00817CCB"/>
    <w:rsid w:val="008253A7"/>
    <w:rsid w:val="00826356"/>
    <w:rsid w:val="008269C8"/>
    <w:rsid w:val="00853727"/>
    <w:rsid w:val="00853D90"/>
    <w:rsid w:val="008848B3"/>
    <w:rsid w:val="008862B9"/>
    <w:rsid w:val="00890C44"/>
    <w:rsid w:val="008A4470"/>
    <w:rsid w:val="008B080A"/>
    <w:rsid w:val="008B2E90"/>
    <w:rsid w:val="008C3028"/>
    <w:rsid w:val="008C674C"/>
    <w:rsid w:val="008D6D4B"/>
    <w:rsid w:val="008E5219"/>
    <w:rsid w:val="008E72C8"/>
    <w:rsid w:val="008F232B"/>
    <w:rsid w:val="008F2950"/>
    <w:rsid w:val="008F308E"/>
    <w:rsid w:val="009019C4"/>
    <w:rsid w:val="009411E9"/>
    <w:rsid w:val="00955CF9"/>
    <w:rsid w:val="0098048B"/>
    <w:rsid w:val="0098138D"/>
    <w:rsid w:val="00994B8C"/>
    <w:rsid w:val="009C17D3"/>
    <w:rsid w:val="009D5EA0"/>
    <w:rsid w:val="009D66B5"/>
    <w:rsid w:val="009E2C6D"/>
    <w:rsid w:val="009F7C52"/>
    <w:rsid w:val="00A012F5"/>
    <w:rsid w:val="00A120B3"/>
    <w:rsid w:val="00A228CB"/>
    <w:rsid w:val="00A2675E"/>
    <w:rsid w:val="00A37424"/>
    <w:rsid w:val="00A42E5B"/>
    <w:rsid w:val="00A449A8"/>
    <w:rsid w:val="00A458C3"/>
    <w:rsid w:val="00A74B20"/>
    <w:rsid w:val="00A77E63"/>
    <w:rsid w:val="00AA2D65"/>
    <w:rsid w:val="00AB0661"/>
    <w:rsid w:val="00AC711A"/>
    <w:rsid w:val="00AE5756"/>
    <w:rsid w:val="00B0069D"/>
    <w:rsid w:val="00B00BC5"/>
    <w:rsid w:val="00B01A4B"/>
    <w:rsid w:val="00B0355B"/>
    <w:rsid w:val="00B247BD"/>
    <w:rsid w:val="00B3658A"/>
    <w:rsid w:val="00B37900"/>
    <w:rsid w:val="00B52465"/>
    <w:rsid w:val="00B56FED"/>
    <w:rsid w:val="00B74840"/>
    <w:rsid w:val="00B77296"/>
    <w:rsid w:val="00B93286"/>
    <w:rsid w:val="00B93FD6"/>
    <w:rsid w:val="00BB3AC9"/>
    <w:rsid w:val="00BC1ABF"/>
    <w:rsid w:val="00BC377C"/>
    <w:rsid w:val="00BD7A64"/>
    <w:rsid w:val="00BF64D0"/>
    <w:rsid w:val="00C2732D"/>
    <w:rsid w:val="00C4638E"/>
    <w:rsid w:val="00C62C73"/>
    <w:rsid w:val="00C80680"/>
    <w:rsid w:val="00C84020"/>
    <w:rsid w:val="00C852FB"/>
    <w:rsid w:val="00C95B56"/>
    <w:rsid w:val="00CA090D"/>
    <w:rsid w:val="00CA2CC5"/>
    <w:rsid w:val="00CA7D4E"/>
    <w:rsid w:val="00CB6643"/>
    <w:rsid w:val="00CC0791"/>
    <w:rsid w:val="00CC645A"/>
    <w:rsid w:val="00CE09CE"/>
    <w:rsid w:val="00CE10B1"/>
    <w:rsid w:val="00CE356A"/>
    <w:rsid w:val="00CE3FD2"/>
    <w:rsid w:val="00CF2C90"/>
    <w:rsid w:val="00CF3862"/>
    <w:rsid w:val="00CF42CE"/>
    <w:rsid w:val="00D07F5B"/>
    <w:rsid w:val="00D12874"/>
    <w:rsid w:val="00D30BB3"/>
    <w:rsid w:val="00D373AC"/>
    <w:rsid w:val="00D42188"/>
    <w:rsid w:val="00D45F5D"/>
    <w:rsid w:val="00D46B50"/>
    <w:rsid w:val="00D47117"/>
    <w:rsid w:val="00D607CA"/>
    <w:rsid w:val="00D65985"/>
    <w:rsid w:val="00D66762"/>
    <w:rsid w:val="00D737D8"/>
    <w:rsid w:val="00D73DC2"/>
    <w:rsid w:val="00D9386B"/>
    <w:rsid w:val="00D9603A"/>
    <w:rsid w:val="00DA47DD"/>
    <w:rsid w:val="00DB25E8"/>
    <w:rsid w:val="00DC3F57"/>
    <w:rsid w:val="00DC646A"/>
    <w:rsid w:val="00DD0A8E"/>
    <w:rsid w:val="00DF6F0B"/>
    <w:rsid w:val="00E00717"/>
    <w:rsid w:val="00E263A9"/>
    <w:rsid w:val="00E27D7A"/>
    <w:rsid w:val="00E320E8"/>
    <w:rsid w:val="00E33C31"/>
    <w:rsid w:val="00E42ACD"/>
    <w:rsid w:val="00E5121D"/>
    <w:rsid w:val="00E521BA"/>
    <w:rsid w:val="00E8112B"/>
    <w:rsid w:val="00E833DC"/>
    <w:rsid w:val="00EA60E5"/>
    <w:rsid w:val="00EA6A51"/>
    <w:rsid w:val="00EB1849"/>
    <w:rsid w:val="00ED0E85"/>
    <w:rsid w:val="00ED3783"/>
    <w:rsid w:val="00ED56C4"/>
    <w:rsid w:val="00ED6DB4"/>
    <w:rsid w:val="00EE468E"/>
    <w:rsid w:val="00EF6497"/>
    <w:rsid w:val="00EF7F75"/>
    <w:rsid w:val="00F00822"/>
    <w:rsid w:val="00F02D27"/>
    <w:rsid w:val="00F20EF0"/>
    <w:rsid w:val="00F21B68"/>
    <w:rsid w:val="00F25FD4"/>
    <w:rsid w:val="00F3479F"/>
    <w:rsid w:val="00F606BC"/>
    <w:rsid w:val="00F77F77"/>
    <w:rsid w:val="00F9633C"/>
    <w:rsid w:val="00FA0B8B"/>
    <w:rsid w:val="00FA2BC8"/>
    <w:rsid w:val="00FB291F"/>
    <w:rsid w:val="00FC606E"/>
    <w:rsid w:val="00FD62FB"/>
    <w:rsid w:val="00FD7BB3"/>
    <w:rsid w:val="00FE2073"/>
    <w:rsid w:val="00FF0BA9"/>
    <w:rsid w:val="00FF2E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chartTrackingRefBased/>
  <w15:docId w15:val="{B0A0F3FA-CB55-4C3C-BB9A-DD994DEF4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CommentReference">
    <w:name w:val="annotation reference"/>
    <w:basedOn w:val="DefaultParagraphFont"/>
    <w:uiPriority w:val="99"/>
    <w:semiHidden/>
    <w:unhideWhenUsed/>
    <w:rsid w:val="00BB3AC9"/>
    <w:rPr>
      <w:sz w:val="16"/>
      <w:szCs w:val="16"/>
    </w:rPr>
  </w:style>
  <w:style w:type="paragraph" w:styleId="CommentText">
    <w:name w:val="annotation text"/>
    <w:basedOn w:val="Normal"/>
    <w:link w:val="CommentTextChar"/>
    <w:uiPriority w:val="99"/>
    <w:semiHidden/>
    <w:unhideWhenUsed/>
    <w:rsid w:val="00BB3AC9"/>
    <w:pPr>
      <w:spacing w:line="240" w:lineRule="auto"/>
    </w:pPr>
    <w:rPr>
      <w:sz w:val="20"/>
      <w:szCs w:val="20"/>
    </w:rPr>
  </w:style>
  <w:style w:type="character" w:customStyle="1" w:styleId="CommentTextChar">
    <w:name w:val="Comment Text Char"/>
    <w:basedOn w:val="DefaultParagraphFont"/>
    <w:link w:val="CommentText"/>
    <w:uiPriority w:val="99"/>
    <w:semiHidden/>
    <w:rsid w:val="00BB3AC9"/>
    <w:rPr>
      <w:sz w:val="20"/>
      <w:szCs w:val="20"/>
    </w:rPr>
  </w:style>
  <w:style w:type="paragraph" w:styleId="CommentSubject">
    <w:name w:val="annotation subject"/>
    <w:basedOn w:val="CommentText"/>
    <w:next w:val="CommentText"/>
    <w:link w:val="CommentSubjectChar"/>
    <w:uiPriority w:val="99"/>
    <w:semiHidden/>
    <w:unhideWhenUsed/>
    <w:rsid w:val="00BB3AC9"/>
    <w:rPr>
      <w:b/>
      <w:bCs/>
    </w:rPr>
  </w:style>
  <w:style w:type="character" w:customStyle="1" w:styleId="CommentSubjectChar">
    <w:name w:val="Comment Subject Char"/>
    <w:basedOn w:val="CommentTextChar"/>
    <w:link w:val="CommentSubject"/>
    <w:uiPriority w:val="99"/>
    <w:semiHidden/>
    <w:rsid w:val="00BB3AC9"/>
    <w:rPr>
      <w:b/>
      <w:bCs/>
      <w:sz w:val="20"/>
      <w:szCs w:val="20"/>
    </w:rPr>
  </w:style>
  <w:style w:type="paragraph" w:styleId="Revision">
    <w:name w:val="Revision"/>
    <w:hidden/>
    <w:uiPriority w:val="99"/>
    <w:semiHidden/>
    <w:rsid w:val="00BB3A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460</TotalTime>
  <Pages>28</Pages>
  <Words>11117</Words>
  <Characters>63370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259</cp:revision>
  <dcterms:created xsi:type="dcterms:W3CDTF">2023-12-24T00:52:00Z</dcterms:created>
  <dcterms:modified xsi:type="dcterms:W3CDTF">2025-04-02T03:13:00Z</dcterms:modified>
</cp:coreProperties>
</file>