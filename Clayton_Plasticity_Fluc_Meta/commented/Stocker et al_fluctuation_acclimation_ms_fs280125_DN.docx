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pPr>
        <w:spacing w:line="240" w:lineRule="auto"/>
        <w:jc w:val="center"/>
        <w:rPr>
          <w:rFonts w:ascii="Times New Roman" w:hAnsi="Times New Roman" w:cs="Times New Roman"/>
          <w:sz w:val="40"/>
          <w:szCs w:val="40"/>
        </w:rPr>
        <w:pPrChange w:id="0" w:author="Daniel Noble" w:date="2025-02-01T13:22:00Z" w16du:dateUtc="2025-02-01T02:22:00Z">
          <w:pPr>
            <w:spacing w:line="480" w:lineRule="auto"/>
            <w:jc w:val="center"/>
          </w:pPr>
        </w:pPrChange>
      </w:pPr>
    </w:p>
    <w:p w14:paraId="53C00068" w14:textId="3DB229CC"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del w:id="1" w:author="Daniel Noble" w:date="2025-02-01T13:56:00Z" w16du:dateUtc="2025-02-01T02:56:00Z">
        <w:r w:rsidRPr="00CF614F" w:rsidDel="003C4EA7">
          <w:rPr>
            <w:rFonts w:ascii="Times New Roman" w:hAnsi="Times New Roman" w:cs="Times New Roman"/>
            <w:b/>
            <w:bCs/>
            <w:sz w:val="28"/>
            <w:szCs w:val="28"/>
          </w:rPr>
          <w:delText>has no effect on</w:delText>
        </w:r>
      </w:del>
      <w:ins w:id="2" w:author="Daniel Noble" w:date="2025-02-01T13:56:00Z" w16du:dateUtc="2025-02-01T02:56:00Z">
        <w:r w:rsidR="003C4EA7">
          <w:rPr>
            <w:rFonts w:ascii="Times New Roman" w:hAnsi="Times New Roman" w:cs="Times New Roman"/>
            <w:b/>
            <w:bCs/>
            <w:sz w:val="28"/>
            <w:szCs w:val="28"/>
          </w:rPr>
          <w:t xml:space="preserve">does not </w:t>
        </w:r>
      </w:ins>
      <w:ins w:id="3" w:author="Daniel Noble" w:date="2025-02-01T13:58:00Z" w16du:dateUtc="2025-02-01T02:58:00Z">
        <w:r w:rsidR="003C4EA7">
          <w:rPr>
            <w:rFonts w:ascii="Times New Roman" w:hAnsi="Times New Roman" w:cs="Times New Roman"/>
            <w:b/>
            <w:bCs/>
            <w:sz w:val="28"/>
            <w:szCs w:val="28"/>
          </w:rPr>
          <w:t>impact</w:t>
        </w:r>
      </w:ins>
      <w:ins w:id="4" w:author="Daniel Noble" w:date="2025-02-01T13:57:00Z" w16du:dateUtc="2025-02-01T02:57:00Z">
        <w:r w:rsidR="003C4EA7">
          <w:rPr>
            <w:rFonts w:ascii="Times New Roman" w:hAnsi="Times New Roman" w:cs="Times New Roman"/>
            <w:b/>
            <w:bCs/>
            <w:sz w:val="28"/>
            <w:szCs w:val="28"/>
          </w:rPr>
          <w:t xml:space="preserve"> </w:t>
        </w:r>
      </w:ins>
      <w:ins w:id="5" w:author="Daniel Noble" w:date="2025-02-01T14:02:00Z" w16du:dateUtc="2025-02-01T03:02:00Z">
        <w:r w:rsidR="003C4EA7">
          <w:rPr>
            <w:rFonts w:ascii="Times New Roman" w:hAnsi="Times New Roman" w:cs="Times New Roman"/>
            <w:b/>
            <w:bCs/>
            <w:sz w:val="28"/>
            <w:szCs w:val="28"/>
          </w:rPr>
          <w:t xml:space="preserve">the capacity for </w:t>
        </w:r>
      </w:ins>
      <w:del w:id="6" w:author="Daniel Noble" w:date="2025-02-01T14:02:00Z" w16du:dateUtc="2025-02-01T03:02:00Z">
        <w:r w:rsidRPr="00CF614F" w:rsidDel="003C4EA7">
          <w:rPr>
            <w:rFonts w:ascii="Times New Roman" w:hAnsi="Times New Roman" w:cs="Times New Roman"/>
            <w:b/>
            <w:bCs/>
            <w:sz w:val="28"/>
            <w:szCs w:val="28"/>
          </w:rPr>
          <w:delText xml:space="preserve"> </w:delText>
        </w:r>
      </w:del>
      <w:r w:rsidRPr="00CF614F">
        <w:rPr>
          <w:rFonts w:ascii="Times New Roman" w:hAnsi="Times New Roman" w:cs="Times New Roman"/>
          <w:b/>
          <w:bCs/>
          <w:sz w:val="28"/>
          <w:szCs w:val="28"/>
        </w:rPr>
        <w:t>phenotypic plasticity in ectotherms – a meta-analysis</w:t>
      </w:r>
    </w:p>
    <w:p w14:paraId="7D16E104" w14:textId="4EBF0BC8" w:rsidR="00CF614F" w:rsidRDefault="00CF614F">
      <w:pPr>
        <w:tabs>
          <w:tab w:val="left" w:pos="2655"/>
        </w:tabs>
        <w:spacing w:line="240" w:lineRule="auto"/>
        <w:rPr>
          <w:rFonts w:ascii="Times New Roman" w:hAnsi="Times New Roman" w:cs="Times New Roman"/>
          <w:sz w:val="24"/>
          <w:szCs w:val="24"/>
        </w:rPr>
        <w:pPrChange w:id="7" w:author="Daniel Noble" w:date="2025-02-01T13:22:00Z" w16du:dateUtc="2025-02-01T02:22:00Z">
          <w:pPr>
            <w:tabs>
              <w:tab w:val="left" w:pos="2655"/>
            </w:tabs>
            <w:spacing w:line="480" w:lineRule="auto"/>
          </w:pPr>
        </w:pPrChange>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Pr>
          <w:rFonts w:ascii="Times New Roman" w:hAnsi="Times New Roman" w:cs="Times New Roman"/>
          <w:sz w:val="24"/>
          <w:szCs w:val="24"/>
        </w:rPr>
        <w:t xml:space="preserve">Daniel </w:t>
      </w:r>
      <w:del w:id="8" w:author="Daniel Noble" w:date="2025-02-01T13:20:00Z" w16du:dateUtc="2025-02-01T02:20:00Z">
        <w:r w:rsidDel="000F344C">
          <w:rPr>
            <w:rFonts w:ascii="Times New Roman" w:hAnsi="Times New Roman" w:cs="Times New Roman"/>
            <w:sz w:val="24"/>
            <w:szCs w:val="24"/>
          </w:rPr>
          <w:delText>A. W.</w:delText>
        </w:r>
      </w:del>
      <w:ins w:id="9" w:author="Daniel Noble" w:date="2025-02-01T13:20:00Z" w16du:dateUtc="2025-02-01T02:20:00Z">
        <w:r w:rsidR="000F344C">
          <w:rPr>
            <w:rFonts w:ascii="Times New Roman" w:hAnsi="Times New Roman" w:cs="Times New Roman"/>
            <w:sz w:val="24"/>
            <w:szCs w:val="24"/>
          </w:rPr>
          <w:t>W.A.</w:t>
        </w:r>
      </w:ins>
      <w:r>
        <w:rPr>
          <w:rFonts w:ascii="Times New Roman" w:hAnsi="Times New Roman" w:cs="Times New Roman"/>
          <w:sz w:val="24"/>
          <w:szCs w:val="24"/>
        </w:rPr>
        <w:t xml:space="preserve"> Noble</w:t>
      </w:r>
      <w:r w:rsidRPr="00CF614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1,3*</w:t>
      </w:r>
    </w:p>
    <w:p w14:paraId="5E1DAF33" w14:textId="4F1222A0" w:rsidR="00CF614F" w:rsidRPr="00CF614F" w:rsidRDefault="00CF614F">
      <w:pPr>
        <w:tabs>
          <w:tab w:val="left" w:pos="2655"/>
        </w:tabs>
        <w:spacing w:line="240" w:lineRule="auto"/>
        <w:rPr>
          <w:rFonts w:ascii="Times New Roman" w:hAnsi="Times New Roman" w:cs="Times New Roman"/>
          <w:i/>
          <w:iCs/>
          <w:sz w:val="24"/>
          <w:szCs w:val="24"/>
        </w:rPr>
        <w:pPrChange w:id="10" w:author="Daniel Noble" w:date="2025-02-01T13:22:00Z" w16du:dateUtc="2025-02-01T02:22:00Z">
          <w:pPr>
            <w:tabs>
              <w:tab w:val="left" w:pos="2655"/>
            </w:tabs>
            <w:spacing w:line="480" w:lineRule="auto"/>
          </w:pPr>
        </w:pPrChange>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p>
    <w:p w14:paraId="05C733BD" w14:textId="340E16AE" w:rsidR="00CF614F" w:rsidRPr="00CF614F" w:rsidRDefault="00CF614F">
      <w:pPr>
        <w:tabs>
          <w:tab w:val="left" w:pos="2655"/>
        </w:tabs>
        <w:spacing w:line="240" w:lineRule="auto"/>
        <w:rPr>
          <w:rFonts w:ascii="Times New Roman" w:hAnsi="Times New Roman" w:cs="Times New Roman"/>
          <w:i/>
          <w:iCs/>
          <w:kern w:val="0"/>
          <w:sz w:val="24"/>
          <w:szCs w:val="24"/>
          <w:lang w:val="en-GB"/>
        </w:rPr>
        <w:pPrChange w:id="11" w:author="Daniel Noble" w:date="2025-02-01T13:22:00Z" w16du:dateUtc="2025-02-01T02:22:00Z">
          <w:pPr>
            <w:tabs>
              <w:tab w:val="left" w:pos="2655"/>
            </w:tabs>
            <w:spacing w:line="480" w:lineRule="auto"/>
          </w:pPr>
        </w:pPrChange>
      </w:pPr>
      <w:r w:rsidRPr="00CF614F">
        <w:rPr>
          <w:rFonts w:ascii="Times New Roman" w:hAnsi="Times New Roman" w:cs="Times New Roman"/>
          <w:i/>
          <w:iCs/>
          <w:sz w:val="24"/>
          <w:szCs w:val="24"/>
          <w:vertAlign w:val="superscript"/>
        </w:rPr>
        <w:t>2</w:t>
      </w:r>
      <w:r w:rsidRPr="00CF614F">
        <w:rPr>
          <w:rFonts w:ascii="Times New Roman" w:hAnsi="Times New Roman" w:cs="Times New Roman"/>
          <w:i/>
          <w:iCs/>
          <w:kern w:val="0"/>
          <w:sz w:val="24"/>
          <w:szCs w:val="24"/>
          <w:lang w:val="en-GB"/>
        </w:rPr>
        <w:t xml:space="preserve">Division of Ecology and Evolution, Research School of Biology, Australian National University, </w:t>
      </w:r>
      <w:del w:id="12" w:author="Daniel Noble" w:date="2025-04-03T09:58:00Z" w16du:dateUtc="2025-04-02T22:58:00Z">
        <w:r w:rsidRPr="00CF614F" w:rsidDel="003F5734">
          <w:rPr>
            <w:rFonts w:ascii="Times New Roman" w:hAnsi="Times New Roman" w:cs="Times New Roman"/>
            <w:i/>
            <w:iCs/>
            <w:kern w:val="0"/>
            <w:sz w:val="24"/>
            <w:szCs w:val="24"/>
            <w:lang w:val="en-GB"/>
          </w:rPr>
          <w:delText>Canberra, Australian Capital Territory</w:delText>
        </w:r>
      </w:del>
      <w:ins w:id="13" w:author="Daniel Noble" w:date="2025-04-03T09:58:00Z" w16du:dateUtc="2025-04-02T22:58:00Z">
        <w:r w:rsidR="003F5734">
          <w:rPr>
            <w:rFonts w:ascii="Times New Roman" w:hAnsi="Times New Roman" w:cs="Times New Roman"/>
            <w:i/>
            <w:iCs/>
            <w:kern w:val="0"/>
            <w:sz w:val="24"/>
            <w:szCs w:val="24"/>
            <w:lang w:val="en-GB"/>
          </w:rPr>
          <w:t>ACT 2600</w:t>
        </w:r>
      </w:ins>
      <w:r w:rsidRPr="00CF614F">
        <w:rPr>
          <w:rFonts w:ascii="Times New Roman" w:hAnsi="Times New Roman" w:cs="Times New Roman"/>
          <w:i/>
          <w:iCs/>
          <w:kern w:val="0"/>
          <w:sz w:val="24"/>
          <w:szCs w:val="24"/>
          <w:lang w:val="en-GB"/>
        </w:rPr>
        <w:t>, Australia</w:t>
      </w:r>
    </w:p>
    <w:p w14:paraId="69A743B2" w14:textId="37A0E4EA" w:rsidR="00CF614F" w:rsidRPr="00CF614F" w:rsidRDefault="00CF614F">
      <w:pPr>
        <w:tabs>
          <w:tab w:val="left" w:pos="2655"/>
        </w:tabs>
        <w:spacing w:line="240" w:lineRule="auto"/>
        <w:rPr>
          <w:rFonts w:ascii="Times New Roman" w:hAnsi="Times New Roman" w:cs="Times New Roman"/>
          <w:i/>
          <w:iCs/>
          <w:kern w:val="0"/>
          <w:sz w:val="24"/>
          <w:szCs w:val="24"/>
          <w:lang w:val="en-GB"/>
        </w:rPr>
        <w:pPrChange w:id="14" w:author="Daniel Noble" w:date="2025-02-01T13:22:00Z" w16du:dateUtc="2025-02-01T02:22:00Z">
          <w:pPr>
            <w:tabs>
              <w:tab w:val="left" w:pos="2655"/>
            </w:tabs>
            <w:spacing w:line="480" w:lineRule="auto"/>
          </w:pPr>
        </w:pPrChange>
      </w:pPr>
      <w:r w:rsidRPr="00CF614F">
        <w:rPr>
          <w:rFonts w:ascii="Times New Roman" w:hAnsi="Times New Roman" w:cs="Times New Roman"/>
          <w:i/>
          <w:iCs/>
          <w:kern w:val="0"/>
          <w:sz w:val="24"/>
          <w:szCs w:val="24"/>
          <w:vertAlign w:val="superscript"/>
          <w:lang w:val="en-GB"/>
        </w:rPr>
        <w:t>3</w:t>
      </w:r>
      <w:r w:rsidRPr="00CF614F">
        <w:rPr>
          <w:rFonts w:ascii="Times New Roman" w:hAnsi="Times New Roman" w:cs="Times New Roman"/>
          <w:i/>
          <w:iCs/>
          <w:kern w:val="0"/>
          <w:sz w:val="24"/>
          <w:szCs w:val="24"/>
          <w:lang w:val="en-GB"/>
        </w:rPr>
        <w:t>these authors contributed equally</w:t>
      </w:r>
    </w:p>
    <w:p w14:paraId="327AC5F7" w14:textId="7A722EA4" w:rsidR="00CF614F" w:rsidRPr="00CF614F" w:rsidRDefault="00CF614F">
      <w:pPr>
        <w:tabs>
          <w:tab w:val="left" w:pos="2655"/>
        </w:tabs>
        <w:spacing w:line="240" w:lineRule="auto"/>
        <w:rPr>
          <w:rFonts w:ascii="Times New Roman" w:hAnsi="Times New Roman" w:cs="Times New Roman"/>
          <w:i/>
          <w:iCs/>
          <w:sz w:val="24"/>
          <w:szCs w:val="24"/>
        </w:rPr>
        <w:pPrChange w:id="15" w:author="Daniel Noble" w:date="2025-02-01T13:22:00Z" w16du:dateUtc="2025-02-01T02:22:00Z">
          <w:pPr>
            <w:tabs>
              <w:tab w:val="left" w:pos="2655"/>
            </w:tabs>
            <w:spacing w:line="480" w:lineRule="auto"/>
          </w:pPr>
        </w:pPrChange>
      </w:pPr>
      <w:r w:rsidRPr="00CF614F">
        <w:rPr>
          <w:rFonts w:ascii="Times New Roman" w:hAnsi="Times New Roman" w:cs="Times New Roman"/>
          <w:i/>
          <w:iCs/>
          <w:kern w:val="0"/>
          <w:sz w:val="24"/>
          <w:szCs w:val="24"/>
          <w:lang w:val="en-GB"/>
        </w:rPr>
        <w:t>*</w:t>
      </w:r>
      <w:proofErr w:type="gramStart"/>
      <w:r w:rsidRPr="00CF614F">
        <w:rPr>
          <w:rFonts w:ascii="Times New Roman" w:hAnsi="Times New Roman" w:cs="Times New Roman"/>
          <w:i/>
          <w:iCs/>
          <w:kern w:val="0"/>
          <w:sz w:val="24"/>
          <w:szCs w:val="24"/>
          <w:lang w:val="en-GB"/>
        </w:rPr>
        <w:t>author</w:t>
      </w:r>
      <w:proofErr w:type="gramEnd"/>
      <w:r w:rsidRPr="00CF614F">
        <w:rPr>
          <w:rFonts w:ascii="Times New Roman" w:hAnsi="Times New Roman" w:cs="Times New Roman"/>
          <w:i/>
          <w:iCs/>
          <w:kern w:val="0"/>
          <w:sz w:val="24"/>
          <w:szCs w:val="24"/>
          <w:lang w:val="en-GB"/>
        </w:rPr>
        <w:t xml:space="preserve"> for correspondence: frank.seebacher@sydney.edu.au</w:t>
      </w:r>
    </w:p>
    <w:p w14:paraId="487AF074" w14:textId="77777777" w:rsidR="00F25FD4" w:rsidRDefault="00F25FD4">
      <w:pPr>
        <w:spacing w:line="240" w:lineRule="auto"/>
        <w:jc w:val="center"/>
        <w:rPr>
          <w:rFonts w:ascii="Times New Roman" w:hAnsi="Times New Roman" w:cs="Times New Roman"/>
          <w:sz w:val="24"/>
          <w:szCs w:val="24"/>
        </w:rPr>
        <w:pPrChange w:id="16" w:author="Daniel Noble" w:date="2025-02-01T13:22:00Z" w16du:dateUtc="2025-02-01T02:22:00Z">
          <w:pPr>
            <w:spacing w:line="480" w:lineRule="auto"/>
            <w:jc w:val="center"/>
          </w:pPr>
        </w:pPrChange>
      </w:pPr>
    </w:p>
    <w:p w14:paraId="2F6763BD" w14:textId="77777777" w:rsidR="00F25FD4" w:rsidRDefault="00F25FD4">
      <w:pPr>
        <w:spacing w:line="240" w:lineRule="auto"/>
        <w:jc w:val="center"/>
        <w:rPr>
          <w:rFonts w:ascii="Times New Roman" w:hAnsi="Times New Roman" w:cs="Times New Roman"/>
          <w:sz w:val="24"/>
          <w:szCs w:val="24"/>
        </w:rPr>
        <w:pPrChange w:id="17" w:author="Daniel Noble" w:date="2025-02-01T13:22:00Z" w16du:dateUtc="2025-02-01T02:22:00Z">
          <w:pPr>
            <w:spacing w:line="480" w:lineRule="auto"/>
            <w:jc w:val="center"/>
          </w:pPr>
        </w:pPrChange>
      </w:pPr>
    </w:p>
    <w:p w14:paraId="2C6A1C15" w14:textId="77777777" w:rsidR="00F25FD4" w:rsidRDefault="00F25FD4">
      <w:pPr>
        <w:spacing w:line="240" w:lineRule="auto"/>
        <w:jc w:val="center"/>
        <w:rPr>
          <w:rFonts w:ascii="Times New Roman" w:hAnsi="Times New Roman" w:cs="Times New Roman"/>
          <w:sz w:val="24"/>
          <w:szCs w:val="24"/>
        </w:rPr>
        <w:pPrChange w:id="18" w:author="Daniel Noble" w:date="2025-02-01T13:22:00Z" w16du:dateUtc="2025-02-01T02:22:00Z">
          <w:pPr>
            <w:spacing w:line="480" w:lineRule="auto"/>
            <w:jc w:val="center"/>
          </w:pPr>
        </w:pPrChange>
      </w:pPr>
    </w:p>
    <w:p w14:paraId="7DC423F9" w14:textId="77777777" w:rsidR="00F25FD4" w:rsidRDefault="00F25FD4">
      <w:pPr>
        <w:spacing w:line="240" w:lineRule="auto"/>
        <w:jc w:val="center"/>
        <w:rPr>
          <w:rFonts w:ascii="Times New Roman" w:hAnsi="Times New Roman" w:cs="Times New Roman"/>
          <w:sz w:val="24"/>
          <w:szCs w:val="24"/>
        </w:rPr>
        <w:pPrChange w:id="19" w:author="Daniel Noble" w:date="2025-02-01T13:22:00Z" w16du:dateUtc="2025-02-01T02:22:00Z">
          <w:pPr>
            <w:spacing w:line="480" w:lineRule="auto"/>
            <w:jc w:val="center"/>
          </w:pPr>
        </w:pPrChange>
      </w:pPr>
    </w:p>
    <w:p w14:paraId="68A4F932" w14:textId="77777777" w:rsidR="00F25FD4" w:rsidRDefault="00F25FD4">
      <w:pPr>
        <w:spacing w:line="240" w:lineRule="auto"/>
        <w:jc w:val="center"/>
        <w:rPr>
          <w:rFonts w:ascii="Times New Roman" w:hAnsi="Times New Roman" w:cs="Times New Roman"/>
          <w:sz w:val="24"/>
          <w:szCs w:val="24"/>
        </w:rPr>
        <w:pPrChange w:id="20" w:author="Daniel Noble" w:date="2025-02-01T13:22:00Z" w16du:dateUtc="2025-02-01T02:22:00Z">
          <w:pPr>
            <w:spacing w:line="480" w:lineRule="auto"/>
            <w:jc w:val="center"/>
          </w:pPr>
        </w:pPrChange>
      </w:pPr>
    </w:p>
    <w:p w14:paraId="1BF8E92E" w14:textId="77777777" w:rsidR="00F25FD4" w:rsidRDefault="00F25FD4">
      <w:pPr>
        <w:spacing w:line="240" w:lineRule="auto"/>
        <w:jc w:val="center"/>
        <w:rPr>
          <w:rFonts w:ascii="Times New Roman" w:hAnsi="Times New Roman" w:cs="Times New Roman"/>
          <w:sz w:val="24"/>
          <w:szCs w:val="24"/>
        </w:rPr>
        <w:pPrChange w:id="21" w:author="Daniel Noble" w:date="2025-02-01T13:22:00Z" w16du:dateUtc="2025-02-01T02:22:00Z">
          <w:pPr>
            <w:spacing w:line="480" w:lineRule="auto"/>
            <w:jc w:val="center"/>
          </w:pPr>
        </w:pPrChange>
      </w:pPr>
    </w:p>
    <w:p w14:paraId="37164069" w14:textId="77777777" w:rsidR="00F25FD4" w:rsidRDefault="00F25FD4">
      <w:pPr>
        <w:spacing w:line="240" w:lineRule="auto"/>
        <w:jc w:val="center"/>
        <w:rPr>
          <w:rFonts w:ascii="Times New Roman" w:hAnsi="Times New Roman" w:cs="Times New Roman"/>
          <w:sz w:val="24"/>
          <w:szCs w:val="24"/>
        </w:rPr>
        <w:pPrChange w:id="22" w:author="Daniel Noble" w:date="2025-02-01T13:22:00Z" w16du:dateUtc="2025-02-01T02:22:00Z">
          <w:pPr>
            <w:spacing w:line="480" w:lineRule="auto"/>
            <w:jc w:val="center"/>
          </w:pPr>
        </w:pPrChange>
      </w:pPr>
    </w:p>
    <w:p w14:paraId="6BB1C68C" w14:textId="77777777" w:rsidR="00F25FD4" w:rsidDel="00942950" w:rsidRDefault="00F25FD4">
      <w:pPr>
        <w:spacing w:line="240" w:lineRule="auto"/>
        <w:jc w:val="center"/>
        <w:rPr>
          <w:del w:id="23" w:author="Daniel Noble" w:date="2025-03-31T12:19:00Z" w16du:dateUtc="2025-03-31T01:19:00Z"/>
          <w:rFonts w:ascii="Times New Roman" w:hAnsi="Times New Roman" w:cs="Times New Roman"/>
          <w:sz w:val="24"/>
          <w:szCs w:val="24"/>
        </w:rPr>
        <w:pPrChange w:id="24" w:author="Daniel Noble" w:date="2025-02-01T13:22:00Z" w16du:dateUtc="2025-02-01T02:22:00Z">
          <w:pPr>
            <w:spacing w:line="480" w:lineRule="auto"/>
            <w:jc w:val="center"/>
          </w:pPr>
        </w:pPrChange>
      </w:pPr>
    </w:p>
    <w:p w14:paraId="1E1AD0DD" w14:textId="77777777" w:rsidR="00F25FD4" w:rsidDel="00942950" w:rsidRDefault="00F25FD4">
      <w:pPr>
        <w:spacing w:line="240" w:lineRule="auto"/>
        <w:jc w:val="center"/>
        <w:rPr>
          <w:del w:id="25" w:author="Daniel Noble" w:date="2025-03-31T12:19:00Z" w16du:dateUtc="2025-03-31T01:19:00Z"/>
          <w:rFonts w:ascii="Times New Roman" w:hAnsi="Times New Roman" w:cs="Times New Roman"/>
          <w:sz w:val="24"/>
          <w:szCs w:val="24"/>
        </w:rPr>
        <w:pPrChange w:id="26" w:author="Daniel Noble" w:date="2025-02-01T13:22:00Z" w16du:dateUtc="2025-02-01T02:22:00Z">
          <w:pPr>
            <w:spacing w:line="480" w:lineRule="auto"/>
            <w:jc w:val="center"/>
          </w:pPr>
        </w:pPrChange>
      </w:pPr>
    </w:p>
    <w:p w14:paraId="45837F74" w14:textId="77777777" w:rsidR="00F02D27" w:rsidRDefault="00F02D27">
      <w:pPr>
        <w:spacing w:line="240" w:lineRule="auto"/>
        <w:rPr>
          <w:rFonts w:ascii="Times New Roman" w:eastAsiaTheme="minorEastAsia" w:hAnsi="Times New Roman" w:cs="Times New Roman"/>
          <w:sz w:val="24"/>
          <w:szCs w:val="24"/>
        </w:rPr>
        <w:pPrChange w:id="27" w:author="Daniel Noble" w:date="2025-02-01T13:22:00Z" w16du:dateUtc="2025-02-01T02:22:00Z">
          <w:pPr>
            <w:spacing w:line="480" w:lineRule="auto"/>
          </w:pPr>
        </w:pPrChange>
      </w:pPr>
    </w:p>
    <w:p w14:paraId="0F782C68" w14:textId="6CED6125" w:rsidR="0042151F" w:rsidRPr="00B72C1A" w:rsidRDefault="0042151F">
      <w:pPr>
        <w:spacing w:line="240" w:lineRule="auto"/>
        <w:rPr>
          <w:rFonts w:ascii="Times New Roman" w:hAnsi="Times New Roman" w:cs="Times New Roman"/>
          <w:sz w:val="21"/>
          <w:szCs w:val="21"/>
          <w:u w:val="single"/>
        </w:rPr>
        <w:pPrChange w:id="28" w:author="Daniel Noble" w:date="2025-02-01T13:22:00Z" w16du:dateUtc="2025-02-01T02:22:00Z">
          <w:pPr>
            <w:spacing w:line="480" w:lineRule="auto"/>
          </w:pPr>
        </w:pPrChange>
      </w:pPr>
      <w:r w:rsidRPr="00B72C1A">
        <w:rPr>
          <w:rFonts w:ascii="Times New Roman" w:hAnsi="Times New Roman" w:cs="Times New Roman"/>
          <w:b/>
          <w:bCs/>
          <w:sz w:val="24"/>
          <w:szCs w:val="24"/>
        </w:rPr>
        <w:t>Abstract</w:t>
      </w:r>
    </w:p>
    <w:p w14:paraId="104C4DE1" w14:textId="67A289E8" w:rsidR="0042151F" w:rsidRPr="00A634FE" w:rsidRDefault="0042151F">
      <w:pPr>
        <w:spacing w:line="240" w:lineRule="auto"/>
        <w:ind w:firstLine="720"/>
        <w:rPr>
          <w:rFonts w:ascii="Times New Roman" w:hAnsi="Times New Roman" w:cs="Times New Roman"/>
          <w:sz w:val="24"/>
          <w:szCs w:val="24"/>
        </w:rPr>
        <w:pPrChange w:id="29" w:author="Daniel Noble" w:date="2025-02-01T13:22:00Z" w16du:dateUtc="2025-02-01T02:22:00Z">
          <w:pPr>
            <w:spacing w:line="480" w:lineRule="auto"/>
            <w:ind w:firstLine="720"/>
          </w:pPr>
        </w:pPrChange>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allow</w:t>
      </w:r>
      <w:del w:id="30" w:author="Daniel Noble" w:date="2025-02-01T13:21:00Z" w16du:dateUtc="2025-02-01T02:21:00Z">
        <w:r w:rsidRPr="00A634FE" w:rsidDel="000F344C">
          <w:rPr>
            <w:rFonts w:ascii="Times New Roman" w:hAnsi="Times New Roman" w:cs="Times New Roman"/>
            <w:sz w:val="24"/>
            <w:szCs w:val="24"/>
          </w:rPr>
          <w:delText>s</w:delText>
        </w:r>
      </w:del>
      <w:r w:rsidRPr="00A634FE">
        <w:rPr>
          <w:rFonts w:ascii="Times New Roman" w:hAnsi="Times New Roman" w:cs="Times New Roman"/>
          <w:sz w:val="24"/>
          <w:szCs w:val="24"/>
        </w:rPr>
        <w:t xml:space="preserve"> individuals to compensate for </w:t>
      </w:r>
      <w:r w:rsidR="00F43EB9">
        <w:rPr>
          <w:rFonts w:ascii="Times New Roman" w:hAnsi="Times New Roman" w:cs="Times New Roman"/>
          <w:sz w:val="24"/>
          <w:szCs w:val="24"/>
        </w:rPr>
        <w:t xml:space="preserve">potentially negative </w:t>
      </w:r>
      <w:r w:rsidRPr="00A634FE">
        <w:rPr>
          <w:rFonts w:ascii="Times New Roman" w:hAnsi="Times New Roman" w:cs="Times New Roman"/>
          <w:sz w:val="24"/>
          <w:szCs w:val="24"/>
        </w:rPr>
        <w:t xml:space="preserve">changes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thermal environment and may increase resilience to environmental variability. </w:t>
      </w:r>
      <w:r w:rsidR="00F43EB9">
        <w:rPr>
          <w:rFonts w:ascii="Times New Roman" w:hAnsi="Times New Roman" w:cs="Times New Roman"/>
          <w:sz w:val="24"/>
          <w:szCs w:val="24"/>
        </w:rPr>
        <w:t>Climate change affects</w:t>
      </w:r>
      <w:r w:rsidRPr="00A634FE">
        <w:rPr>
          <w:rFonts w:ascii="Times New Roman" w:hAnsi="Times New Roman" w:cs="Times New Roman"/>
          <w:sz w:val="24"/>
          <w:szCs w:val="24"/>
        </w:rPr>
        <w:t xml:space="preserve"> both the mean temperature and the amplitudes of </w:t>
      </w:r>
      <w:r w:rsidR="00F43EB9">
        <w:rPr>
          <w:rFonts w:ascii="Times New Roman" w:hAnsi="Times New Roman" w:cs="Times New Roman"/>
          <w:sz w:val="24"/>
          <w:szCs w:val="24"/>
        </w:rPr>
        <w:t xml:space="preserve">temperature </w:t>
      </w:r>
      <w:r w:rsidRPr="00A634FE">
        <w:rPr>
          <w:rFonts w:ascii="Times New Roman" w:hAnsi="Times New Roman" w:cs="Times New Roman"/>
          <w:sz w:val="24"/>
          <w:szCs w:val="24"/>
        </w:rPr>
        <w:t>fluctuations at different t</w:t>
      </w:r>
      <w:r w:rsidR="00F43EB9">
        <w:rPr>
          <w:rFonts w:ascii="Times New Roman" w:hAnsi="Times New Roman" w:cs="Times New Roman"/>
          <w:sz w:val="24"/>
          <w:szCs w:val="24"/>
        </w:rPr>
        <w:t xml:space="preserve">ime </w:t>
      </w:r>
      <w:r w:rsidRPr="00A634FE">
        <w:rPr>
          <w:rFonts w:ascii="Times New Roman" w:hAnsi="Times New Roman" w:cs="Times New Roman"/>
          <w:sz w:val="24"/>
          <w:szCs w:val="24"/>
        </w:rPr>
        <w:t xml:space="preserve">scales.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 </w:t>
      </w:r>
      <w:ins w:id="31" w:author="Daniel Noble" w:date="2025-02-01T13:23:00Z" w16du:dateUtc="2025-02-01T02:23:00Z">
        <w:r w:rsidR="000F344C">
          <w:rPr>
            <w:rFonts w:ascii="Times New Roman" w:hAnsi="Times New Roman" w:cs="Times New Roman"/>
            <w:sz w:val="24"/>
            <w:szCs w:val="24"/>
          </w:rPr>
          <w:t xml:space="preserve">in temperature </w:t>
        </w:r>
      </w:ins>
      <w:r w:rsidRPr="00A634FE">
        <w:rPr>
          <w:rFonts w:ascii="Times New Roman" w:hAnsi="Times New Roman" w:cs="Times New Roman"/>
          <w:sz w:val="24"/>
          <w:szCs w:val="24"/>
        </w:rPr>
        <w:t xml:space="preserve">on </w:t>
      </w:r>
      <w:del w:id="32" w:author="Daniel Noble" w:date="2025-02-01T13:23:00Z" w16du:dateUtc="2025-02-01T02:23:00Z">
        <w:r w:rsidRPr="00A634FE" w:rsidDel="000F344C">
          <w:rPr>
            <w:rFonts w:ascii="Times New Roman" w:hAnsi="Times New Roman" w:cs="Times New Roman"/>
            <w:sz w:val="24"/>
            <w:szCs w:val="24"/>
          </w:rPr>
          <w:delText xml:space="preserve">the </w:delText>
        </w:r>
      </w:del>
      <w:r w:rsidRPr="00A634FE">
        <w:rPr>
          <w:rFonts w:ascii="Times New Roman" w:hAnsi="Times New Roman" w:cs="Times New Roman"/>
          <w:sz w:val="24"/>
          <w:szCs w:val="24"/>
        </w:rPr>
        <w:t xml:space="preserve">plastic responses. Our aim was to establish the current state-of-knowledge regarding the influence of thermal variability on the capacity for phenotypic plasticity in ectothermic organisms. We </w:t>
      </w:r>
      <w:ins w:id="33" w:author="Daniel Noble" w:date="2025-04-03T10:42:00Z" w16du:dateUtc="2025-04-02T23:42:00Z">
        <w:r w:rsidR="006B5625">
          <w:rPr>
            <w:rFonts w:ascii="Times New Roman" w:hAnsi="Times New Roman" w:cs="Times New Roman"/>
            <w:sz w:val="24"/>
            <w:szCs w:val="24"/>
          </w:rPr>
          <w:t>derived a n</w:t>
        </w:r>
      </w:ins>
      <w:ins w:id="34" w:author="Daniel Noble" w:date="2025-04-03T10:43:00Z" w16du:dateUtc="2025-04-02T23:43:00Z">
        <w:r w:rsidR="006B5625">
          <w:rPr>
            <w:rFonts w:ascii="Times New Roman" w:hAnsi="Times New Roman" w:cs="Times New Roman"/>
            <w:sz w:val="24"/>
            <w:szCs w:val="24"/>
          </w:rPr>
          <w:t xml:space="preserve">ew effect size and </w:t>
        </w:r>
      </w:ins>
      <w:r w:rsidRPr="00A634FE">
        <w:rPr>
          <w:rFonts w:ascii="Times New Roman" w:hAnsi="Times New Roman" w:cs="Times New Roman"/>
          <w:sz w:val="24"/>
          <w:szCs w:val="24"/>
        </w:rPr>
        <w:t xml:space="preserve">conducted a quantitative synthesis of 44 studies (212 effect sizes across 40 species) </w:t>
      </w:r>
      <w:del w:id="35" w:author="Daniel Noble" w:date="2025-02-01T13:23:00Z" w16du:dateUtc="2025-02-01T02:23:00Z">
        <w:r w:rsidRPr="00A634FE" w:rsidDel="000F344C">
          <w:rPr>
            <w:rFonts w:ascii="Times New Roman" w:hAnsi="Times New Roman" w:cs="Times New Roman"/>
            <w:sz w:val="24"/>
            <w:szCs w:val="24"/>
          </w:rPr>
          <w:delText xml:space="preserve">that </w:delText>
        </w:r>
      </w:del>
      <w:ins w:id="36" w:author="Daniel Noble" w:date="2025-02-01T13:23:00Z" w16du:dateUtc="2025-02-01T02:23:00Z">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ins>
      <w:r w:rsidRPr="00A634FE">
        <w:rPr>
          <w:rFonts w:ascii="Times New Roman" w:hAnsi="Times New Roman" w:cs="Times New Roman"/>
          <w:sz w:val="24"/>
          <w:szCs w:val="24"/>
        </w:rPr>
        <w:t>compare</w:t>
      </w:r>
      <w:del w:id="37" w:author="Daniel Noble" w:date="2025-02-01T13:23:00Z" w16du:dateUtc="2025-02-01T02:23:00Z">
        <w:r w:rsidRPr="00A634FE" w:rsidDel="000F344C">
          <w:rPr>
            <w:rFonts w:ascii="Times New Roman" w:hAnsi="Times New Roman" w:cs="Times New Roman"/>
            <w:sz w:val="24"/>
            <w:szCs w:val="24"/>
          </w:rPr>
          <w:delText>s</w:delText>
        </w:r>
      </w:del>
      <w:r w:rsidRPr="00A634FE">
        <w:rPr>
          <w:rFonts w:ascii="Times New Roman" w:hAnsi="Times New Roman" w:cs="Times New Roman"/>
          <w:sz w:val="24"/>
          <w:szCs w:val="24"/>
        </w:rPr>
        <w:t xml:space="preserve"> the effects of constant and fluctuating temperatures with the same mean on plastic responses (</w:t>
      </w:r>
      <w:r w:rsidRPr="00A634FE">
        <w:rPr>
          <w:rFonts w:ascii="Times New Roman" w:eastAsiaTheme="minorEastAsia" w:hAnsi="Times New Roman" w:cs="Times New Roman"/>
          <w:sz w:val="24"/>
          <w:szCs w:val="24"/>
        </w:rPr>
        <w:t>behavioural, biochemical assay, gene expression, life-history, morphological and physiological</w:t>
      </w:r>
      <w:r w:rsidRPr="00A634FE">
        <w:rPr>
          <w:rFonts w:ascii="Times New Roman" w:hAnsi="Times New Roman" w:cs="Times New Roman"/>
          <w:sz w:val="24"/>
          <w:szCs w:val="24"/>
        </w:rPr>
        <w:t xml:space="preserve">) across different ecosystems (terrestrial and aquatic) and </w:t>
      </w:r>
      <w:r w:rsidR="00F43EB9">
        <w:rPr>
          <w:rFonts w:ascii="Times New Roman" w:hAnsi="Times New Roman" w:cs="Times New Roman"/>
          <w:sz w:val="24"/>
          <w:szCs w:val="24"/>
        </w:rPr>
        <w:t>type</w:t>
      </w:r>
      <w:del w:id="38" w:author="Daniel Noble" w:date="2025-04-03T10:43:00Z" w16du:dateUtc="2025-04-02T23:43:00Z">
        <w:r w:rsidRPr="00A634FE" w:rsidDel="006B5625">
          <w:rPr>
            <w:rFonts w:ascii="Times New Roman" w:hAnsi="Times New Roman" w:cs="Times New Roman"/>
            <w:sz w:val="24"/>
            <w:szCs w:val="24"/>
          </w:rPr>
          <w:delText xml:space="preserve"> </w:delText>
        </w:r>
      </w:del>
      <w:ins w:id="39" w:author="Daniel Noble" w:date="2025-04-03T10:43:00Z" w16du:dateUtc="2025-04-02T23:43:00Z">
        <w:r w:rsidR="006B5625">
          <w:rPr>
            <w:rFonts w:ascii="Times New Roman" w:hAnsi="Times New Roman" w:cs="Times New Roman"/>
            <w:sz w:val="24"/>
            <w:szCs w:val="24"/>
          </w:rPr>
          <w:t xml:space="preserve">s </w:t>
        </w:r>
      </w:ins>
      <w:r w:rsidRPr="00A634FE">
        <w:rPr>
          <w:rFonts w:ascii="Times New Roman" w:hAnsi="Times New Roman" w:cs="Times New Roman"/>
          <w:sz w:val="24"/>
          <w:szCs w:val="24"/>
        </w:rPr>
        <w:t xml:space="preserve">of phenotypic plasticity (acclimation and developmental plasticity). </w:t>
      </w:r>
      <w:r w:rsidR="00F43EB9">
        <w:rPr>
          <w:rFonts w:ascii="Times New Roman" w:hAnsi="Times New Roman" w:cs="Times New Roman"/>
          <w:sz w:val="24"/>
          <w:szCs w:val="24"/>
        </w:rPr>
        <w:t>We found that m</w:t>
      </w:r>
      <w:r w:rsidRPr="00A634FE">
        <w:rPr>
          <w:rFonts w:ascii="Times New Roman" w:hAnsi="Times New Roman" w:cs="Times New Roman"/>
          <w:sz w:val="24"/>
          <w:szCs w:val="24"/>
        </w:rPr>
        <w:t>ost studies in the literature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 (24 h cycles). Our analysis shows that phenotypic plasticity does not differ between constant and fluctuating thermal environments</w:t>
      </w:r>
      <w:ins w:id="40" w:author="Daniel Noble" w:date="2025-04-03T10:43:00Z" w16du:dateUtc="2025-04-02T23:43:00Z">
        <w:r w:rsidR="00D949C2">
          <w:rPr>
            <w:rFonts w:ascii="Times New Roman" w:hAnsi="Times New Roman" w:cs="Times New Roman"/>
            <w:sz w:val="24"/>
            <w:szCs w:val="24"/>
          </w:rPr>
          <w:t>, but effects do depend on specific traits, but with effects gen</w:t>
        </w:r>
      </w:ins>
      <w:ins w:id="41" w:author="Daniel Noble" w:date="2025-04-03T10:44:00Z" w16du:dateUtc="2025-04-02T23:44:00Z">
        <w:r w:rsidR="00D949C2">
          <w:rPr>
            <w:rFonts w:ascii="Times New Roman" w:hAnsi="Times New Roman" w:cs="Times New Roman"/>
            <w:sz w:val="24"/>
            <w:szCs w:val="24"/>
          </w:rPr>
          <w:t>erally being weak</w:t>
        </w:r>
      </w:ins>
      <w:r w:rsidRPr="00A634FE">
        <w:rPr>
          <w:rFonts w:ascii="Times New Roman" w:hAnsi="Times New Roman" w:cs="Times New Roman"/>
          <w:sz w:val="24"/>
          <w:szCs w:val="24"/>
        </w:rPr>
        <w:t>. We conclude that changes in di</w:t>
      </w:r>
      <w:r w:rsidR="00F43EB9">
        <w:rPr>
          <w:rFonts w:ascii="Times New Roman" w:hAnsi="Times New Roman" w:cs="Times New Roman"/>
          <w:sz w:val="24"/>
          <w:szCs w:val="24"/>
        </w:rPr>
        <w:t>el</w:t>
      </w:r>
      <w:r w:rsidRPr="00A634FE">
        <w:rPr>
          <w:rFonts w:ascii="Times New Roman" w:hAnsi="Times New Roman" w:cs="Times New Roman"/>
          <w:sz w:val="24"/>
          <w:szCs w:val="24"/>
        </w:rPr>
        <w:t xml:space="preserve"> fluctuations do not alter the resilience of ectotherms to temperature change</w:t>
      </w:r>
      <w:ins w:id="42" w:author="Daniel Noble" w:date="2025-04-03T10:44:00Z" w16du:dateUtc="2025-04-02T23:44:00Z">
        <w:r w:rsidR="002E083E">
          <w:rPr>
            <w:rFonts w:ascii="Times New Roman" w:hAnsi="Times New Roman" w:cs="Times New Roman"/>
            <w:sz w:val="24"/>
            <w:szCs w:val="24"/>
          </w:rPr>
          <w:t xml:space="preserve"> in dramatic ways</w:t>
        </w:r>
      </w:ins>
      <w:r w:rsidRPr="00A634FE">
        <w:rPr>
          <w:rFonts w:ascii="Times New Roman" w:hAnsi="Times New Roman" w:cs="Times New Roman"/>
          <w:sz w:val="24"/>
          <w:szCs w:val="24"/>
        </w:rPr>
        <w:t xml:space="preserve">. Instead, plasticity and its attendant compensation for thermal variability is driven by changes in longer-term mean temperatures. </w:t>
      </w:r>
    </w:p>
    <w:p w14:paraId="5A5457C6" w14:textId="77777777" w:rsidR="0042151F" w:rsidDel="000F344C" w:rsidRDefault="0042151F">
      <w:pPr>
        <w:spacing w:line="240" w:lineRule="auto"/>
        <w:rPr>
          <w:del w:id="43" w:author="Daniel Noble" w:date="2025-02-01T13:24:00Z" w16du:dateUtc="2025-02-01T02:24:00Z"/>
          <w:rFonts w:ascii="Times New Roman" w:hAnsi="Times New Roman" w:cs="Times New Roman"/>
          <w:b/>
          <w:bCs/>
          <w:sz w:val="28"/>
          <w:szCs w:val="28"/>
        </w:rPr>
        <w:pPrChange w:id="44" w:author="Daniel Noble" w:date="2025-02-01T13:22:00Z" w16du:dateUtc="2025-02-01T02:22:00Z">
          <w:pPr>
            <w:spacing w:line="480" w:lineRule="auto"/>
          </w:pPr>
        </w:pPrChange>
      </w:pPr>
    </w:p>
    <w:p w14:paraId="70B8391E" w14:textId="77777777" w:rsidR="0042151F" w:rsidDel="000F344C" w:rsidRDefault="0042151F">
      <w:pPr>
        <w:spacing w:line="240" w:lineRule="auto"/>
        <w:rPr>
          <w:del w:id="45" w:author="Daniel Noble" w:date="2025-02-01T13:24:00Z" w16du:dateUtc="2025-02-01T02:24:00Z"/>
          <w:rFonts w:ascii="Times New Roman" w:hAnsi="Times New Roman" w:cs="Times New Roman"/>
          <w:b/>
          <w:bCs/>
          <w:sz w:val="28"/>
          <w:szCs w:val="28"/>
        </w:rPr>
        <w:pPrChange w:id="46" w:author="Daniel Noble" w:date="2025-02-01T13:22:00Z" w16du:dateUtc="2025-02-01T02:22:00Z">
          <w:pPr>
            <w:spacing w:line="480" w:lineRule="auto"/>
          </w:pPr>
        </w:pPrChange>
      </w:pPr>
    </w:p>
    <w:p w14:paraId="66742D35" w14:textId="77777777" w:rsidR="0042151F" w:rsidDel="000F344C" w:rsidRDefault="0042151F">
      <w:pPr>
        <w:spacing w:line="240" w:lineRule="auto"/>
        <w:rPr>
          <w:del w:id="47" w:author="Daniel Noble" w:date="2025-02-01T13:24:00Z" w16du:dateUtc="2025-02-01T02:24:00Z"/>
          <w:rFonts w:ascii="Times New Roman" w:hAnsi="Times New Roman" w:cs="Times New Roman"/>
          <w:b/>
          <w:bCs/>
          <w:sz w:val="28"/>
          <w:szCs w:val="28"/>
        </w:rPr>
        <w:pPrChange w:id="48" w:author="Daniel Noble" w:date="2025-02-01T13:22:00Z" w16du:dateUtc="2025-02-01T02:22:00Z">
          <w:pPr>
            <w:spacing w:line="480" w:lineRule="auto"/>
          </w:pPr>
        </w:pPrChange>
      </w:pPr>
    </w:p>
    <w:p w14:paraId="11F72718" w14:textId="51290A3F" w:rsidR="0042151F" w:rsidDel="000F344C" w:rsidRDefault="0042151F">
      <w:pPr>
        <w:spacing w:line="240" w:lineRule="auto"/>
        <w:rPr>
          <w:del w:id="49" w:author="Daniel Noble" w:date="2025-02-01T13:24:00Z" w16du:dateUtc="2025-02-01T02:24:00Z"/>
          <w:rFonts w:ascii="Times New Roman" w:hAnsi="Times New Roman" w:cs="Times New Roman"/>
          <w:b/>
          <w:bCs/>
          <w:sz w:val="28"/>
          <w:szCs w:val="28"/>
        </w:rPr>
        <w:pPrChange w:id="50" w:author="Daniel Noble" w:date="2025-02-01T13:22:00Z" w16du:dateUtc="2025-02-01T02:22:00Z">
          <w:pPr>
            <w:spacing w:line="480" w:lineRule="auto"/>
          </w:pPr>
        </w:pPrChange>
      </w:pPr>
    </w:p>
    <w:p w14:paraId="2E7B0082" w14:textId="77777777" w:rsidR="00F43EB9" w:rsidRDefault="00F43EB9">
      <w:pPr>
        <w:spacing w:line="240" w:lineRule="auto"/>
        <w:rPr>
          <w:rFonts w:ascii="Times New Roman" w:hAnsi="Times New Roman" w:cs="Times New Roman"/>
          <w:b/>
          <w:bCs/>
          <w:sz w:val="28"/>
          <w:szCs w:val="28"/>
        </w:rPr>
        <w:pPrChange w:id="51" w:author="Daniel Noble" w:date="2025-02-01T13:22:00Z" w16du:dateUtc="2025-02-01T02:22:00Z">
          <w:pPr>
            <w:spacing w:line="480" w:lineRule="auto"/>
          </w:pPr>
        </w:pPrChange>
      </w:pPr>
    </w:p>
    <w:p w14:paraId="51A37938" w14:textId="3FCF4B1A" w:rsidR="0042151F" w:rsidRPr="00F43EB9" w:rsidRDefault="0042151F">
      <w:pPr>
        <w:spacing w:line="240" w:lineRule="auto"/>
        <w:rPr>
          <w:rFonts w:ascii="Times New Roman" w:hAnsi="Times New Roman" w:cs="Times New Roman"/>
          <w:b/>
          <w:bCs/>
          <w:sz w:val="24"/>
          <w:szCs w:val="24"/>
        </w:rPr>
        <w:pPrChange w:id="52" w:author="Daniel Noble" w:date="2025-02-01T13:22:00Z" w16du:dateUtc="2025-02-01T02:22:00Z">
          <w:pPr>
            <w:spacing w:line="480" w:lineRule="auto"/>
          </w:pPr>
        </w:pPrChange>
      </w:pPr>
      <w:commentRangeStart w:id="53"/>
      <w:r w:rsidRPr="00F43EB9">
        <w:rPr>
          <w:rFonts w:ascii="Times New Roman" w:hAnsi="Times New Roman" w:cs="Times New Roman"/>
          <w:b/>
          <w:bCs/>
          <w:sz w:val="24"/>
          <w:szCs w:val="24"/>
        </w:rPr>
        <w:lastRenderedPageBreak/>
        <w:t>Introduction</w:t>
      </w:r>
      <w:commentRangeEnd w:id="53"/>
      <w:r w:rsidR="00B62053">
        <w:rPr>
          <w:rStyle w:val="CommentReference"/>
        </w:rPr>
        <w:commentReference w:id="53"/>
      </w:r>
    </w:p>
    <w:p w14:paraId="076E2759" w14:textId="46A89B02" w:rsidR="0042151F" w:rsidRPr="00A634FE" w:rsidRDefault="00B03D7D">
      <w:pPr>
        <w:spacing w:line="240" w:lineRule="auto"/>
        <w:ind w:firstLine="720"/>
        <w:rPr>
          <w:rFonts w:ascii="Times New Roman" w:hAnsi="Times New Roman" w:cs="Times New Roman"/>
          <w:sz w:val="24"/>
          <w:szCs w:val="24"/>
        </w:rPr>
        <w:pPrChange w:id="54" w:author="Daniel Noble" w:date="2025-02-01T13:22:00Z" w16du:dateUtc="2025-02-01T02:22:00Z">
          <w:pPr>
            <w:spacing w:line="480" w:lineRule="auto"/>
            <w:ind w:firstLine="720"/>
          </w:pPr>
        </w:pPrChange>
      </w:pPr>
      <w:moveToRangeStart w:id="55" w:author="Daniel Noble" w:date="2025-02-01T13:38:00Z" w:name="move189309536"/>
      <w:moveTo w:id="56" w:author="Daniel Noble" w:date="2025-02-01T13:38:00Z" w16du:dateUtc="2025-02-01T02:38:00Z">
        <w:r w:rsidRPr="00A634FE">
          <w:rPr>
            <w:rFonts w:ascii="Times New Roman" w:hAnsi="Times New Roman" w:cs="Times New Roman"/>
            <w:sz w:val="24"/>
            <w:szCs w:val="24"/>
          </w:rPr>
          <w:t xml:space="preserve">Climate change is increasing </w:t>
        </w:r>
      </w:moveTo>
      <w:ins w:id="57" w:author="Daniel Noble" w:date="2025-02-01T13:39:00Z" w16du:dateUtc="2025-02-01T02:39:00Z">
        <w:r>
          <w:rPr>
            <w:rFonts w:ascii="Times New Roman" w:hAnsi="Times New Roman" w:cs="Times New Roman"/>
            <w:sz w:val="24"/>
            <w:szCs w:val="24"/>
          </w:rPr>
          <w:t xml:space="preserve">both </w:t>
        </w:r>
      </w:ins>
      <w:moveTo w:id="58" w:author="Daniel Noble" w:date="2025-02-01T13:38:00Z" w16du:dateUtc="2025-02-01T02:38:00Z">
        <w:r w:rsidRPr="00A634FE">
          <w:rPr>
            <w:rFonts w:ascii="Times New Roman" w:hAnsi="Times New Roman" w:cs="Times New Roman"/>
            <w:sz w:val="24"/>
            <w:szCs w:val="24"/>
          </w:rPr>
          <w:t xml:space="preserve">mean temperatures and the amplitudes of thermal fluctuations </w:t>
        </w:r>
        <w:del w:id="59" w:author="Daniel Noble" w:date="2025-02-01T13:39:00Z" w16du:dateUtc="2025-02-01T02:39:00Z">
          <w:r w:rsidRPr="00A634FE" w:rsidDel="00B03D7D">
            <w:rPr>
              <w:rFonts w:ascii="Times New Roman" w:hAnsi="Times New Roman" w:cs="Times New Roman"/>
              <w:sz w:val="24"/>
              <w:szCs w:val="24"/>
            </w:rPr>
            <w:delText xml:space="preserve">at different periods </w:delText>
          </w:r>
        </w:del>
      </w:moveTo>
      <w:sdt>
        <w:sdtPr>
          <w:rPr>
            <w:rFonts w:ascii="Times New Roman" w:hAnsi="Times New Roman" w:cs="Times New Roman"/>
            <w:sz w:val="24"/>
            <w:szCs w:val="24"/>
          </w:rPr>
          <w:alias w:val="SmartCite Citation"/>
          <w:tag w:val="52b54cf9-ca83-4a3f-8679-59ce89896f7a:b87863c7-539a-4064-b7c8-ea907a09801a+"/>
          <w:id w:val="-849404270"/>
          <w:placeholder>
            <w:docPart w:val="D919BF2CF7331E49A3F830C33A717A8F"/>
          </w:placeholder>
        </w:sdtPr>
        <w:sdtContent>
          <w:moveTo w:id="60" w:author="Daniel Noble" w:date="2025-02-01T13:38:00Z" w16du:dateUtc="2025-02-01T02:38:00Z">
            <w:r w:rsidRPr="00086780">
              <w:rPr>
                <w:rFonts w:ascii="Times New Roman" w:eastAsia="Times New Roman" w:hAnsi="Times New Roman" w:cs="Times New Roman"/>
                <w:sz w:val="24"/>
              </w:rPr>
              <w:t>(Lee, 2023)</w:t>
            </w:r>
          </w:moveTo>
        </w:sdtContent>
      </w:sdt>
      <w:moveTo w:id="61" w:author="Daniel Noble" w:date="2025-02-01T13:38:00Z" w16du:dateUtc="2025-02-01T02:38:00Z">
        <w:r w:rsidRPr="00A634FE">
          <w:rPr>
            <w:rFonts w:ascii="Times New Roman" w:hAnsi="Times New Roman" w:cs="Times New Roman"/>
            <w:sz w:val="24"/>
            <w:szCs w:val="24"/>
          </w:rPr>
          <w:t>. Unpredictable thermal variability can increase the probability of organisms experiencing temperature extremes</w:t>
        </w:r>
        <w:r>
          <w:rPr>
            <w:rFonts w:ascii="Times New Roman" w:hAnsi="Times New Roman" w:cs="Times New Roman"/>
            <w:sz w:val="24"/>
            <w:szCs w:val="24"/>
          </w:rPr>
          <w:t xml:space="preserve"> </w:t>
        </w:r>
      </w:moveTo>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
          <w:id w:val="175394331"/>
          <w:placeholder>
            <w:docPart w:val="D919BF2CF7331E49A3F830C33A717A8F"/>
          </w:placeholder>
        </w:sdtPr>
        <w:sdtContent>
          <w:moveTo w:id="62" w:author="Daniel Noble" w:date="2025-02-01T13:38:00Z" w16du:dateUtc="2025-02-01T02:38:00Z">
            <w:r w:rsidRPr="00086780">
              <w:rPr>
                <w:rFonts w:ascii="Times New Roman" w:eastAsia="Times New Roman" w:hAnsi="Times New Roman" w:cs="Times New Roman"/>
                <w:sz w:val="24"/>
              </w:rPr>
              <w:t>(Dowd and Denny, 2020; Vázquez et al., 2017)</w:t>
            </w:r>
          </w:moveTo>
        </w:sdtContent>
      </w:sdt>
      <w:moveTo w:id="63" w:author="Daniel Noble" w:date="2025-02-01T13:38:00Z" w16du:dateUtc="2025-02-01T02:38:00Z">
        <w:r w:rsidRPr="00A634FE">
          <w:rPr>
            <w:rFonts w:ascii="Times New Roman" w:hAnsi="Times New Roman" w:cs="Times New Roman"/>
            <w:sz w:val="24"/>
            <w:szCs w:val="24"/>
          </w:rPr>
          <w:t xml:space="preserve">. 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 </w:t>
        </w:r>
      </w:moveTo>
      <w:sdt>
        <w:sdtPr>
          <w:rPr>
            <w:rFonts w:ascii="Times New Roman" w:hAnsi="Times New Roman" w:cs="Times New Roman"/>
            <w:sz w:val="24"/>
            <w:szCs w:val="24"/>
          </w:rPr>
          <w:alias w:val="SmartCite Citation"/>
          <w:tag w:val="52b54cf9-ca83-4a3f-8679-59ce89896f7a:c93f9ede-480f-43a3-b99c-6d3e88a880b8+"/>
          <w:id w:val="-1173570827"/>
          <w:placeholder>
            <w:docPart w:val="D919BF2CF7331E49A3F830C33A717A8F"/>
          </w:placeholder>
        </w:sdtPr>
        <w:sdtContent>
          <w:moveTo w:id="64" w:author="Daniel Noble" w:date="2025-02-01T13:38:00Z" w16du:dateUtc="2025-02-01T02:38:00Z">
            <w:r w:rsidRPr="00086780">
              <w:rPr>
                <w:rFonts w:ascii="Times New Roman" w:eastAsia="Times New Roman" w:hAnsi="Times New Roman" w:cs="Times New Roman"/>
                <w:sz w:val="24"/>
              </w:rPr>
              <w:t>(Huey et al., 2012</w:t>
            </w:r>
          </w:moveTo>
          <w:ins w:id="65" w:author="Daniel Noble" w:date="2025-02-01T13:39:00Z" w16du:dateUtc="2025-02-01T02:39:00Z">
            <w:r>
              <w:rPr>
                <w:rFonts w:ascii="Times New Roman" w:eastAsia="Times New Roman" w:hAnsi="Times New Roman" w:cs="Times New Roman"/>
                <w:sz w:val="24"/>
              </w:rPr>
              <w:t xml:space="preserve">; </w:t>
            </w:r>
          </w:ins>
          <w:moveTo w:id="66" w:author="Daniel Noble" w:date="2025-02-01T13:38:00Z" w16du:dateUtc="2025-02-01T02:38:00Z">
            <w:del w:id="67" w:author="Daniel Noble" w:date="2025-02-01T13:39:00Z" w16du:dateUtc="2025-02-01T02:39:00Z">
              <w:r w:rsidRPr="00086780" w:rsidDel="00B03D7D">
                <w:rPr>
                  <w:rFonts w:ascii="Times New Roman" w:eastAsia="Times New Roman" w:hAnsi="Times New Roman" w:cs="Times New Roman"/>
                  <w:sz w:val="24"/>
                </w:rPr>
                <w:delText>)</w:delText>
              </w:r>
            </w:del>
          </w:moveTo>
        </w:sdtContent>
      </w:sdt>
      <w:moveTo w:id="68" w:author="Daniel Noble" w:date="2025-02-01T13:38:00Z" w16du:dateUtc="2025-02-01T02:38:00Z">
        <w:del w:id="69" w:author="Daniel Noble" w:date="2025-02-01T13:39:00Z" w16du:dateUtc="2025-02-01T02:39:00Z">
          <w:r w:rsidRPr="00A634FE" w:rsidDel="00B03D7D">
            <w:rPr>
              <w:rFonts w:ascii="Times New Roman" w:hAnsi="Times New Roman" w:cs="Times New Roman"/>
              <w:sz w:val="24"/>
              <w:szCs w:val="24"/>
            </w:rPr>
            <w:delText xml:space="preserve">. </w:delText>
          </w:r>
        </w:del>
      </w:moveTo>
      <w:moveToRangeEnd w:id="55"/>
      <w:del w:id="70" w:author="Daniel Noble" w:date="2025-02-01T13:39:00Z" w16du:dateUtc="2025-02-01T02:39:00Z">
        <w:r w:rsidR="0042151F" w:rsidRPr="00A634FE" w:rsidDel="00B03D7D">
          <w:rPr>
            <w:rFonts w:ascii="Times New Roman" w:hAnsi="Times New Roman" w:cs="Times New Roman"/>
            <w:sz w:val="24"/>
            <w:szCs w:val="24"/>
          </w:rPr>
          <w:delText xml:space="preserve">The thermal environment has profound impacts on </w:delText>
        </w:r>
      </w:del>
      <w:del w:id="71" w:author="Daniel Noble" w:date="2025-02-01T13:32:00Z" w16du:dateUtc="2025-02-01T02:32:00Z">
        <w:r w:rsidR="00AE0EDC" w:rsidDel="00B03D7D">
          <w:rPr>
            <w:rFonts w:ascii="Times New Roman" w:hAnsi="Times New Roman" w:cs="Times New Roman"/>
            <w:sz w:val="24"/>
            <w:szCs w:val="24"/>
          </w:rPr>
          <w:delText>ecology and evolution</w:delText>
        </w:r>
      </w:del>
      <w:del w:id="72" w:author="Daniel Noble" w:date="2025-02-01T13:39:00Z" w16du:dateUtc="2025-02-01T02:39:00Z">
        <w:r w:rsidR="00AE0EDC" w:rsidDel="00B03D7D">
          <w:rPr>
            <w:rFonts w:ascii="Times New Roman" w:hAnsi="Times New Roman" w:cs="Times New Roman"/>
            <w:sz w:val="24"/>
            <w:szCs w:val="24"/>
          </w:rPr>
          <w:delText xml:space="preserve"> </w:delText>
        </w:r>
      </w:del>
      <w:sdt>
        <w:sdtPr>
          <w:rPr>
            <w:rFonts w:ascii="Times New Roman" w:hAnsi="Times New Roman" w:cs="Times New Roman"/>
            <w:sz w:val="24"/>
            <w:szCs w:val="24"/>
          </w:rPr>
          <w:alias w:val="SmartCite Citation"/>
          <w:tag w:val="52b54cf9-ca83-4a3f-8679-59ce89896f7a:8b5f005f-5f50-491c-8ffd-e8c1ebaa3e6f+"/>
          <w:id w:val="1532915170"/>
          <w:placeholder>
            <w:docPart w:val="DefaultPlaceholder_-1854013440"/>
          </w:placeholder>
        </w:sdtPr>
        <w:sdtContent>
          <w:del w:id="73" w:author="Daniel Noble" w:date="2025-02-01T13:39:00Z" w16du:dateUtc="2025-02-01T02:39:00Z">
            <w:r w:rsidR="00086780" w:rsidRPr="00086780" w:rsidDel="00B03D7D">
              <w:rPr>
                <w:rFonts w:ascii="Times New Roman" w:eastAsia="Times New Roman" w:hAnsi="Times New Roman" w:cs="Times New Roman"/>
                <w:sz w:val="24"/>
              </w:rPr>
              <w:delText>(</w:delText>
            </w:r>
          </w:del>
          <w:r w:rsidR="00086780" w:rsidRPr="00086780">
            <w:rPr>
              <w:rFonts w:ascii="Times New Roman" w:eastAsia="Times New Roman" w:hAnsi="Times New Roman" w:cs="Times New Roman"/>
              <w:sz w:val="24"/>
            </w:rPr>
            <w:t>Angilletta, 2009)</w:t>
          </w:r>
        </w:sdtContent>
      </w:sdt>
      <w:r w:rsidR="0042151F" w:rsidRPr="00A634FE">
        <w:rPr>
          <w:rFonts w:ascii="Times New Roman" w:hAnsi="Times New Roman" w:cs="Times New Roman"/>
          <w:sz w:val="24"/>
          <w:szCs w:val="24"/>
        </w:rPr>
        <w:t>. 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r w:rsidR="00086780" w:rsidRPr="00086780">
            <w:rPr>
              <w:rFonts w:ascii="Times New Roman" w:eastAsia="Times New Roman" w:hAnsi="Times New Roman" w:cs="Times New Roman"/>
              <w:sz w:val="24"/>
            </w:rPr>
            <w:t>(Bozinovic et al., 2020)</w:t>
          </w:r>
        </w:sdtContent>
      </w:sdt>
      <w:r w:rsidR="0042151F" w:rsidRPr="00A634FE">
        <w:rPr>
          <w:rFonts w:ascii="Times New Roman" w:hAnsi="Times New Roman" w:cs="Times New Roman"/>
          <w:sz w:val="24"/>
          <w:szCs w:val="24"/>
        </w:rPr>
        <w:t xml:space="preserve">, but generally incorporate three 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r w:rsidR="00086780" w:rsidRPr="00086780">
            <w:rPr>
              <w:rFonts w:ascii="Times New Roman" w:eastAsia="Times New Roman" w:hAnsi="Times New Roman" w:cs="Times New Roman"/>
              <w:sz w:val="24"/>
            </w:rPr>
            <w:t>(Huey and Kingsolver, 1989)</w:t>
          </w:r>
        </w:sdtContent>
      </w:sdt>
      <w:r w:rsidR="0042151F" w:rsidRPr="00A634FE">
        <w:rPr>
          <w:rFonts w:ascii="Times New Roman" w:hAnsi="Times New Roman" w:cs="Times New Roman"/>
          <w:sz w:val="24"/>
          <w:szCs w:val="24"/>
        </w:rPr>
        <w:t xml:space="preserve">. Thermal changes 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r w:rsidR="00086780" w:rsidRPr="00086780">
            <w:rPr>
              <w:rFonts w:ascii="Times New Roman" w:eastAsia="Times New Roman" w:hAnsi="Times New Roman" w:cs="Times New Roman"/>
              <w:sz w:val="24"/>
            </w:rPr>
            <w:t>(Denny, 2019; Marshall et al., 2021)</w:t>
          </w:r>
        </w:sdtContent>
      </w:sdt>
      <w:r w:rsidR="0042151F" w:rsidRPr="00A634FE">
        <w:rPr>
          <w:rFonts w:ascii="Times New Roman" w:hAnsi="Times New Roman" w:cs="Times New Roman"/>
          <w:sz w:val="24"/>
          <w:szCs w:val="24"/>
        </w:rPr>
        <w:t>. However, ectotherms can exhibit plastic responses that adjust TPCs to allow relatively constant function despite climate variability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Kingsolver et al., 2015</w:t>
      </w:r>
      <w:r w:rsidR="0042151F" w:rsidRPr="00A634FE">
        <w:rPr>
          <w:rFonts w:ascii="Times New Roman" w:hAnsi="Times New Roman" w:cs="Times New Roman"/>
          <w:sz w:val="24"/>
          <w:szCs w:val="24"/>
        </w:rPr>
        <w:fldChar w:fldCharType="end"/>
      </w:r>
      <w:ins w:id="74" w:author="Daniel Noble" w:date="2025-04-01T15:23:00Z" w16du:dateUtc="2025-04-01T04:23:00Z">
        <w:r w:rsidR="00486D5C">
          <w:rPr>
            <w:rFonts w:ascii="Times New Roman" w:hAnsi="Times New Roman" w:cs="Times New Roman"/>
            <w:sz w:val="24"/>
            <w:szCs w:val="24"/>
          </w:rPr>
          <w:t xml:space="preserve">; </w:t>
        </w:r>
        <w:commentRangeStart w:id="75"/>
        <w:r w:rsidR="00486D5C">
          <w:rPr>
            <w:rFonts w:ascii="Times New Roman" w:hAnsi="Times New Roman" w:cs="Times New Roman"/>
            <w:sz w:val="24"/>
            <w:szCs w:val="24"/>
          </w:rPr>
          <w:t>Noble et</w:t>
        </w:r>
      </w:ins>
      <w:ins w:id="76" w:author="Daniel Noble" w:date="2025-04-01T15:24:00Z" w16du:dateUtc="2025-04-01T04:24:00Z">
        <w:r w:rsidR="00486D5C">
          <w:rPr>
            <w:rFonts w:ascii="Times New Roman" w:hAnsi="Times New Roman" w:cs="Times New Roman"/>
            <w:sz w:val="24"/>
            <w:szCs w:val="24"/>
          </w:rPr>
          <w:t xml:space="preserve"> al. 2025</w:t>
        </w:r>
        <w:commentRangeEnd w:id="75"/>
        <w:r w:rsidR="00486D5C">
          <w:rPr>
            <w:rStyle w:val="CommentReference"/>
          </w:rPr>
          <w:commentReference w:id="75"/>
        </w:r>
      </w:ins>
      <w:r w:rsidR="0042151F" w:rsidRPr="00A634FE">
        <w:rPr>
          <w:rFonts w:ascii="Times New Roman" w:hAnsi="Times New Roman" w:cs="Times New Roman"/>
          <w:sz w:val="24"/>
          <w:szCs w:val="24"/>
        </w:rPr>
        <w:t>).</w:t>
      </w:r>
    </w:p>
    <w:p w14:paraId="7BAB9FE2" w14:textId="6A5EDB18" w:rsidR="003C4EA7" w:rsidRDefault="0042151F" w:rsidP="003C4EA7">
      <w:pPr>
        <w:spacing w:line="240" w:lineRule="auto"/>
        <w:ind w:firstLine="720"/>
        <w:rPr>
          <w:ins w:id="77" w:author="Daniel Noble" w:date="2025-02-01T14:05:00Z" w16du:dateUtc="2025-02-01T03:05:00Z"/>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B55FE5">
        <w:rPr>
          <w:rFonts w:ascii="Times New Roman" w:hAnsi="Times New Roman" w:cs="Times New Roman"/>
          <w:sz w:val="24"/>
          <w:szCs w:val="24"/>
        </w:rPr>
        <w:t xml:space="preserve">can </w:t>
      </w:r>
      <w:r w:rsidRPr="00A634FE">
        <w:rPr>
          <w:rFonts w:ascii="Times New Roman" w:hAnsi="Times New Roman" w:cs="Times New Roman"/>
          <w:sz w:val="24"/>
          <w:szCs w:val="24"/>
        </w:rPr>
        <w:t>allow individuals to at least partially compensate for changes in their environment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r w:rsidR="00086780" w:rsidRPr="00086780">
            <w:rPr>
              <w:rFonts w:ascii="Times New Roman" w:eastAsia="Times New Roman" w:hAnsi="Times New Roman" w:cs="Times New Roman"/>
              <w:sz w:val="24"/>
            </w:rPr>
            <w:t>(Schulte, 2014)</w:t>
          </w:r>
        </w:sdtContent>
      </w:sdt>
      <w:del w:id="78" w:author="Daniel Noble" w:date="2025-02-01T13:40:00Z" w16du:dateUtc="2025-02-01T02:40:00Z">
        <w:r w:rsidR="00B55FE5" w:rsidDel="00B03D7D">
          <w:rPr>
            <w:rFonts w:ascii="Times New Roman" w:hAnsi="Times New Roman" w:cs="Times New Roman"/>
            <w:sz w:val="24"/>
            <w:szCs w:val="24"/>
          </w:rPr>
          <w:delText> </w:delText>
        </w:r>
      </w:del>
      <w:r w:rsidRPr="00A634FE">
        <w:rPr>
          <w:rFonts w:ascii="Times New Roman" w:hAnsi="Times New Roman" w:cs="Times New Roman"/>
          <w:sz w:val="24"/>
          <w:szCs w:val="24"/>
        </w:rPr>
        <w:t xml:space="preserve">. </w:t>
      </w:r>
      <w:r w:rsidR="00B55FE5">
        <w:rPr>
          <w:rFonts w:ascii="Times New Roman" w:hAnsi="Times New Roman" w:cs="Times New Roman"/>
          <w:sz w:val="24"/>
          <w:szCs w:val="24"/>
        </w:rPr>
        <w:t>D</w:t>
      </w:r>
      <w:r w:rsidRPr="00A634FE">
        <w:rPr>
          <w:rFonts w:ascii="Times New Roman" w:hAnsi="Times New Roman" w:cs="Times New Roman"/>
          <w:sz w:val="24"/>
          <w:szCs w:val="24"/>
        </w:rPr>
        <w:t xml:space="preserve">evelopmental plasticity and acclimation 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r w:rsidR="00B55FE5">
        <w:rPr>
          <w:rFonts w:ascii="Times New Roman" w:hAnsi="Times New Roman" w:cs="Times New Roman"/>
          <w:sz w:val="24"/>
          <w:szCs w:val="24"/>
        </w:rPr>
        <w:t xml:space="preserve">within-individual </w:t>
      </w:r>
      <w:r w:rsidRPr="00A634FE">
        <w:rPr>
          <w:rFonts w:ascii="Times New Roman" w:hAnsi="Times New Roman" w:cs="Times New Roman"/>
          <w:sz w:val="24"/>
          <w:szCs w:val="24"/>
        </w:rPr>
        <w:t xml:space="preserve">phenotypic plasticity 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r w:rsidR="00086780" w:rsidRPr="00086780">
            <w:rPr>
              <w:rFonts w:ascii="Times New Roman" w:eastAsia="Times New Roman" w:hAnsi="Times New Roman" w:cs="Times New Roman"/>
              <w:sz w:val="24"/>
            </w:rPr>
            <w:t xml:space="preserve">(Beaman et al., 2016; </w:t>
          </w:r>
          <w:proofErr w:type="spellStart"/>
          <w:r w:rsidR="00086780" w:rsidRPr="00086780">
            <w:rPr>
              <w:rFonts w:ascii="Times New Roman" w:eastAsia="Times New Roman" w:hAnsi="Times New Roman" w:cs="Times New Roman"/>
              <w:sz w:val="24"/>
            </w:rPr>
            <w:t>Burggren</w:t>
          </w:r>
          <w:proofErr w:type="spellEnd"/>
          <w:r w:rsidR="00086780" w:rsidRPr="00086780">
            <w:rPr>
              <w:rFonts w:ascii="Times New Roman" w:eastAsia="Times New Roman" w:hAnsi="Times New Roman" w:cs="Times New Roman"/>
              <w:sz w:val="24"/>
            </w:rPr>
            <w:t>, 2020)</w:t>
          </w:r>
        </w:sdtContent>
      </w:sdt>
      <w:del w:id="79" w:author="Daniel Noble" w:date="2025-04-03T10:45:00Z" w16du:dateUtc="2025-04-02T23:45:00Z">
        <w:r w:rsidR="00B55FE5" w:rsidDel="00F557F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Burggren</w:t>
          </w:r>
          <w:proofErr w:type="spellEnd"/>
          <w:r w:rsidR="00086780" w:rsidRPr="00086780">
            <w:rPr>
              <w:rFonts w:ascii="Times New Roman" w:eastAsia="Times New Roman" w:hAnsi="Times New Roman" w:cs="Times New Roman"/>
              <w:sz w:val="24"/>
            </w:rPr>
            <w:t xml:space="preserve">, 2018; </w:t>
          </w:r>
          <w:proofErr w:type="spellStart"/>
          <w:r w:rsidR="00086780" w:rsidRPr="00086780">
            <w:rPr>
              <w:rFonts w:ascii="Times New Roman" w:eastAsia="Times New Roman" w:hAnsi="Times New Roman" w:cs="Times New Roman"/>
              <w:sz w:val="24"/>
            </w:rPr>
            <w:t>Loughland</w:t>
          </w:r>
          <w:proofErr w:type="spellEnd"/>
          <w:r w:rsidR="00086780" w:rsidRPr="00086780">
            <w:rPr>
              <w:rFonts w:ascii="Times New Roman" w:eastAsia="Times New Roman" w:hAnsi="Times New Roman" w:cs="Times New Roman"/>
              <w:sz w:val="24"/>
            </w:rPr>
            <w:t xml:space="preserve"> et al., 2021)</w:t>
          </w:r>
        </w:sdtContent>
      </w:sdt>
      <w:r w:rsidRPr="00A634FE">
        <w:rPr>
          <w:rFonts w:ascii="Times New Roman" w:hAnsi="Times New Roman" w:cs="Times New Roman"/>
          <w:sz w:val="24"/>
          <w:szCs w:val="24"/>
        </w:rPr>
        <w:t xml:space="preserve">. 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Guderley</w:t>
          </w:r>
          <w:proofErr w:type="spellEnd"/>
          <w:r w:rsidR="00086780" w:rsidRPr="00086780">
            <w:rPr>
              <w:rFonts w:ascii="Times New Roman" w:eastAsia="Times New Roman" w:hAnsi="Times New Roman" w:cs="Times New Roman"/>
              <w:sz w:val="24"/>
            </w:rPr>
            <w:t>, 2004)</w:t>
          </w:r>
        </w:sdtContent>
      </w:sdt>
      <w:r w:rsidRPr="00A634FE">
        <w:rPr>
          <w:rFonts w:ascii="Times New Roman" w:hAnsi="Times New Roman" w:cs="Times New Roman"/>
          <w:sz w:val="24"/>
          <w:szCs w:val="24"/>
        </w:rPr>
        <w:t>. The capacity for phenotypic plasticity has been tested mainly in response to changes in constant temperatures</w:t>
      </w:r>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del w:id="80" w:author="Daniel Noble" w:date="2025-02-01T13:34:00Z" w16du:dateUtc="2025-02-01T02:34:00Z">
        <w:r w:rsidR="005E1FAD" w:rsidRPr="00A634FE" w:rsidDel="00B03D7D">
          <w:rPr>
            <w:rFonts w:ascii="Times New Roman" w:hAnsi="Times New Roman" w:cs="Times New Roman"/>
            <w:sz w:val="24"/>
            <w:szCs w:val="24"/>
          </w:rPr>
          <w:delText>, and results from</w:delText>
        </w:r>
      </w:del>
      <w:ins w:id="81" w:author="Daniel Noble" w:date="2025-02-01T13:34:00Z" w16du:dateUtc="2025-02-01T02:34:00Z">
        <w:r w:rsidR="00B03D7D">
          <w:rPr>
            <w:rFonts w:ascii="Times New Roman" w:hAnsi="Times New Roman" w:cs="Times New Roman"/>
            <w:sz w:val="24"/>
            <w:szCs w:val="24"/>
          </w:rPr>
          <w:t xml:space="preserve"> calling into question whether</w:t>
        </w:r>
      </w:ins>
      <w:r w:rsidR="005E1FAD" w:rsidRPr="00A634FE">
        <w:rPr>
          <w:rFonts w:ascii="Times New Roman" w:hAnsi="Times New Roman" w:cs="Times New Roman"/>
          <w:sz w:val="24"/>
          <w:szCs w:val="24"/>
        </w:rPr>
        <w:t xml:space="preserve"> constant temperature experiments </w:t>
      </w:r>
      <w:del w:id="82" w:author="Daniel Noble" w:date="2025-02-01T13:34:00Z" w16du:dateUtc="2025-02-01T02:34:00Z">
        <w:r w:rsidR="005E1FAD" w:rsidDel="00B03D7D">
          <w:rPr>
            <w:rFonts w:ascii="Times New Roman" w:hAnsi="Times New Roman" w:cs="Times New Roman"/>
            <w:sz w:val="24"/>
            <w:szCs w:val="24"/>
          </w:rPr>
          <w:delText>may not be</w:delText>
        </w:r>
      </w:del>
      <w:ins w:id="83" w:author="Daniel Noble" w:date="2025-02-01T13:34:00Z" w16du:dateUtc="2025-02-01T02:34:00Z">
        <w:r w:rsidR="00B03D7D">
          <w:rPr>
            <w:rFonts w:ascii="Times New Roman" w:hAnsi="Times New Roman" w:cs="Times New Roman"/>
            <w:sz w:val="24"/>
            <w:szCs w:val="24"/>
          </w:rPr>
          <w:t>are</w:t>
        </w:r>
      </w:ins>
      <w:r w:rsidR="005E1FAD">
        <w:rPr>
          <w:rFonts w:ascii="Times New Roman" w:hAnsi="Times New Roman" w:cs="Times New Roman"/>
          <w:sz w:val="24"/>
          <w:szCs w:val="24"/>
        </w:rPr>
        <w:t xml:space="preserve"> </w:t>
      </w:r>
      <w:del w:id="84" w:author="Daniel Noble" w:date="2025-02-01T13:35:00Z" w16du:dateUtc="2025-02-01T02:35:00Z">
        <w:r w:rsidR="005E1FAD" w:rsidRPr="00A634FE" w:rsidDel="00B03D7D">
          <w:rPr>
            <w:rFonts w:ascii="Times New Roman" w:hAnsi="Times New Roman" w:cs="Times New Roman"/>
            <w:sz w:val="24"/>
            <w:szCs w:val="24"/>
          </w:rPr>
          <w:delText xml:space="preserve">transferable </w:delText>
        </w:r>
      </w:del>
      <w:ins w:id="85" w:author="Daniel Noble" w:date="2025-02-01T13:35:00Z" w16du:dateUtc="2025-02-01T02:35:00Z">
        <w:r w:rsidR="00B03D7D">
          <w:rPr>
            <w:rFonts w:ascii="Times New Roman" w:hAnsi="Times New Roman" w:cs="Times New Roman"/>
            <w:sz w:val="24"/>
            <w:szCs w:val="24"/>
          </w:rPr>
          <w:t>representative of</w:t>
        </w:r>
      </w:ins>
      <w:del w:id="86" w:author="Daniel Noble" w:date="2025-02-01T13:35:00Z" w16du:dateUtc="2025-02-01T02:35:00Z">
        <w:r w:rsidR="005E1FAD" w:rsidRPr="00A634FE" w:rsidDel="00B03D7D">
          <w:rPr>
            <w:rFonts w:ascii="Times New Roman" w:hAnsi="Times New Roman" w:cs="Times New Roman"/>
            <w:sz w:val="24"/>
            <w:szCs w:val="24"/>
          </w:rPr>
          <w:delText>to</w:delText>
        </w:r>
      </w:del>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r w:rsidR="00086780" w:rsidRPr="00086780">
            <w:rPr>
              <w:rFonts w:ascii="Times New Roman" w:eastAsia="Times New Roman" w:hAnsi="Times New Roman" w:cs="Times New Roman"/>
              <w:sz w:val="24"/>
            </w:rPr>
            <w:t>(Marshall et al., 2021)</w:t>
          </w:r>
        </w:sdtContent>
      </w:sdt>
      <w:r w:rsidRPr="00A634FE">
        <w:rPr>
          <w:rFonts w:ascii="Times New Roman" w:hAnsi="Times New Roman" w:cs="Times New Roman"/>
          <w:sz w:val="24"/>
          <w:szCs w:val="24"/>
        </w:rPr>
        <w:t xml:space="preserve">. </w:t>
      </w:r>
    </w:p>
    <w:p w14:paraId="12C0150E" w14:textId="28FB1722" w:rsidR="0042151F" w:rsidRPr="00A634FE" w:rsidRDefault="003C4EA7">
      <w:pPr>
        <w:spacing w:line="240" w:lineRule="auto"/>
        <w:ind w:firstLine="720"/>
        <w:rPr>
          <w:rFonts w:ascii="Times New Roman" w:hAnsi="Times New Roman" w:cs="Times New Roman"/>
          <w:sz w:val="24"/>
          <w:szCs w:val="24"/>
        </w:rPr>
        <w:pPrChange w:id="87" w:author="Daniel Noble" w:date="2025-02-01T14:05:00Z" w16du:dateUtc="2025-02-01T03:05:00Z">
          <w:pPr>
            <w:spacing w:line="480" w:lineRule="auto"/>
            <w:ind w:firstLine="720"/>
          </w:pPr>
        </w:pPrChange>
      </w:pPr>
      <w:commentRangeStart w:id="88"/>
      <w:ins w:id="89" w:author="Daniel Noble" w:date="2025-02-01T14:03:00Z" w16du:dateUtc="2025-02-01T03:03:00Z">
        <w:r>
          <w:rPr>
            <w:rFonts w:ascii="Times New Roman" w:hAnsi="Times New Roman" w:cs="Times New Roman"/>
            <w:sz w:val="24"/>
            <w:szCs w:val="24"/>
          </w:rPr>
          <w:t xml:space="preserve">Fluctuating </w:t>
        </w:r>
        <w:commentRangeStart w:id="90"/>
        <w:r>
          <w:rPr>
            <w:rFonts w:ascii="Times New Roman" w:hAnsi="Times New Roman" w:cs="Times New Roman"/>
            <w:sz w:val="24"/>
            <w:szCs w:val="24"/>
          </w:rPr>
          <w:t xml:space="preserve">environmental </w:t>
        </w:r>
      </w:ins>
      <w:commentRangeEnd w:id="88"/>
      <w:ins w:id="91" w:author="Daniel Noble" w:date="2025-02-01T14:34:00Z" w16du:dateUtc="2025-02-01T03:34:00Z">
        <w:r w:rsidR="0026400F">
          <w:rPr>
            <w:rStyle w:val="CommentReference"/>
          </w:rPr>
          <w:commentReference w:id="88"/>
        </w:r>
      </w:ins>
      <w:ins w:id="92" w:author="Daniel Noble" w:date="2025-02-01T14:03:00Z" w16du:dateUtc="2025-02-01T03:03:00Z">
        <w:r>
          <w:rPr>
            <w:rFonts w:ascii="Times New Roman" w:hAnsi="Times New Roman" w:cs="Times New Roman"/>
            <w:sz w:val="24"/>
            <w:szCs w:val="24"/>
          </w:rPr>
          <w:t xml:space="preserve">conditions </w:t>
        </w:r>
      </w:ins>
      <w:commentRangeEnd w:id="90"/>
      <w:ins w:id="93" w:author="Daniel Noble" w:date="2025-02-01T14:34:00Z" w16du:dateUtc="2025-02-01T03:34:00Z">
        <w:r w:rsidR="0026400F">
          <w:rPr>
            <w:rStyle w:val="CommentReference"/>
          </w:rPr>
          <w:commentReference w:id="90"/>
        </w:r>
      </w:ins>
      <w:ins w:id="94" w:author="Daniel Noble" w:date="2025-02-01T14:03:00Z" w16du:dateUtc="2025-02-01T03:03:00Z">
        <w:r>
          <w:rPr>
            <w:rFonts w:ascii="Times New Roman" w:hAnsi="Times New Roman" w:cs="Times New Roman"/>
            <w:sz w:val="24"/>
            <w:szCs w:val="24"/>
          </w:rPr>
          <w:t xml:space="preserve">may dampen the capacity for phenotypic plasticity </w:t>
        </w:r>
      </w:ins>
      <w:ins w:id="95" w:author="Daniel Noble" w:date="2025-02-01T14:04:00Z" w16du:dateUtc="2025-02-01T03:04:00Z">
        <w:r>
          <w:rPr>
            <w:rFonts w:ascii="Times New Roman" w:hAnsi="Times New Roman" w:cs="Times New Roman"/>
            <w:sz w:val="24"/>
            <w:szCs w:val="24"/>
          </w:rPr>
          <w:t>because it reduces the variation in temperatures experienced by organisms</w:t>
        </w:r>
      </w:ins>
      <w:ins w:id="96" w:author="Daniel Noble" w:date="2025-02-01T14:05:00Z" w16du:dateUtc="2025-02-01T03:05:00Z">
        <w:r>
          <w:rPr>
            <w:rFonts w:ascii="Times New Roman" w:hAnsi="Times New Roman" w:cs="Times New Roman"/>
            <w:sz w:val="24"/>
            <w:szCs w:val="24"/>
          </w:rPr>
          <w:t xml:space="preserve"> limiting its potential to buffer populations</w:t>
        </w:r>
      </w:ins>
      <w:ins w:id="97" w:author="Daniel Noble" w:date="2025-02-01T14:06:00Z" w16du:dateUtc="2025-02-01T03:06:00Z">
        <w:r>
          <w:rPr>
            <w:rFonts w:ascii="Times New Roman" w:hAnsi="Times New Roman" w:cs="Times New Roman"/>
            <w:sz w:val="24"/>
            <w:szCs w:val="24"/>
          </w:rPr>
          <w:t xml:space="preserve"> for climate change</w:t>
        </w:r>
      </w:ins>
      <w:ins w:id="98" w:author="Daniel Noble" w:date="2025-02-01T14:05:00Z" w16du:dateUtc="2025-02-01T03:05:00Z">
        <w:r>
          <w:rPr>
            <w:rFonts w:ascii="Times New Roman" w:hAnsi="Times New Roman" w:cs="Times New Roman"/>
            <w:sz w:val="24"/>
            <w:szCs w:val="24"/>
          </w:rPr>
          <w:t xml:space="preserve">. </w:t>
        </w:r>
      </w:ins>
      <w:ins w:id="99" w:author="Daniel Noble" w:date="2025-02-01T14:06:00Z" w16du:dateUtc="2025-02-01T03:06:00Z">
        <w:r>
          <w:rPr>
            <w:rFonts w:ascii="Times New Roman" w:hAnsi="Times New Roman" w:cs="Times New Roman"/>
            <w:sz w:val="24"/>
            <w:szCs w:val="24"/>
          </w:rPr>
          <w:t>In addition</w:t>
        </w:r>
      </w:ins>
      <w:ins w:id="100" w:author="Daniel Noble" w:date="2025-02-01T13:40:00Z" w16du:dateUtc="2025-02-01T02:40:00Z">
        <w:r w:rsidR="00B03D7D">
          <w:rPr>
            <w:rFonts w:ascii="Times New Roman" w:hAnsi="Times New Roman" w:cs="Times New Roman"/>
            <w:sz w:val="24"/>
            <w:szCs w:val="24"/>
          </w:rPr>
          <w:t>, p</w:t>
        </w:r>
      </w:ins>
      <w:ins w:id="101" w:author="Daniel Noble" w:date="2025-02-01T13:36:00Z" w16du:dateUtc="2025-02-01T02:36:00Z">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 and</w:t>
        </w:r>
        <w:r w:rsidR="00B03D7D" w:rsidRPr="00A634FE">
          <w:rPr>
            <w:rFonts w:ascii="Times New Roman" w:hAnsi="Times New Roman" w:cs="Times New Roman"/>
            <w:sz w:val="24"/>
            <w:szCs w:val="24"/>
          </w:rPr>
          <w:t xml:space="preserve"> plastic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r w:rsidR="00B03D7D">
          <w:rPr>
            <w:rFonts w:ascii="Times New Roman" w:hAnsi="Times New Roman" w:cs="Times New Roman"/>
            <w:sz w:val="24"/>
            <w:szCs w:val="24"/>
          </w:rPr>
          <w:t xml:space="preserve"> especially if the environment changes rapidly </w:t>
        </w:r>
      </w:ins>
      <w:customXmlInsRangeStart w:id="102" w:author="Daniel Noble" w:date="2025-02-01T13:36:00Z"/>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
          <w:id w:val="-211193449"/>
          <w:placeholder>
            <w:docPart w:val="3E44EBCE9E85DA43BDA16FF0CECA3CC3"/>
          </w:placeholder>
        </w:sdtPr>
        <w:sdtContent>
          <w:customXmlInsRangeEnd w:id="102"/>
          <w:ins w:id="103" w:author="Daniel Noble" w:date="2025-02-01T13:36:00Z" w16du:dateUtc="2025-02-01T02:36:00Z">
            <w:r w:rsidR="00B03D7D" w:rsidRPr="00086780">
              <w:rPr>
                <w:rFonts w:ascii="Times New Roman" w:eastAsia="Times New Roman" w:hAnsi="Times New Roman" w:cs="Times New Roman"/>
                <w:sz w:val="24"/>
              </w:rPr>
              <w:t>(Beaman et al., 2016; Gabriel, 2006)</w:t>
            </w:r>
          </w:ins>
          <w:customXmlInsRangeStart w:id="104" w:author="Daniel Noble" w:date="2025-02-01T13:36:00Z"/>
        </w:sdtContent>
      </w:sdt>
      <w:customXmlInsRangeEnd w:id="104"/>
      <w:ins w:id="105" w:author="Daniel Noble" w:date="2025-02-01T13:36:00Z" w16du:dateUtc="2025-02-01T02:36:00Z">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ins>
      <w:customXmlInsRangeStart w:id="106" w:author="Daniel Noble" w:date="2025-02-01T13:36:00Z"/>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customXmlInsRangeEnd w:id="106"/>
          <w:ins w:id="107" w:author="Daniel Noble" w:date="2025-02-01T13:36:00Z" w16du:dateUtc="2025-02-01T02:36:00Z">
            <w:r w:rsidR="00B03D7D" w:rsidRPr="00086780">
              <w:rPr>
                <w:rFonts w:ascii="Times New Roman" w:eastAsia="Times New Roman" w:hAnsi="Times New Roman" w:cs="Times New Roman"/>
                <w:sz w:val="24"/>
              </w:rPr>
              <w:t>(Leung et al., 2020)</w:t>
            </w:r>
          </w:ins>
          <w:customXmlInsRangeStart w:id="108" w:author="Daniel Noble" w:date="2025-02-01T13:36:00Z"/>
        </w:sdtContent>
      </w:sdt>
      <w:customXmlInsRangeEnd w:id="108"/>
      <w:ins w:id="109" w:author="Daniel Noble" w:date="2025-02-01T13:36:00Z" w16du:dateUtc="2025-02-01T02:36:00Z">
        <w:r w:rsidR="00B03D7D" w:rsidRPr="00A634FE">
          <w:rPr>
            <w:rFonts w:ascii="Times New Roman" w:hAnsi="Times New Roman" w:cs="Times New Roman"/>
            <w:sz w:val="24"/>
            <w:szCs w:val="24"/>
          </w:rPr>
          <w:t xml:space="preserve">. At present, empirical evidence is equivocal, leaving the relationship between temperature fluctuations and phenotypic plasticity unresolved. </w:t>
        </w:r>
      </w:ins>
      <w:del w:id="110" w:author="Daniel Noble" w:date="2025-02-01T13:34:00Z" w16du:dateUtc="2025-02-01T02:34:00Z">
        <w:r w:rsidR="0042151F" w:rsidDel="00B03D7D">
          <w:rPr>
            <w:rFonts w:ascii="Times New Roman" w:hAnsi="Times New Roman" w:cs="Times New Roman"/>
            <w:sz w:val="24"/>
            <w:szCs w:val="24"/>
          </w:rPr>
          <w:tab/>
        </w:r>
      </w:del>
      <w:moveFromRangeStart w:id="111" w:author="Daniel Noble" w:date="2025-02-01T13:38:00Z" w:name="move189309536"/>
      <w:moveFrom w:id="112" w:author="Daniel Noble" w:date="2025-02-01T13:38:00Z" w16du:dateUtc="2025-02-01T02:38:00Z">
        <w:r w:rsidR="0042151F" w:rsidRPr="00A634FE" w:rsidDel="00B03D7D">
          <w:rPr>
            <w:rFonts w:ascii="Times New Roman" w:hAnsi="Times New Roman" w:cs="Times New Roman"/>
            <w:sz w:val="24"/>
            <w:szCs w:val="24"/>
          </w:rPr>
          <w:t xml:space="preserve">Climate change is increasing mean temperatures and the amplitudes of thermal fluctuations at different periods </w:t>
        </w:r>
      </w:moveFrom>
      <w:sdt>
        <w:sdtPr>
          <w:rPr>
            <w:rFonts w:ascii="Times New Roman" w:hAnsi="Times New Roman" w:cs="Times New Roman"/>
            <w:sz w:val="24"/>
            <w:szCs w:val="24"/>
          </w:rPr>
          <w:alias w:val="SmartCite Citation"/>
          <w:tag w:val="52b54cf9-ca83-4a3f-8679-59ce89896f7a:b87863c7-539a-4064-b7c8-ea907a09801a+"/>
          <w:id w:val="1145081297"/>
          <w:placeholder>
            <w:docPart w:val="DefaultPlaceholder_-1854013440"/>
          </w:placeholder>
        </w:sdtPr>
        <w:sdtContent>
          <w:moveFrom w:id="113" w:author="Daniel Noble" w:date="2025-02-01T13:38:00Z" w16du:dateUtc="2025-02-01T02:38:00Z">
            <w:r w:rsidR="00086780" w:rsidRPr="00086780" w:rsidDel="00B03D7D">
              <w:rPr>
                <w:rFonts w:ascii="Times New Roman" w:eastAsia="Times New Roman" w:hAnsi="Times New Roman" w:cs="Times New Roman"/>
                <w:sz w:val="24"/>
              </w:rPr>
              <w:t>(Lee, 2023)</w:t>
            </w:r>
          </w:moveFrom>
        </w:sdtContent>
      </w:sdt>
      <w:moveFrom w:id="114" w:author="Daniel Noble" w:date="2025-02-01T13:38:00Z" w16du:dateUtc="2025-02-01T02:38:00Z">
        <w:r w:rsidR="0042151F" w:rsidRPr="00A634FE" w:rsidDel="00B03D7D">
          <w:rPr>
            <w:rFonts w:ascii="Times New Roman" w:hAnsi="Times New Roman" w:cs="Times New Roman"/>
            <w:sz w:val="24"/>
            <w:szCs w:val="24"/>
          </w:rPr>
          <w:t>. Unpredictable thermal variability can increase the probability of organisms experiencing temperature extremes</w:t>
        </w:r>
        <w:r w:rsidR="007F71F1" w:rsidDel="00B03D7D">
          <w:rPr>
            <w:rFonts w:ascii="Times New Roman" w:hAnsi="Times New Roman" w:cs="Times New Roman"/>
            <w:sz w:val="24"/>
            <w:szCs w:val="24"/>
          </w:rPr>
          <w:t xml:space="preserve"> </w:t>
        </w:r>
      </w:moveFrom>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
          <w:id w:val="-1594461970"/>
          <w:placeholder>
            <w:docPart w:val="DefaultPlaceholder_-1854013440"/>
          </w:placeholder>
        </w:sdtPr>
        <w:sdtContent>
          <w:moveFrom w:id="115" w:author="Daniel Noble" w:date="2025-02-01T13:38:00Z" w16du:dateUtc="2025-02-01T02:38:00Z">
            <w:r w:rsidR="00086780" w:rsidRPr="00086780" w:rsidDel="00B03D7D">
              <w:rPr>
                <w:rFonts w:ascii="Times New Roman" w:eastAsia="Times New Roman" w:hAnsi="Times New Roman" w:cs="Times New Roman"/>
                <w:sz w:val="24"/>
              </w:rPr>
              <w:t>(Dowd and Denny, 2020; Vázquez et al., 2017)</w:t>
            </w:r>
          </w:moveFrom>
        </w:sdtContent>
      </w:sdt>
      <w:moveFrom w:id="116" w:author="Daniel Noble" w:date="2025-02-01T13:38:00Z" w16du:dateUtc="2025-02-01T02:38:00Z">
        <w:r w:rsidR="0042151F" w:rsidRPr="00A634FE" w:rsidDel="00B03D7D">
          <w:rPr>
            <w:rFonts w:ascii="Times New Roman" w:hAnsi="Times New Roman" w:cs="Times New Roman"/>
            <w:sz w:val="24"/>
            <w:szCs w:val="24"/>
          </w:rPr>
          <w:t xml:space="preserve">. Ectotherms are particularly susceptible to </w:t>
        </w:r>
        <w:r w:rsidR="007F71F1" w:rsidDel="00B03D7D">
          <w:rPr>
            <w:rFonts w:ascii="Times New Roman" w:hAnsi="Times New Roman" w:cs="Times New Roman"/>
            <w:sz w:val="24"/>
            <w:szCs w:val="24"/>
          </w:rPr>
          <w:t>thermal fluctuations</w:t>
        </w:r>
        <w:r w:rsidR="0042151F" w:rsidRPr="00A634FE" w:rsidDel="00B03D7D">
          <w:rPr>
            <w:rFonts w:ascii="Times New Roman" w:hAnsi="Times New Roman" w:cs="Times New Roman"/>
            <w:sz w:val="24"/>
            <w:szCs w:val="24"/>
          </w:rPr>
          <w:t xml:space="preserve"> as their body temperature </w:t>
        </w:r>
        <w:r w:rsidR="007F71F1" w:rsidDel="00B03D7D">
          <w:rPr>
            <w:rFonts w:ascii="Times New Roman" w:hAnsi="Times New Roman" w:cs="Times New Roman"/>
            <w:sz w:val="24"/>
            <w:szCs w:val="24"/>
          </w:rPr>
          <w:t>is</w:t>
        </w:r>
        <w:r w:rsidR="0042151F" w:rsidRPr="00A634FE" w:rsidDel="00B03D7D">
          <w:rPr>
            <w:rFonts w:ascii="Times New Roman" w:hAnsi="Times New Roman" w:cs="Times New Roman"/>
            <w:sz w:val="24"/>
            <w:szCs w:val="24"/>
          </w:rPr>
          <w:t xml:space="preserve"> closely tied to environmental conditions </w:t>
        </w:r>
      </w:moveFrom>
      <w:sdt>
        <w:sdtPr>
          <w:rPr>
            <w:rFonts w:ascii="Times New Roman" w:hAnsi="Times New Roman" w:cs="Times New Roman"/>
            <w:sz w:val="24"/>
            <w:szCs w:val="24"/>
          </w:rPr>
          <w:alias w:val="SmartCite Citation"/>
          <w:tag w:val="52b54cf9-ca83-4a3f-8679-59ce89896f7a:c93f9ede-480f-43a3-b99c-6d3e88a880b8+"/>
          <w:id w:val="-1569254005"/>
          <w:placeholder>
            <w:docPart w:val="DefaultPlaceholder_-1854013440"/>
          </w:placeholder>
        </w:sdtPr>
        <w:sdtContent>
          <w:moveFrom w:id="117" w:author="Daniel Noble" w:date="2025-02-01T13:38:00Z" w16du:dateUtc="2025-02-01T02:38:00Z">
            <w:r w:rsidR="00086780" w:rsidRPr="00086780" w:rsidDel="00B03D7D">
              <w:rPr>
                <w:rFonts w:ascii="Times New Roman" w:eastAsia="Times New Roman" w:hAnsi="Times New Roman" w:cs="Times New Roman"/>
                <w:sz w:val="24"/>
              </w:rPr>
              <w:t>(Huey et al., 2012)</w:t>
            </w:r>
          </w:moveFrom>
        </w:sdtContent>
      </w:sdt>
      <w:moveFrom w:id="118" w:author="Daniel Noble" w:date="2025-02-01T13:38:00Z" w16du:dateUtc="2025-02-01T02:38:00Z">
        <w:r w:rsidR="0042151F" w:rsidRPr="00A634FE" w:rsidDel="00B03D7D">
          <w:rPr>
            <w:rFonts w:ascii="Times New Roman" w:hAnsi="Times New Roman" w:cs="Times New Roman"/>
            <w:sz w:val="24"/>
            <w:szCs w:val="24"/>
          </w:rPr>
          <w:t xml:space="preserve">. </w:t>
        </w:r>
      </w:moveFrom>
      <w:moveFromRangeEnd w:id="111"/>
      <w:r w:rsidR="007F71F1">
        <w:rPr>
          <w:rFonts w:ascii="Times New Roman" w:hAnsi="Times New Roman" w:cs="Times New Roman"/>
          <w:sz w:val="24"/>
          <w:szCs w:val="24"/>
        </w:rPr>
        <w:t>T</w:t>
      </w:r>
      <w:r w:rsidR="007F71F1" w:rsidRPr="00A634FE">
        <w:rPr>
          <w:rFonts w:ascii="Times New Roman" w:hAnsi="Times New Roman" w:cs="Times New Roman"/>
          <w:sz w:val="24"/>
          <w:szCs w:val="24"/>
        </w:rPr>
        <w:t>o predict the impacts of climate change</w:t>
      </w:r>
      <w:r w:rsidR="007F71F1">
        <w:rPr>
          <w:rFonts w:ascii="Times New Roman" w:hAnsi="Times New Roman" w:cs="Times New Roman"/>
          <w:sz w:val="24"/>
          <w:szCs w:val="24"/>
        </w:rPr>
        <w:t>, i</w:t>
      </w:r>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important therefore</w:t>
      </w:r>
      <w:r w:rsidR="0042151F" w:rsidRPr="00A634FE">
        <w:rPr>
          <w:rFonts w:ascii="Times New Roman" w:hAnsi="Times New Roman" w:cs="Times New Roman"/>
          <w:sz w:val="24"/>
          <w:szCs w:val="24"/>
        </w:rPr>
        <w:t xml:space="preserve"> to understand whether short-term fluctuations around mean temperatures influence the capacity for phenotypic plasticity compared to constant mean temperatures</w:t>
      </w:r>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r w:rsidR="00086780" w:rsidRPr="00086780">
            <w:rPr>
              <w:rFonts w:ascii="Times New Roman" w:eastAsia="Times New Roman" w:hAnsi="Times New Roman" w:cs="Times New Roman"/>
              <w:sz w:val="24"/>
            </w:rPr>
            <w:t>(Dowd et al., 2015)</w:t>
          </w:r>
        </w:sdtContent>
      </w:sdt>
      <w:r w:rsidR="0042151F" w:rsidRPr="00A634FE">
        <w:rPr>
          <w:rFonts w:ascii="Times New Roman" w:hAnsi="Times New Roman" w:cs="Times New Roman"/>
          <w:sz w:val="24"/>
          <w:szCs w:val="24"/>
        </w:rPr>
        <w:t xml:space="preserve">. </w:t>
      </w:r>
    </w:p>
    <w:p w14:paraId="30DF914E" w14:textId="2B0D1E7B" w:rsidR="0042151F" w:rsidRDefault="004A385E">
      <w:pPr>
        <w:spacing w:after="0" w:line="240" w:lineRule="auto"/>
        <w:ind w:firstLine="720"/>
        <w:rPr>
          <w:rFonts w:ascii="Times New Roman" w:hAnsi="Times New Roman" w:cs="Times New Roman"/>
          <w:sz w:val="24"/>
          <w:szCs w:val="24"/>
        </w:rPr>
        <w:pPrChange w:id="119" w:author="Daniel Noble" w:date="2025-02-01T13:22:00Z" w16du:dateUtc="2025-02-01T02:22:00Z">
          <w:pPr>
            <w:spacing w:after="0" w:line="480" w:lineRule="auto"/>
            <w:ind w:firstLine="720"/>
          </w:pPr>
        </w:pPrChange>
      </w:pPr>
      <w:ins w:id="120" w:author="Daniel Noble" w:date="2025-02-01T13:40:00Z" w16du:dateUtc="2025-02-01T02:40:00Z">
        <w:r>
          <w:rPr>
            <w:rFonts w:ascii="Times New Roman" w:hAnsi="Times New Roman" w:cs="Times New Roman"/>
            <w:sz w:val="24"/>
            <w:szCs w:val="24"/>
          </w:rPr>
          <w:t>Here, we</w:t>
        </w:r>
      </w:ins>
      <w:ins w:id="121" w:author="Daniel Noble" w:date="2025-02-01T13:37:00Z" w16du:dateUtc="2025-02-01T02:37:00Z">
        <w:r w:rsidR="00B03D7D" w:rsidRPr="00A634FE">
          <w:rPr>
            <w:rFonts w:ascii="Times New Roman" w:hAnsi="Times New Roman" w:cs="Times New Roman"/>
            <w:sz w:val="24"/>
            <w:szCs w:val="24"/>
          </w:rPr>
          <w:t xml:space="preserve"> </w:t>
        </w:r>
      </w:ins>
      <w:ins w:id="122" w:author="Daniel Noble" w:date="2025-04-03T10:46:00Z" w16du:dateUtc="2025-04-02T23:46:00Z">
        <w:r w:rsidR="00F557FE">
          <w:rPr>
            <w:rFonts w:ascii="Times New Roman" w:hAnsi="Times New Roman" w:cs="Times New Roman"/>
            <w:sz w:val="24"/>
            <w:szCs w:val="24"/>
          </w:rPr>
          <w:t xml:space="preserve">derive a new effect size that quantifies how plastic responses change between constant and fluctuation environments. We then </w:t>
        </w:r>
      </w:ins>
      <w:ins w:id="123" w:author="Daniel Noble" w:date="2025-02-01T13:40:00Z" w16du:dateUtc="2025-02-01T02:40:00Z">
        <w:r>
          <w:rPr>
            <w:rFonts w:ascii="Times New Roman" w:hAnsi="Times New Roman" w:cs="Times New Roman"/>
            <w:sz w:val="24"/>
            <w:szCs w:val="24"/>
          </w:rPr>
          <w:t>conduct</w:t>
        </w:r>
      </w:ins>
      <w:ins w:id="124" w:author="Daniel Noble" w:date="2025-02-01T13:37:00Z" w16du:dateUtc="2025-02-01T02:37:00Z">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ins>
      <w:ins w:id="125" w:author="Daniel Noble" w:date="2025-02-01T13:40:00Z" w16du:dateUtc="2025-02-01T02:40:00Z">
        <w:r>
          <w:rPr>
            <w:rFonts w:ascii="Times New Roman" w:hAnsi="Times New Roman" w:cs="Times New Roman"/>
            <w:sz w:val="24"/>
            <w:szCs w:val="24"/>
          </w:rPr>
          <w:t xml:space="preserve">the capacity for </w:t>
        </w:r>
      </w:ins>
      <w:ins w:id="126" w:author="Daniel Noble" w:date="2025-02-01T13:37:00Z" w16du:dateUtc="2025-02-01T02:37:00Z">
        <w:r w:rsidR="00B03D7D" w:rsidRPr="00A634FE">
          <w:rPr>
            <w:rFonts w:ascii="Times New Roman" w:hAnsi="Times New Roman" w:cs="Times New Roman"/>
            <w:sz w:val="24"/>
            <w:szCs w:val="24"/>
          </w:rPr>
          <w:t>phenotypic plasticity in ectotherms.</w:t>
        </w:r>
        <w:r w:rsidR="00B03D7D">
          <w:rPr>
            <w:rFonts w:ascii="Times New Roman" w:hAnsi="Times New Roman" w:cs="Times New Roman"/>
            <w:sz w:val="24"/>
            <w:szCs w:val="24"/>
          </w:rPr>
          <w:t xml:space="preserve"> </w:t>
        </w:r>
      </w:ins>
      <w:del w:id="127" w:author="Daniel Noble" w:date="2025-02-01T13:36:00Z" w16du:dateUtc="2025-02-01T02:36:00Z">
        <w:r w:rsidR="0042151F" w:rsidRPr="00A634FE" w:rsidDel="00B03D7D">
          <w:rPr>
            <w:rFonts w:ascii="Times New Roman" w:hAnsi="Times New Roman" w:cs="Times New Roman"/>
            <w:sz w:val="24"/>
            <w:szCs w:val="24"/>
          </w:rPr>
          <w:delText xml:space="preserve">Phenotypic plasticity can come at </w:delText>
        </w:r>
        <w:r w:rsidR="00C90AE9" w:rsidDel="00B03D7D">
          <w:rPr>
            <w:rFonts w:ascii="Times New Roman" w:hAnsi="Times New Roman" w:cs="Times New Roman"/>
            <w:sz w:val="24"/>
            <w:szCs w:val="24"/>
          </w:rPr>
          <w:delText>the</w:delText>
        </w:r>
        <w:r w:rsidR="0042151F" w:rsidRPr="00A634FE" w:rsidDel="00B03D7D">
          <w:rPr>
            <w:rFonts w:ascii="Times New Roman" w:hAnsi="Times New Roman" w:cs="Times New Roman"/>
            <w:sz w:val="24"/>
            <w:szCs w:val="24"/>
          </w:rPr>
          <w:delText xml:space="preserve"> cost </w:delText>
        </w:r>
        <w:r w:rsidR="00C90AE9" w:rsidDel="00B03D7D">
          <w:rPr>
            <w:rFonts w:ascii="Times New Roman" w:hAnsi="Times New Roman" w:cs="Times New Roman"/>
            <w:sz w:val="24"/>
            <w:szCs w:val="24"/>
          </w:rPr>
          <w:delText>of a mismatch between phenotype and environment, and</w:delText>
        </w:r>
        <w:r w:rsidR="0042151F" w:rsidRPr="00A634FE" w:rsidDel="00B03D7D">
          <w:rPr>
            <w:rFonts w:ascii="Times New Roman" w:hAnsi="Times New Roman" w:cs="Times New Roman"/>
            <w:sz w:val="24"/>
            <w:szCs w:val="24"/>
          </w:rPr>
          <w:delText xml:space="preserve"> plastic responses to short-term variation</w:delText>
        </w:r>
        <w:r w:rsidR="00C90AE9" w:rsidDel="00B03D7D">
          <w:rPr>
            <w:rFonts w:ascii="Times New Roman" w:hAnsi="Times New Roman" w:cs="Times New Roman"/>
            <w:sz w:val="24"/>
            <w:szCs w:val="24"/>
          </w:rPr>
          <w:delText xml:space="preserve"> (e.g., daily variation)</w:delText>
        </w:r>
        <w:r w:rsidR="0042151F" w:rsidRPr="00A634FE" w:rsidDel="00B03D7D">
          <w:rPr>
            <w:rFonts w:ascii="Times New Roman" w:hAnsi="Times New Roman" w:cs="Times New Roman"/>
            <w:sz w:val="24"/>
            <w:szCs w:val="24"/>
          </w:rPr>
          <w:delText xml:space="preserve"> could exacerbate that cost</w:delText>
        </w:r>
        <w:r w:rsidR="00C90AE9" w:rsidDel="00B03D7D">
          <w:rPr>
            <w:rFonts w:ascii="Times New Roman" w:hAnsi="Times New Roman" w:cs="Times New Roman"/>
            <w:sz w:val="24"/>
            <w:szCs w:val="24"/>
          </w:rPr>
          <w:delText xml:space="preserve"> especially if the environment changes </w:delText>
        </w:r>
      </w:del>
      <w:del w:id="128" w:author="Daniel Noble" w:date="2025-02-01T13:24:00Z" w16du:dateUtc="2025-02-01T02:24:00Z">
        <w:r w:rsidR="00C90AE9" w:rsidDel="000F344C">
          <w:rPr>
            <w:rFonts w:ascii="Times New Roman" w:hAnsi="Times New Roman" w:cs="Times New Roman"/>
            <w:sz w:val="24"/>
            <w:szCs w:val="24"/>
          </w:rPr>
          <w:delText xml:space="preserve">more </w:delText>
        </w:r>
      </w:del>
      <w:del w:id="129" w:author="Daniel Noble" w:date="2025-02-01T13:36:00Z" w16du:dateUtc="2025-02-01T02:36:00Z">
        <w:r w:rsidR="00C90AE9" w:rsidDel="00B03D7D">
          <w:rPr>
            <w:rFonts w:ascii="Times New Roman" w:hAnsi="Times New Roman" w:cs="Times New Roman"/>
            <w:sz w:val="24"/>
            <w:szCs w:val="24"/>
          </w:rPr>
          <w:delText>rapidly</w:delText>
        </w:r>
      </w:del>
      <w:del w:id="130" w:author="Daniel Noble" w:date="2025-02-01T13:24:00Z" w16du:dateUtc="2025-02-01T02:24:00Z">
        <w:r w:rsidR="00C90AE9" w:rsidDel="000F344C">
          <w:rPr>
            <w:rFonts w:ascii="Times New Roman" w:hAnsi="Times New Roman" w:cs="Times New Roman"/>
            <w:sz w:val="24"/>
            <w:szCs w:val="24"/>
          </w:rPr>
          <w:delText xml:space="preserve"> than phenotypes</w:delText>
        </w:r>
      </w:del>
      <w:del w:id="131" w:author="Daniel Noble" w:date="2025-02-01T13:36:00Z" w16du:dateUtc="2025-02-01T02:36:00Z">
        <w:r w:rsidR="00C90AE9" w:rsidDel="00B03D7D">
          <w:rPr>
            <w:rFonts w:ascii="Times New Roman" w:hAnsi="Times New Roman" w:cs="Times New Roman"/>
            <w:sz w:val="24"/>
            <w:szCs w:val="24"/>
          </w:rPr>
          <w:delText xml:space="preserve"> </w:delText>
        </w:r>
      </w:del>
      <w:customXmlDelRangeStart w:id="132" w:author="Daniel Noble" w:date="2025-02-01T13:36:00Z"/>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
          <w:id w:val="331267859"/>
          <w:placeholder>
            <w:docPart w:val="DefaultPlaceholder_-1854013440"/>
          </w:placeholder>
        </w:sdtPr>
        <w:sdtContent>
          <w:customXmlDelRangeEnd w:id="132"/>
          <w:del w:id="133" w:author="Daniel Noble" w:date="2025-02-01T13:36:00Z" w16du:dateUtc="2025-02-01T02:36:00Z">
            <w:r w:rsidR="00086780" w:rsidRPr="00086780" w:rsidDel="00B03D7D">
              <w:rPr>
                <w:rFonts w:ascii="Times New Roman" w:eastAsia="Times New Roman" w:hAnsi="Times New Roman" w:cs="Times New Roman"/>
                <w:sz w:val="24"/>
              </w:rPr>
              <w:delText>(Beaman et al., 2016; Gabriel, 2006)</w:delText>
            </w:r>
          </w:del>
          <w:customXmlDelRangeStart w:id="134" w:author="Daniel Noble" w:date="2025-02-01T13:36:00Z"/>
        </w:sdtContent>
      </w:sdt>
      <w:customXmlDelRangeEnd w:id="134"/>
      <w:del w:id="135" w:author="Daniel Noble" w:date="2025-02-01T13:36:00Z" w16du:dateUtc="2025-02-01T02:36:00Z">
        <w:r w:rsidR="0042151F" w:rsidRPr="00A634FE" w:rsidDel="00B03D7D">
          <w:rPr>
            <w:rFonts w:ascii="Times New Roman" w:hAnsi="Times New Roman" w:cs="Times New Roman"/>
            <w:sz w:val="24"/>
            <w:szCs w:val="24"/>
          </w:rPr>
          <w:delText xml:space="preserve">. </w:delText>
        </w:r>
        <w:r w:rsidR="00C90AE9" w:rsidDel="00B03D7D">
          <w:rPr>
            <w:rFonts w:ascii="Times New Roman" w:hAnsi="Times New Roman" w:cs="Times New Roman"/>
            <w:sz w:val="24"/>
            <w:szCs w:val="24"/>
          </w:rPr>
          <w:delText>F</w:delText>
        </w:r>
        <w:r w:rsidR="0042151F" w:rsidRPr="00A634FE" w:rsidDel="00B03D7D">
          <w:rPr>
            <w:rFonts w:ascii="Times New Roman" w:hAnsi="Times New Roman" w:cs="Times New Roman"/>
            <w:sz w:val="24"/>
            <w:szCs w:val="24"/>
          </w:rPr>
          <w:delText xml:space="preserve">iltering out frequent short-term environmental signals may render plastic responses more efficient, and compensation for longer-term changes may be the principal benefit of plasticity </w:delText>
        </w:r>
      </w:del>
      <w:customXmlDelRangeStart w:id="136" w:author="Daniel Noble" w:date="2025-02-01T13:36:00Z"/>
      <w:sdt>
        <w:sdtPr>
          <w:rPr>
            <w:rFonts w:ascii="Times New Roman" w:hAnsi="Times New Roman" w:cs="Times New Roman"/>
            <w:sz w:val="24"/>
            <w:szCs w:val="24"/>
          </w:rPr>
          <w:alias w:val="SmartCite Citation"/>
          <w:tag w:val="52b54cf9-ca83-4a3f-8679-59ce89896f7a:c9e25266-a3d2-4a76-81c6-474f946555ec+"/>
          <w:id w:val="1306046976"/>
          <w:placeholder>
            <w:docPart w:val="DefaultPlaceholder_-1854013440"/>
          </w:placeholder>
        </w:sdtPr>
        <w:sdtContent>
          <w:customXmlDelRangeEnd w:id="136"/>
          <w:del w:id="137" w:author="Daniel Noble" w:date="2025-02-01T13:36:00Z" w16du:dateUtc="2025-02-01T02:36:00Z">
            <w:r w:rsidR="00086780" w:rsidRPr="00086780" w:rsidDel="00B03D7D">
              <w:rPr>
                <w:rFonts w:ascii="Times New Roman" w:eastAsia="Times New Roman" w:hAnsi="Times New Roman" w:cs="Times New Roman"/>
                <w:sz w:val="24"/>
              </w:rPr>
              <w:delText>(Leung et al., 2020)</w:delText>
            </w:r>
          </w:del>
          <w:customXmlDelRangeStart w:id="138" w:author="Daniel Noble" w:date="2025-02-01T13:36:00Z"/>
        </w:sdtContent>
      </w:sdt>
      <w:customXmlDelRangeEnd w:id="138"/>
      <w:del w:id="139" w:author="Daniel Noble" w:date="2025-02-01T13:36:00Z" w16du:dateUtc="2025-02-01T02:36:00Z">
        <w:r w:rsidR="0042151F" w:rsidRPr="00A634FE" w:rsidDel="00B03D7D">
          <w:rPr>
            <w:rFonts w:ascii="Times New Roman" w:hAnsi="Times New Roman" w:cs="Times New Roman"/>
            <w:sz w:val="24"/>
            <w:szCs w:val="24"/>
          </w:rPr>
          <w:delText xml:space="preserve">. At present, empirical evidence is equivocal, leaving the relationship between temperature fluctuations and phenotypic plasticity unresolved. Our aim was to provide a quantitative synthesis that establishes the current state-of-knowledge regarding the influence of thermal variability on phenotypic plasticity in ectotherms. </w:delText>
        </w:r>
      </w:del>
      <w:r w:rsidR="0042151F" w:rsidRPr="00A634FE">
        <w:rPr>
          <w:rFonts w:ascii="Times New Roman" w:hAnsi="Times New Roman" w:cs="Times New Roman"/>
          <w:sz w:val="24"/>
          <w:szCs w:val="24"/>
        </w:rPr>
        <w:t xml:space="preserve">Specifically, we conducted a meta-analysis that tested whether the capacity for phenotypic plasticity differed in constant and fluctuating thermal environments with the same mean temperature. The potential impacts of constant and fluctuating thermal environments were also investigated </w:t>
      </w:r>
      <w:del w:id="140" w:author="Daniel Noble" w:date="2025-04-03T10:46:00Z" w16du:dateUtc="2025-04-02T23:46:00Z">
        <w:r w:rsidR="0042151F" w:rsidRPr="00A634FE" w:rsidDel="00F557FE">
          <w:rPr>
            <w:rFonts w:ascii="Times New Roman" w:hAnsi="Times New Roman" w:cs="Times New Roman"/>
            <w:sz w:val="24"/>
            <w:szCs w:val="24"/>
          </w:rPr>
          <w:delText>in subset analyses of</w:delText>
        </w:r>
      </w:del>
      <w:ins w:id="141" w:author="Daniel Noble" w:date="2025-04-03T10:46:00Z" w16du:dateUtc="2025-04-02T23:46:00Z">
        <w:r w:rsidR="00F557FE">
          <w:rPr>
            <w:rFonts w:ascii="Times New Roman" w:hAnsi="Times New Roman" w:cs="Times New Roman"/>
            <w:sz w:val="24"/>
            <w:szCs w:val="24"/>
          </w:rPr>
          <w:t>at differ</w:t>
        </w:r>
      </w:ins>
      <w:ins w:id="142" w:author="Daniel Noble" w:date="2025-04-03T10:47:00Z" w16du:dateUtc="2025-04-02T23:47:00Z">
        <w:r w:rsidR="00F557FE">
          <w:rPr>
            <w:rFonts w:ascii="Times New Roman" w:hAnsi="Times New Roman" w:cs="Times New Roman"/>
            <w:sz w:val="24"/>
            <w:szCs w:val="24"/>
          </w:rPr>
          <w:t>ent</w:t>
        </w:r>
      </w:ins>
      <w:r w:rsidR="0042151F" w:rsidRPr="00A634FE">
        <w:rPr>
          <w:rFonts w:ascii="Times New Roman" w:hAnsi="Times New Roman" w:cs="Times New Roman"/>
          <w:sz w:val="24"/>
          <w:szCs w:val="24"/>
        </w:rPr>
        <w:t xml:space="preserve"> (</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w:t>
      </w:r>
      <w:r w:rsidR="0042151F" w:rsidRPr="00A634FE">
        <w:rPr>
          <w:rFonts w:ascii="Times New Roman" w:hAnsi="Times New Roman" w:cs="Times New Roman"/>
          <w:sz w:val="24"/>
          <w:szCs w:val="24"/>
        </w:rPr>
        <w:lastRenderedPageBreak/>
        <w:t xml:space="preserve">ecological levels (individual and population), (ii) ecosystems (aquatic and terrestrial organisms), and (iii) </w:t>
      </w:r>
      <w:del w:id="143" w:author="Daniel Noble" w:date="2025-04-03T10:47:00Z" w16du:dateUtc="2025-04-02T23:47:00Z">
        <w:r w:rsidR="00C90AE9" w:rsidDel="00F557FE">
          <w:rPr>
            <w:rFonts w:ascii="Times New Roman" w:hAnsi="Times New Roman" w:cs="Times New Roman"/>
            <w:sz w:val="24"/>
            <w:szCs w:val="24"/>
          </w:rPr>
          <w:delText xml:space="preserve">the </w:delText>
        </w:r>
      </w:del>
      <w:r w:rsidR="00C90AE9">
        <w:rPr>
          <w:rFonts w:ascii="Times New Roman" w:hAnsi="Times New Roman" w:cs="Times New Roman"/>
          <w:sz w:val="24"/>
          <w:szCs w:val="24"/>
        </w:rPr>
        <w:t>form</w:t>
      </w:r>
      <w:ins w:id="144" w:author="Daniel Noble" w:date="2025-04-03T10:47:00Z" w16du:dateUtc="2025-04-02T23:47:00Z">
        <w:r w:rsidR="00F557FE">
          <w:rPr>
            <w:rFonts w:ascii="Times New Roman" w:hAnsi="Times New Roman" w:cs="Times New Roman"/>
            <w:sz w:val="24"/>
            <w:szCs w:val="24"/>
          </w:rPr>
          <w:t>s</w:t>
        </w:r>
      </w:ins>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pPr>
        <w:spacing w:after="0" w:line="240" w:lineRule="auto"/>
        <w:rPr>
          <w:rFonts w:ascii="Times New Roman" w:hAnsi="Times New Roman" w:cs="Times New Roman"/>
          <w:b/>
          <w:bCs/>
          <w:sz w:val="24"/>
          <w:szCs w:val="24"/>
        </w:rPr>
        <w:pPrChange w:id="145" w:author="Daniel Noble" w:date="2025-02-01T13:22:00Z" w16du:dateUtc="2025-02-01T02:22:00Z">
          <w:pPr>
            <w:spacing w:after="0" w:line="480" w:lineRule="auto"/>
          </w:pPr>
        </w:pPrChange>
      </w:pPr>
    </w:p>
    <w:p w14:paraId="0BD61922" w14:textId="36F7D348" w:rsidR="0042151F" w:rsidRPr="002A7303" w:rsidRDefault="0042151F">
      <w:pPr>
        <w:spacing w:after="0" w:line="240" w:lineRule="auto"/>
        <w:rPr>
          <w:rFonts w:ascii="Times New Roman" w:hAnsi="Times New Roman" w:cs="Times New Roman"/>
          <w:b/>
          <w:bCs/>
          <w:sz w:val="24"/>
          <w:szCs w:val="24"/>
        </w:rPr>
        <w:pPrChange w:id="146" w:author="Daniel Noble" w:date="2025-02-01T13:22:00Z" w16du:dateUtc="2025-02-01T02:22:00Z">
          <w:pPr>
            <w:spacing w:after="0" w:line="480" w:lineRule="auto"/>
          </w:pPr>
        </w:pPrChange>
      </w:pPr>
      <w:r w:rsidRPr="002A7303">
        <w:rPr>
          <w:rFonts w:ascii="Times New Roman" w:hAnsi="Times New Roman" w:cs="Times New Roman"/>
          <w:b/>
          <w:bCs/>
          <w:sz w:val="24"/>
          <w:szCs w:val="24"/>
        </w:rPr>
        <w:t>Materials and Methods</w:t>
      </w:r>
    </w:p>
    <w:p w14:paraId="2F8EDEE1" w14:textId="46020011" w:rsidR="0042151F" w:rsidRPr="00A634FE" w:rsidRDefault="0042151F">
      <w:pPr>
        <w:spacing w:after="0" w:line="240" w:lineRule="auto"/>
        <w:ind w:firstLine="720"/>
        <w:rPr>
          <w:rFonts w:ascii="Times New Roman" w:hAnsi="Times New Roman" w:cs="Times New Roman"/>
          <w:sz w:val="24"/>
          <w:szCs w:val="24"/>
        </w:rPr>
        <w:pPrChange w:id="147" w:author="Daniel Noble" w:date="2025-02-18T13:14:00Z" w16du:dateUtc="2025-02-18T02:14:00Z">
          <w:pPr>
            <w:spacing w:after="0" w:line="480" w:lineRule="auto"/>
            <w:ind w:firstLine="720"/>
          </w:pPr>
        </w:pPrChange>
      </w:pPr>
      <w:r w:rsidRPr="00A634FE">
        <w:rPr>
          <w:rFonts w:ascii="Times New Roman" w:hAnsi="Times New Roman" w:cs="Times New Roman"/>
          <w:sz w:val="24"/>
          <w:szCs w:val="24"/>
        </w:rPr>
        <w:t xml:space="preserve">We </w:t>
      </w:r>
      <w:del w:id="148" w:author="Daniel Noble" w:date="2025-02-01T13:30:00Z" w16du:dateUtc="2025-02-01T02:30:00Z">
        <w:r w:rsidRPr="00A634FE" w:rsidDel="000F344C">
          <w:rPr>
            <w:rFonts w:ascii="Times New Roman" w:hAnsi="Times New Roman" w:cs="Times New Roman"/>
            <w:sz w:val="24"/>
            <w:szCs w:val="24"/>
          </w:rPr>
          <w:delText xml:space="preserve">followed </w:delText>
        </w:r>
      </w:del>
      <w:ins w:id="149" w:author="Daniel Noble" w:date="2025-02-01T13:30:00Z" w16du:dateUtc="2025-02-01T02:30:00Z">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as</w:t>
        </w:r>
      </w:ins>
      <w:ins w:id="150" w:author="Daniel Noble" w:date="2025-02-01T13:25:00Z" w16du:dateUtc="2025-02-01T02:25:00Z">
        <w:r w:rsidR="000F344C">
          <w:rPr>
            <w:rFonts w:ascii="Times New Roman" w:hAnsi="Times New Roman" w:cs="Times New Roman"/>
            <w:sz w:val="24"/>
            <w:szCs w:val="24"/>
          </w:rPr>
          <w:t xml:space="preserve"> closely as possible</w:t>
        </w:r>
      </w:ins>
      <w:ins w:id="151" w:author="Daniel Noble" w:date="2025-02-01T13:30:00Z" w16du:dateUtc="2025-02-01T02:30:00Z">
        <w:r w:rsidR="000F344C">
          <w:rPr>
            <w:rFonts w:ascii="Times New Roman" w:hAnsi="Times New Roman" w:cs="Times New Roman"/>
            <w:sz w:val="24"/>
            <w:szCs w:val="24"/>
          </w:rPr>
          <w:t>,</w:t>
        </w:r>
      </w:ins>
      <w:ins w:id="152" w:author="Daniel Noble" w:date="2025-02-01T13:25:00Z" w16du:dateUtc="2025-02-01T02:25:00Z">
        <w:r w:rsidR="000F344C">
          <w:rPr>
            <w:rFonts w:ascii="Times New Roman" w:hAnsi="Times New Roman" w:cs="Times New Roman"/>
            <w:sz w:val="24"/>
            <w:szCs w:val="24"/>
          </w:rPr>
          <w:t xml:space="preserve"> </w:t>
        </w:r>
      </w:ins>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r w:rsidR="00086780" w:rsidRPr="00086780">
            <w:rPr>
              <w:rFonts w:ascii="Times New Roman" w:eastAsia="Times New Roman" w:hAnsi="Times New Roman" w:cs="Times New Roman"/>
              <w:sz w:val="24"/>
            </w:rPr>
            <w:t>(Moher et al., 2015)</w:t>
          </w:r>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r w:rsidR="00086780" w:rsidRPr="00086780">
            <w:rPr>
              <w:rFonts w:ascii="Times New Roman" w:eastAsia="Times New Roman" w:hAnsi="Times New Roman" w:cs="Times New Roman"/>
              <w:sz w:val="24"/>
            </w:rPr>
            <w:t>(O’Dea et al., 2021)</w:t>
          </w:r>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Supplementary Materials 7.</w:t>
      </w:r>
      <w:del w:id="153" w:author="Daniel Noble" w:date="2025-02-18T13:13:00Z" w16du:dateUtc="2025-02-18T02:13:00Z">
        <w:r w:rsidRPr="00A634FE" w:rsidDel="0090482A">
          <w:rPr>
            <w:rFonts w:ascii="Times New Roman" w:hAnsi="Times New Roman" w:cs="Times New Roman"/>
            <w:sz w:val="24"/>
            <w:szCs w:val="24"/>
          </w:rPr>
          <w:delText>1</w:delText>
        </w:r>
      </w:del>
      <w:ins w:id="154" w:author="Daniel Noble" w:date="2025-02-18T13:14:00Z" w16du:dateUtc="2025-02-18T02:14:00Z">
        <w:r w:rsidR="0090482A">
          <w:rPr>
            <w:rFonts w:ascii="Times New Roman" w:hAnsi="Times New Roman" w:cs="Times New Roman"/>
            <w:sz w:val="24"/>
            <w:szCs w:val="24"/>
          </w:rPr>
          <w:t>1 &amp; 7.3</w:t>
        </w:r>
      </w:ins>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r w:rsidR="00086780" w:rsidRPr="00086780">
            <w:rPr>
              <w:rFonts w:ascii="Times New Roman" w:eastAsia="Times New Roman" w:hAnsi="Times New Roman" w:cs="Times New Roman"/>
              <w:sz w:val="24"/>
            </w:rPr>
            <w:t>(Foo et al., 2021)</w:t>
          </w:r>
        </w:sdtContent>
      </w:sdt>
      <w:r w:rsidRPr="00A634FE">
        <w:rPr>
          <w:rFonts w:ascii="Times New Roman" w:hAnsi="Times New Roman" w:cs="Times New Roman"/>
          <w:sz w:val="24"/>
          <w:szCs w:val="24"/>
        </w:rPr>
        <w:t xml:space="preserve">. </w:t>
      </w:r>
    </w:p>
    <w:p w14:paraId="4D446F69" w14:textId="77777777" w:rsidR="00074EA1" w:rsidRDefault="00074EA1">
      <w:pPr>
        <w:spacing w:after="0" w:line="240" w:lineRule="auto"/>
        <w:rPr>
          <w:rFonts w:ascii="Times New Roman" w:hAnsi="Times New Roman" w:cs="Times New Roman"/>
          <w:b/>
          <w:bCs/>
          <w:sz w:val="24"/>
          <w:szCs w:val="24"/>
        </w:rPr>
        <w:pPrChange w:id="155" w:author="Daniel Noble" w:date="2025-02-01T13:22:00Z" w16du:dateUtc="2025-02-01T02:22:00Z">
          <w:pPr>
            <w:spacing w:after="0" w:line="480" w:lineRule="auto"/>
          </w:pPr>
        </w:pPrChange>
      </w:pPr>
    </w:p>
    <w:p w14:paraId="17093A0E" w14:textId="331BD197" w:rsidR="0042151F" w:rsidRPr="00B96E9B" w:rsidRDefault="0042151F">
      <w:pPr>
        <w:spacing w:after="0" w:line="240" w:lineRule="auto"/>
        <w:rPr>
          <w:rFonts w:ascii="Times New Roman" w:hAnsi="Times New Roman" w:cs="Times New Roman"/>
          <w:i/>
          <w:iCs/>
          <w:sz w:val="24"/>
          <w:szCs w:val="24"/>
        </w:rPr>
        <w:pPrChange w:id="156" w:author="Daniel Noble" w:date="2025-02-01T13:22:00Z" w16du:dateUtc="2025-02-01T02:22:00Z">
          <w:pPr>
            <w:spacing w:after="0" w:line="480" w:lineRule="auto"/>
          </w:pPr>
        </w:pPrChange>
      </w:pPr>
      <w:r w:rsidRPr="00B96E9B">
        <w:rPr>
          <w:rFonts w:ascii="Times New Roman" w:hAnsi="Times New Roman" w:cs="Times New Roman"/>
          <w:i/>
          <w:iCs/>
          <w:sz w:val="24"/>
          <w:szCs w:val="24"/>
        </w:rPr>
        <w:t>Systematic Literature Search and Screening</w:t>
      </w:r>
    </w:p>
    <w:p w14:paraId="4C991A78" w14:textId="2FA0D18C" w:rsidR="0042151F" w:rsidRPr="00A634FE" w:rsidRDefault="008702C5">
      <w:pPr>
        <w:spacing w:after="0" w:line="240" w:lineRule="auto"/>
        <w:ind w:firstLine="720"/>
        <w:rPr>
          <w:rFonts w:ascii="Times New Roman" w:hAnsi="Times New Roman" w:cs="Times New Roman"/>
          <w:sz w:val="24"/>
          <w:szCs w:val="24"/>
        </w:rPr>
        <w:pPrChange w:id="157" w:author="Daniel Noble" w:date="2025-02-01T13:22:00Z" w16du:dateUtc="2025-02-01T02:22:00Z">
          <w:pPr>
            <w:spacing w:after="0" w:line="480" w:lineRule="auto"/>
            <w:ind w:firstLine="720"/>
          </w:pPr>
        </w:pPrChange>
      </w:pPr>
      <w:r>
        <w:rPr>
          <w:rFonts w:ascii="Times New Roman" w:hAnsi="Times New Roman" w:cs="Times New Roman"/>
          <w:sz w:val="24"/>
          <w:szCs w:val="24"/>
        </w:rPr>
        <w:t xml:space="preserve">We adhered to the </w:t>
      </w:r>
      <w:r w:rsidR="0042151F" w:rsidRPr="00A634FE">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r w:rsidR="00086780" w:rsidRPr="00086780">
            <w:rPr>
              <w:rFonts w:ascii="Times New Roman" w:eastAsia="Times New Roman" w:hAnsi="Times New Roman" w:cs="Times New Roman"/>
              <w:sz w:val="24"/>
            </w:rPr>
            <w:t>(Morgan et al., 2018)</w:t>
          </w:r>
        </w:sdtContent>
      </w:sdt>
      <w:r w:rsidR="0042151F" w:rsidRPr="00A634FE">
        <w:rPr>
          <w:rFonts w:ascii="Times New Roman" w:hAnsi="Times New Roman" w:cs="Times New Roman"/>
          <w:sz w:val="24"/>
          <w:szCs w:val="24"/>
        </w:rPr>
        <w:t xml:space="preserve"> in the development of focus questions and the literature search and screening processes (Supplementary Materials 7.1). </w:t>
      </w:r>
      <w:r>
        <w:rPr>
          <w:rFonts w:ascii="Times New Roman" w:hAnsi="Times New Roman" w:cs="Times New Roman"/>
          <w:sz w:val="24"/>
          <w:szCs w:val="24"/>
        </w:rPr>
        <w:t>The</w:t>
      </w:r>
      <w:r w:rsidR="0042151F" w:rsidRPr="00A634FE">
        <w:rPr>
          <w:rFonts w:ascii="Times New Roman" w:hAnsi="Times New Roman" w:cs="Times New Roman"/>
          <w:sz w:val="24"/>
          <w:szCs w:val="24"/>
        </w:rPr>
        <w:t xml:space="preserve"> systematic literature search was conducted on the 5</w:t>
      </w:r>
      <w:r w:rsidR="0042151F" w:rsidRPr="00A634FE">
        <w:rPr>
          <w:rFonts w:ascii="Times New Roman" w:hAnsi="Times New Roman" w:cs="Times New Roman"/>
          <w:sz w:val="24"/>
          <w:szCs w:val="24"/>
          <w:vertAlign w:val="superscript"/>
        </w:rPr>
        <w:t>th</w:t>
      </w:r>
      <w:r w:rsidR="0042151F" w:rsidRPr="00A634FE">
        <w:rPr>
          <w:rFonts w:ascii="Times New Roman" w:hAnsi="Times New Roman" w:cs="Times New Roman"/>
          <w:sz w:val="24"/>
          <w:szCs w:val="24"/>
        </w:rPr>
        <w:t xml:space="preserve"> of April 2022 </w:t>
      </w:r>
      <w:r>
        <w:rPr>
          <w:rFonts w:ascii="Times New Roman" w:hAnsi="Times New Roman" w:cs="Times New Roman"/>
          <w:sz w:val="24"/>
          <w:szCs w:val="24"/>
        </w:rPr>
        <w:t>in</w:t>
      </w:r>
      <w:r w:rsidR="0042151F" w:rsidRPr="00A634FE">
        <w:rPr>
          <w:rFonts w:ascii="Times New Roman" w:hAnsi="Times New Roman" w:cs="Times New Roman"/>
          <w:sz w:val="24"/>
          <w:szCs w:val="24"/>
        </w:rPr>
        <w:t xml:space="preserve"> Scopus, Web of Science and ScienceDirect databases. Search terms included synonyms for ‘plasticity’, ‘acclimation’ and ‘developmental effects’ to identify studies that </w:t>
      </w:r>
      <w:r>
        <w:rPr>
          <w:rFonts w:ascii="Times New Roman" w:hAnsi="Times New Roman" w:cs="Times New Roman"/>
          <w:sz w:val="24"/>
          <w:szCs w:val="24"/>
        </w:rPr>
        <w:t>conducted</w:t>
      </w:r>
      <w:r w:rsidR="0042151F" w:rsidRPr="00A634FE">
        <w:rPr>
          <w:rFonts w:ascii="Times New Roman" w:hAnsi="Times New Roman" w:cs="Times New Roman"/>
          <w:sz w:val="24"/>
          <w:szCs w:val="24"/>
        </w:rPr>
        <w:t xml:space="preserve"> treatments during the lifespan of an individual </w:t>
      </w:r>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r w:rsidR="00086780" w:rsidRPr="00086780">
            <w:rPr>
              <w:rFonts w:ascii="Times New Roman" w:eastAsia="Times New Roman" w:hAnsi="Times New Roman" w:cs="Times New Roman"/>
              <w:sz w:val="24"/>
            </w:rPr>
            <w:t>(Noble et al., 2018)</w:t>
          </w:r>
        </w:sdtContent>
      </w:sdt>
      <w:r>
        <w:rPr>
          <w:rFonts w:ascii="Times New Roman" w:hAnsi="Times New Roman" w:cs="Times New Roman"/>
          <w:sz w:val="24"/>
          <w:szCs w:val="24"/>
        </w:rPr>
        <w:t> </w:t>
      </w:r>
      <w:r w:rsidR="0042151F" w:rsidRPr="00A634FE">
        <w:rPr>
          <w:rFonts w:ascii="Times New Roman" w:hAnsi="Times New Roman" w:cs="Times New Roman"/>
          <w:sz w:val="24"/>
          <w:szCs w:val="24"/>
        </w:rPr>
        <w:t>. To limit the search string to temperature treatments ‘thermal’ and ‘temperature’ were added as search terms (</w:t>
      </w:r>
      <w:r w:rsidR="0042151F" w:rsidRPr="00A634FE">
        <w:rPr>
          <w:rFonts w:ascii="Times New Roman" w:hAnsi="Times New Roman" w:cs="Times New Roman"/>
          <w:sz w:val="24"/>
          <w:szCs w:val="24"/>
        </w:rPr>
        <w:fldChar w:fldCharType="begin">
          <w:fldData xml:space="preserve">PEVuZE5vdGU+PENpdGU+PEF1dGhvcj5CYXJsZXk8L0F1dGhvcj48WWVhcj4yMDIxPC9ZZWFyPjxS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</w:fldData>
        </w:fldChar>
      </w:r>
      <w:r w:rsidR="0042151F" w:rsidRPr="00A634FE">
        <w:rPr>
          <w:rFonts w:ascii="Times New Roman" w:hAnsi="Times New Roman" w:cs="Times New Roman"/>
          <w:sz w:val="24"/>
          <w:szCs w:val="24"/>
        </w:rPr>
        <w:instrText xml:space="preserve"> ADDIN EN.CITE </w:instrText>
      </w:r>
      <w:r w:rsidR="0042151F" w:rsidRPr="00A634FE">
        <w:rPr>
          <w:rFonts w:ascii="Times New Roman" w:hAnsi="Times New Roman" w:cs="Times New Roman"/>
          <w:sz w:val="24"/>
          <w:szCs w:val="24"/>
        </w:rPr>
        <w:fldChar w:fldCharType="begin">
          <w:fldData xml:space="preserve">PEVuZE5vdGU+PENpdGU+PEF1dGhvcj5CYXJsZXk8L0F1dGhvcj48WWVhcj4yMDIxPC9ZZWFyPjxS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</w:fldData>
        </w:fldChar>
      </w:r>
      <w:r w:rsidR="0042151F" w:rsidRPr="00A634FE">
        <w:rPr>
          <w:rFonts w:ascii="Times New Roman" w:hAnsi="Times New Roman" w:cs="Times New Roman"/>
          <w:sz w:val="24"/>
          <w:szCs w:val="24"/>
        </w:rPr>
        <w:instrText xml:space="preserve"> ADDIN EN.CITE.DATA </w:instrText>
      </w:r>
      <w:r w:rsidR="0042151F" w:rsidRPr="00A634FE">
        <w:rPr>
          <w:rFonts w:ascii="Times New Roman" w:hAnsi="Times New Roman" w:cs="Times New Roman"/>
          <w:sz w:val="24"/>
          <w:szCs w:val="24"/>
        </w:rPr>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Barley et al., 2021; Noble et al., 2018</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can be found in the Supplementary Materials 7.2. </w:t>
      </w:r>
    </w:p>
    <w:p w14:paraId="1B72FDB5" w14:textId="7DF07A31" w:rsidR="0042151F" w:rsidRPr="00A634FE" w:rsidRDefault="0042151F">
      <w:pPr>
        <w:spacing w:after="0" w:line="240" w:lineRule="auto"/>
        <w:ind w:firstLine="720"/>
        <w:rPr>
          <w:rFonts w:ascii="Times New Roman" w:hAnsi="Times New Roman" w:cs="Times New Roman"/>
          <w:sz w:val="24"/>
          <w:szCs w:val="24"/>
        </w:rPr>
        <w:pPrChange w:id="158" w:author="Daniel Noble" w:date="2025-02-01T13:22:00Z" w16du:dateUtc="2025-02-01T02:22:00Z">
          <w:pPr>
            <w:spacing w:after="0" w:line="480" w:lineRule="auto"/>
            <w:ind w:firstLine="720"/>
          </w:pPr>
        </w:pPrChange>
      </w:pPr>
      <w:r w:rsidRPr="00A634FE">
        <w:rPr>
          <w:rFonts w:ascii="Times New Roman" w:hAnsi="Times New Roman" w:cs="Times New Roman"/>
          <w:sz w:val="24"/>
          <w:szCs w:val="24"/>
        </w:rPr>
        <w:t xml:space="preserve">These searches returned a total of 13,549 unique studies (Supplementary Materials 7.3). A total of 57 studies were identified that were in English and experimentally compared the </w:t>
      </w:r>
      <w:del w:id="159" w:author="Daniel Noble" w:date="2025-02-18T13:15:00Z" w16du:dateUtc="2025-02-18T02:15:00Z">
        <w:r w:rsidRPr="00A634FE" w:rsidDel="0090482A">
          <w:rPr>
            <w:rFonts w:ascii="Times New Roman" w:hAnsi="Times New Roman" w:cs="Times New Roman"/>
            <w:sz w:val="24"/>
            <w:szCs w:val="24"/>
          </w:rPr>
          <w:delText>effect of</w:delText>
        </w:r>
      </w:del>
      <w:ins w:id="160" w:author="Daniel Noble" w:date="2025-02-18T13:15:00Z" w16du:dateUtc="2025-02-18T02:15:00Z">
        <w:r w:rsidR="0090482A">
          <w:rPr>
            <w:rFonts w:ascii="Times New Roman" w:hAnsi="Times New Roman" w:cs="Times New Roman"/>
            <w:sz w:val="24"/>
            <w:szCs w:val="24"/>
          </w:rPr>
          <w:t>plastic responses in both</w:t>
        </w:r>
      </w:ins>
      <w:r w:rsidRPr="00A634FE">
        <w:rPr>
          <w:rFonts w:ascii="Times New Roman" w:hAnsi="Times New Roman" w:cs="Times New Roman"/>
          <w:sz w:val="24"/>
          <w:szCs w:val="24"/>
        </w:rPr>
        <w:t xml:space="preserve"> constant and fluctuating temperature treatments </w:t>
      </w:r>
      <w:del w:id="161" w:author="Daniel Noble" w:date="2025-02-18T13:15:00Z" w16du:dateUtc="2025-02-18T02:15:00Z">
        <w:r w:rsidRPr="00A634FE" w:rsidDel="0090482A">
          <w:rPr>
            <w:rFonts w:ascii="Times New Roman" w:hAnsi="Times New Roman" w:cs="Times New Roman"/>
            <w:sz w:val="24"/>
            <w:szCs w:val="24"/>
          </w:rPr>
          <w:delText xml:space="preserve">on phenotypic </w:delText>
        </w:r>
        <w:r w:rsidR="00200F41" w:rsidDel="0090482A">
          <w:rPr>
            <w:rFonts w:ascii="Times New Roman" w:hAnsi="Times New Roman" w:cs="Times New Roman"/>
            <w:sz w:val="24"/>
            <w:szCs w:val="24"/>
          </w:rPr>
          <w:delText>plasticity in</w:delText>
        </w:r>
      </w:del>
      <w:ins w:id="162" w:author="Daniel Noble" w:date="2025-02-18T13:15:00Z" w16du:dateUtc="2025-02-18T02:15:00Z">
        <w:r w:rsidR="0090482A">
          <w:rPr>
            <w:rFonts w:ascii="Times New Roman" w:hAnsi="Times New Roman" w:cs="Times New Roman"/>
            <w:sz w:val="24"/>
            <w:szCs w:val="24"/>
          </w:rPr>
          <w:t>for</w:t>
        </w:r>
      </w:ins>
      <w:r w:rsidRPr="00A634FE">
        <w:rPr>
          <w:rFonts w:ascii="Times New Roman" w:hAnsi="Times New Roman" w:cs="Times New Roman"/>
          <w:sz w:val="24"/>
          <w:szCs w:val="24"/>
        </w:rPr>
        <w:t xml:space="preserve"> ectothermic organisms </w:t>
      </w:r>
      <w:r w:rsidR="00200F41">
        <w:rPr>
          <w:rFonts w:ascii="Times New Roman" w:hAnsi="Times New Roman" w:cs="Times New Roman"/>
          <w:sz w:val="24"/>
          <w:szCs w:val="24"/>
        </w:rPr>
        <w:t>under</w:t>
      </w:r>
      <w:r w:rsidRPr="00A634FE">
        <w:rPr>
          <w:rFonts w:ascii="Times New Roman" w:hAnsi="Times New Roman" w:cs="Times New Roman"/>
          <w:sz w:val="24"/>
          <w:szCs w:val="24"/>
        </w:rPr>
        <w:t xml:space="preserve"> controlled</w:t>
      </w:r>
      <w:r w:rsidR="00200F41">
        <w:rPr>
          <w:rFonts w:ascii="Times New Roman" w:hAnsi="Times New Roman" w:cs="Times New Roman"/>
          <w:sz w:val="24"/>
          <w:szCs w:val="24"/>
        </w:rPr>
        <w:t xml:space="preserve"> </w:t>
      </w:r>
      <w:r w:rsidRPr="00A634FE">
        <w:rPr>
          <w:rFonts w:ascii="Times New Roman" w:hAnsi="Times New Roman" w:cs="Times New Roman"/>
          <w:sz w:val="24"/>
          <w:szCs w:val="24"/>
        </w:rPr>
        <w:t xml:space="preserve">laboratory conditions.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Scopus, Web of Science, ScienceDirect and Google Scholar to conduct a forward (papers citing the original study) and backward (papers that were cited in the original study) search on the 19</w:t>
      </w:r>
      <w:r w:rsidRPr="00A634FE">
        <w:rPr>
          <w:rFonts w:ascii="Times New Roman" w:hAnsi="Times New Roman" w:cs="Times New Roman"/>
          <w:sz w:val="24"/>
          <w:szCs w:val="24"/>
          <w:vertAlign w:val="superscript"/>
        </w:rPr>
        <w:t>th</w:t>
      </w:r>
      <w:r w:rsidRPr="00A634FE">
        <w:rPr>
          <w:rFonts w:ascii="Times New Roman" w:hAnsi="Times New Roman" w:cs="Times New Roman"/>
          <w:sz w:val="24"/>
          <w:szCs w:val="24"/>
        </w:rPr>
        <w:t xml:space="preserve"> of October 2022</w:t>
      </w:r>
      <w:r w:rsidR="00200F41">
        <w:rPr>
          <w:rFonts w:ascii="Times New Roman" w:hAnsi="Times New Roman" w:cs="Times New Roman"/>
          <w:sz w:val="24"/>
          <w:szCs w:val="24"/>
        </w:rPr>
        <w:t>, and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 xml:space="preserve">n additional 87 studies. There was </w:t>
      </w:r>
      <w:commentRangeStart w:id="163"/>
      <w:r w:rsidRPr="00A634FE">
        <w:rPr>
          <w:rFonts w:ascii="Times New Roman" w:hAnsi="Times New Roman" w:cs="Times New Roman"/>
          <w:sz w:val="24"/>
          <w:szCs w:val="24"/>
        </w:rPr>
        <w:t>one species</w:t>
      </w:r>
      <w:commentRangeEnd w:id="163"/>
      <w:r w:rsidR="00F260F6">
        <w:rPr>
          <w:rStyle w:val="CommentReference"/>
        </w:rPr>
        <w:commentReference w:id="163"/>
      </w:r>
      <w:r w:rsidRPr="00A634FE">
        <w:rPr>
          <w:rFonts w:ascii="Times New Roman" w:hAnsi="Times New Roman" w:cs="Times New Roman"/>
          <w:sz w:val="24"/>
          <w:szCs w:val="24"/>
        </w:rPr>
        <w:t xml:space="preserve"> that was removed from the compiled data set due to an unresolved phylogeny in the Open Tree of Life database</w:t>
      </w:r>
      <w:r w:rsidR="00200F4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Michonneau</w:t>
          </w:r>
          <w:proofErr w:type="spellEnd"/>
          <w:r w:rsidR="00086780" w:rsidRPr="00086780">
            <w:rPr>
              <w:rFonts w:ascii="Times New Roman" w:eastAsia="Times New Roman" w:hAnsi="Times New Roman" w:cs="Times New Roman"/>
              <w:sz w:val="24"/>
            </w:rPr>
            <w:t xml:space="preserve"> et al., 2016)</w:t>
          </w:r>
        </w:sdtContent>
      </w:sdt>
      <w:r w:rsidRPr="00A634FE">
        <w:rPr>
          <w:rFonts w:ascii="Times New Roman" w:hAnsi="Times New Roman" w:cs="Times New Roman"/>
          <w:sz w:val="24"/>
          <w:szCs w:val="24"/>
        </w:rPr>
        <w:t xml:space="preserve">. </w:t>
      </w:r>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an abstract and full-text screening </w:t>
      </w:r>
      <w:r w:rsidR="00200F41">
        <w:rPr>
          <w:rFonts w:ascii="Times New Roman" w:hAnsi="Times New Roman" w:cs="Times New Roman"/>
          <w:sz w:val="24"/>
          <w:szCs w:val="24"/>
        </w:rPr>
        <w:t>(</w:t>
      </w:r>
      <w:r w:rsidRPr="00A634FE">
        <w:rPr>
          <w:rFonts w:ascii="Times New Roman" w:hAnsi="Times New Roman" w:cs="Times New Roman"/>
          <w:sz w:val="24"/>
          <w:szCs w:val="24"/>
        </w:rPr>
        <w:t>in Rayyan Software</w:t>
      </w:r>
      <w:r w:rsidR="00200F41">
        <w:rPr>
          <w:rFonts w:ascii="Times New Roman" w:hAnsi="Times New Roman" w:cs="Times New Roman"/>
          <w:sz w:val="24"/>
          <w:szCs w:val="24"/>
        </w:rPr>
        <w:t>)</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Ouzzani</w:t>
          </w:r>
          <w:proofErr w:type="spellEnd"/>
          <w:r w:rsidR="00086780" w:rsidRPr="00086780">
            <w:rPr>
              <w:rFonts w:ascii="Times New Roman" w:eastAsia="Times New Roman" w:hAnsi="Times New Roman" w:cs="Times New Roman"/>
              <w:sz w:val="24"/>
            </w:rPr>
            <w:t xml:space="preserve"> et al., 2016)</w:t>
          </w:r>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7.4). For a study to be included in the analysis, experiments had to have: (a) identical housing and habituating periods across treatments; (b) acclimation or developmental plasticity treatments (within the lifespan of an individual); (c) fluctuating and constant temperature treatments pairs with the same mean temperature; (d) all other treatment conditions </w:t>
      </w:r>
      <w:ins w:id="164" w:author="Daniel Noble" w:date="2025-02-01T13:28:00Z" w16du:dateUtc="2025-02-01T02:28:00Z">
        <w:r w:rsidR="000F344C">
          <w:rPr>
            <w:rFonts w:ascii="Times New Roman" w:hAnsi="Times New Roman" w:cs="Times New Roman"/>
            <w:sz w:val="24"/>
            <w:szCs w:val="24"/>
          </w:rPr>
          <w:t xml:space="preserve">needed to be </w:t>
        </w:r>
      </w:ins>
      <w:r w:rsidRPr="00A634FE">
        <w:rPr>
          <w:rFonts w:ascii="Times New Roman" w:hAnsi="Times New Roman" w:cs="Times New Roman"/>
          <w:sz w:val="24"/>
          <w:szCs w:val="24"/>
        </w:rPr>
        <w:t>identical (e.g., photoperiod and salinity); (e) measurements of plastic phenotypic responses (excluding metrics of thermal performance</w:t>
      </w:r>
      <w:del w:id="165" w:author="Daniel Noble" w:date="2025-02-18T13:17:00Z" w16du:dateUtc="2025-02-18T02:17:00Z">
        <w:r w:rsidRPr="00A634FE" w:rsidDel="00AE42D5">
          <w:rPr>
            <w:rFonts w:ascii="Times New Roman" w:hAnsi="Times New Roman" w:cs="Times New Roman"/>
            <w:sz w:val="24"/>
            <w:szCs w:val="24"/>
          </w:rPr>
          <w:delText xml:space="preserve"> </w:delText>
        </w:r>
      </w:del>
      <w:ins w:id="166" w:author="Daniel Noble" w:date="2025-02-18T13:17:00Z" w16du:dateUtc="2025-02-18T02:17:00Z">
        <w:r w:rsidR="00AE42D5">
          <w:rPr>
            <w:rFonts w:ascii="Times New Roman" w:hAnsi="Times New Roman" w:cs="Times New Roman"/>
            <w:sz w:val="24"/>
            <w:szCs w:val="24"/>
          </w:rPr>
          <w:t xml:space="preserve">, </w:t>
        </w:r>
      </w:ins>
      <w:del w:id="167" w:author="Daniel Noble" w:date="2025-02-18T13:17:00Z" w16du:dateUtc="2025-02-18T02:17:00Z">
        <w:r w:rsidRPr="00A634FE" w:rsidDel="00AE42D5">
          <w:rPr>
            <w:rFonts w:ascii="Times New Roman" w:hAnsi="Times New Roman" w:cs="Times New Roman"/>
            <w:sz w:val="24"/>
            <w:szCs w:val="24"/>
          </w:rPr>
          <w:delText xml:space="preserve">including </w:delText>
        </w:r>
      </w:del>
      <w:r w:rsidRPr="00A634FE">
        <w:rPr>
          <w:rFonts w:ascii="Times New Roman" w:hAnsi="Times New Roman" w:cs="Times New Roman"/>
          <w:sz w:val="24"/>
          <w:szCs w:val="24"/>
        </w:rPr>
        <w:t xml:space="preserve">critical thermal minima and maxima). Phenotypic response measurements </w:t>
      </w:r>
      <w:ins w:id="168" w:author="Daniel Noble" w:date="2025-02-18T13:18:00Z" w16du:dateUtc="2025-02-18T02:18:00Z">
        <w:r w:rsidR="00AE42D5">
          <w:rPr>
            <w:rFonts w:ascii="Times New Roman" w:hAnsi="Times New Roman" w:cs="Times New Roman"/>
            <w:sz w:val="24"/>
            <w:szCs w:val="24"/>
          </w:rPr>
          <w:t>across</w:t>
        </w:r>
      </w:ins>
      <w:ins w:id="169" w:author="Daniel Noble" w:date="2025-02-18T13:17:00Z" w16du:dateUtc="2025-02-18T02:17:00Z">
        <w:r w:rsidR="00AE42D5">
          <w:rPr>
            <w:rFonts w:ascii="Times New Roman" w:hAnsi="Times New Roman" w:cs="Times New Roman"/>
            <w:sz w:val="24"/>
            <w:szCs w:val="24"/>
          </w:rPr>
          <w:t xml:space="preserve"> temperature </w:t>
        </w:r>
      </w:ins>
      <w:r w:rsidRPr="00A634FE">
        <w:rPr>
          <w:rFonts w:ascii="Times New Roman" w:hAnsi="Times New Roman" w:cs="Times New Roman"/>
          <w:sz w:val="24"/>
          <w:szCs w:val="24"/>
        </w:rPr>
        <w:t>could be either at the population-level (measured for an entire population, e.g., survival) or individual-level (measured in an individual, e.g., development time or locomotor performance). All relevant statistical information needed to be available (including sample size, mean, and error metrics) and principal components and factor loadings were excluded</w:t>
      </w:r>
      <w:r w:rsidR="00200F4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43a6623-d0d9-49af-aac5-e8c193f5a4a0+"/>
          <w:id w:val="-937283791"/>
          <w:placeholder>
            <w:docPart w:val="DefaultPlaceholder_-1854013440"/>
          </w:placeholder>
        </w:sdtPr>
        <w:sdtContent>
          <w:r w:rsidR="00086780" w:rsidRPr="00086780">
            <w:rPr>
              <w:rFonts w:ascii="Times New Roman" w:eastAsia="Times New Roman" w:hAnsi="Times New Roman" w:cs="Times New Roman"/>
              <w:sz w:val="24"/>
            </w:rPr>
            <w:t>(Tarka et al., 2018)</w:t>
          </w:r>
        </w:sdtContent>
      </w:sdt>
      <w:r w:rsidRPr="00A634FE">
        <w:rPr>
          <w:rFonts w:ascii="Times New Roman" w:hAnsi="Times New Roman" w:cs="Times New Roman"/>
          <w:sz w:val="24"/>
          <w:szCs w:val="24"/>
        </w:rPr>
        <w:t xml:space="preserve">. </w:t>
      </w:r>
      <w:r w:rsidR="00200F41">
        <w:rPr>
          <w:rFonts w:ascii="Times New Roman" w:hAnsi="Times New Roman" w:cs="Times New Roman"/>
          <w:sz w:val="24"/>
          <w:szCs w:val="24"/>
        </w:rPr>
        <w:t>Following this search,</w:t>
      </w:r>
      <w:r w:rsidRPr="00A634FE">
        <w:rPr>
          <w:rFonts w:ascii="Times New Roman" w:hAnsi="Times New Roman" w:cs="Times New Roman"/>
          <w:sz w:val="24"/>
          <w:szCs w:val="24"/>
        </w:rPr>
        <w:t xml:space="preserve"> 44 studies were included in the final analysis (Supplementary Materials 7.5).</w:t>
      </w:r>
    </w:p>
    <w:p w14:paraId="04BA723F" w14:textId="77777777" w:rsidR="00200F41" w:rsidRDefault="00200F41">
      <w:pPr>
        <w:spacing w:after="0" w:line="240" w:lineRule="auto"/>
        <w:rPr>
          <w:rFonts w:ascii="Times New Roman" w:hAnsi="Times New Roman" w:cs="Times New Roman"/>
          <w:b/>
          <w:bCs/>
          <w:sz w:val="24"/>
          <w:szCs w:val="24"/>
        </w:rPr>
        <w:pPrChange w:id="170" w:author="Daniel Noble" w:date="2025-02-01T13:22:00Z" w16du:dateUtc="2025-02-01T02:22:00Z">
          <w:pPr>
            <w:spacing w:after="0" w:line="480" w:lineRule="auto"/>
          </w:pPr>
        </w:pPrChange>
      </w:pPr>
    </w:p>
    <w:p w14:paraId="257BB8EF" w14:textId="2FE87AC4" w:rsidR="0042151F" w:rsidRPr="00B96E9B" w:rsidRDefault="0042151F">
      <w:pPr>
        <w:spacing w:after="0" w:line="240" w:lineRule="auto"/>
        <w:rPr>
          <w:rFonts w:ascii="Times New Roman" w:hAnsi="Times New Roman" w:cs="Times New Roman"/>
          <w:i/>
          <w:iCs/>
          <w:sz w:val="24"/>
          <w:szCs w:val="24"/>
        </w:rPr>
        <w:pPrChange w:id="171" w:author="Daniel Noble" w:date="2025-02-01T13:22:00Z" w16du:dateUtc="2025-02-01T02:22:00Z">
          <w:pPr>
            <w:spacing w:after="0" w:line="480" w:lineRule="auto"/>
          </w:pPr>
        </w:pPrChange>
      </w:pPr>
      <w:r w:rsidRPr="00B96E9B">
        <w:rPr>
          <w:rFonts w:ascii="Times New Roman" w:hAnsi="Times New Roman" w:cs="Times New Roman"/>
          <w:i/>
          <w:iCs/>
          <w:sz w:val="24"/>
          <w:szCs w:val="24"/>
        </w:rPr>
        <w:t>Data Extraction</w:t>
      </w:r>
    </w:p>
    <w:p w14:paraId="16727ACC" w14:textId="6F94CB18" w:rsidR="0042151F" w:rsidRDefault="000B0220">
      <w:pPr>
        <w:spacing w:after="0" w:line="240" w:lineRule="auto"/>
        <w:ind w:firstLine="720"/>
        <w:rPr>
          <w:rFonts w:ascii="Times New Roman" w:hAnsi="Times New Roman" w:cs="Times New Roman"/>
          <w:sz w:val="24"/>
          <w:szCs w:val="24"/>
        </w:rPr>
        <w:pPrChange w:id="172" w:author="Daniel Noble" w:date="2025-02-01T13:22:00Z" w16du:dateUtc="2025-02-01T02:22:00Z">
          <w:pPr>
            <w:spacing w:after="0" w:line="480" w:lineRule="auto"/>
            <w:ind w:firstLine="720"/>
          </w:pPr>
        </w:pPrChange>
      </w:pPr>
      <w:r>
        <w:rPr>
          <w:rFonts w:ascii="Times New Roman" w:hAnsi="Times New Roman" w:cs="Times New Roman"/>
          <w:sz w:val="24"/>
          <w:szCs w:val="24"/>
        </w:rPr>
        <w:t xml:space="preserve">All studies included in the analysis had at least four principal </w:t>
      </w:r>
      <w:r w:rsidR="00827B30">
        <w:rPr>
          <w:rFonts w:ascii="Times New Roman" w:hAnsi="Times New Roman" w:cs="Times New Roman"/>
          <w:sz w:val="24"/>
          <w:szCs w:val="24"/>
        </w:rPr>
        <w:t>chronic (days to weeks)</w:t>
      </w:r>
      <w:r w:rsidR="00896C56">
        <w:rPr>
          <w:rFonts w:ascii="Times New Roman" w:hAnsi="Times New Roman" w:cs="Times New Roman"/>
          <w:sz w:val="24"/>
          <w:szCs w:val="24"/>
        </w:rPr>
        <w:t xml:space="preserve"> </w:t>
      </w:r>
      <w:r>
        <w:rPr>
          <w:rFonts w:ascii="Times New Roman" w:hAnsi="Times New Roman" w:cs="Times New Roman"/>
          <w:sz w:val="24"/>
          <w:szCs w:val="24"/>
        </w:rPr>
        <w:t>treatments</w:t>
      </w:r>
      <w:r w:rsidR="0042151F" w:rsidRPr="00A634FE">
        <w:rPr>
          <w:rFonts w:ascii="Times New Roman" w:hAnsi="Times New Roman" w:cs="Times New Roman"/>
          <w:sz w:val="24"/>
          <w:szCs w:val="24"/>
        </w:rPr>
        <w:t xml:space="preserve">: two </w:t>
      </w:r>
      <w:commentRangeStart w:id="173"/>
      <w:r w:rsidR="0042151F" w:rsidRPr="00A634FE">
        <w:rPr>
          <w:rFonts w:ascii="Times New Roman" w:hAnsi="Times New Roman" w:cs="Times New Roman"/>
          <w:sz w:val="24"/>
          <w:szCs w:val="24"/>
        </w:rPr>
        <w:t xml:space="preserve">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lastRenderedPageBreak/>
        <w:t>constant treatments</w:t>
      </w:r>
      <w:commentRangeEnd w:id="173"/>
      <w:r w:rsidR="0026400F">
        <w:rPr>
          <w:rStyle w:val="CommentReference"/>
        </w:rPr>
        <w:commentReference w:id="173"/>
      </w:r>
      <w:ins w:id="174" w:author="Daniel Noble" w:date="2025-02-18T14:54:00Z" w16du:dateUtc="2025-02-18T03:54:00Z">
        <w:r w:rsidR="00CE3966">
          <w:rPr>
            <w:rFonts w:ascii="Times New Roman" w:hAnsi="Times New Roman" w:cs="Times New Roman"/>
            <w:sz w:val="24"/>
            <w:szCs w:val="24"/>
          </w:rPr>
          <w:t xml:space="preserve"> (Figure 1)</w:t>
        </w:r>
      </w:ins>
      <w:r w:rsidR="0042151F" w:rsidRPr="00A634FE">
        <w:rPr>
          <w:rFonts w:ascii="Times New Roman" w:hAnsi="Times New Roman" w:cs="Times New Roman"/>
          <w:sz w:val="24"/>
          <w:szCs w:val="24"/>
        </w:rPr>
        <w:t>. The acute test temperatures at which phenotypic traits were measured had to coincide with the mean temperatures of the corresponding 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r w:rsidR="00086780" w:rsidRPr="00086780">
            <w:rPr>
              <w:rFonts w:ascii="Times New Roman" w:eastAsia="Times New Roman" w:hAnsi="Times New Roman" w:cs="Times New Roman"/>
              <w:sz w:val="24"/>
            </w:rPr>
            <w:t>(Seebacher et al., 2015)</w:t>
          </w:r>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301035026"/>
          <w:placeholder>
            <w:docPart w:val="DefaultPlaceholder_-1854013440"/>
          </w:placeholder>
        </w:sdtPr>
        <w:sdtContent>
          <w:r w:rsidR="00086780" w:rsidRPr="00086780">
            <w:rPr>
              <w:rFonts w:ascii="Times New Roman" w:eastAsia="Times New Roman" w:hAnsi="Times New Roman" w:cs="Times New Roman"/>
              <w:sz w:val="24"/>
            </w:rPr>
            <w:t>(Seebacher et al., 2015)</w:t>
          </w:r>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w:t>
      </w:r>
      <w:del w:id="175" w:author="Daniel Noble" w:date="2025-03-31T10:37:00Z" w16du:dateUtc="2025-03-30T23:37:00Z">
        <w:r w:rsidR="0042151F" w:rsidRPr="00A634FE" w:rsidDel="004361D0">
          <w:rPr>
            <w:rFonts w:ascii="Times New Roman" w:hAnsi="Times New Roman" w:cs="Times New Roman"/>
            <w:sz w:val="24"/>
            <w:szCs w:val="24"/>
          </w:rPr>
          <w:delText xml:space="preserve">; </w:delText>
        </w:r>
      </w:del>
      <w:del w:id="176" w:author="Daniel Noble" w:date="2025-02-18T14:54:00Z" w16du:dateUtc="2025-02-18T03:54:00Z">
        <w:r w:rsidR="0042151F" w:rsidRPr="00A634FE" w:rsidDel="00A846A2">
          <w:rPr>
            <w:rFonts w:ascii="Times New Roman" w:hAnsi="Times New Roman" w:cs="Times New Roman"/>
            <w:sz w:val="24"/>
            <w:szCs w:val="24"/>
          </w:rPr>
          <w:delText>Figure 1</w:delText>
        </w:r>
      </w:del>
      <w:r w:rsidR="0042151F" w:rsidRPr="00A634FE">
        <w:rPr>
          <w:rFonts w:ascii="Times New Roman" w:hAnsi="Times New Roman" w:cs="Times New Roman"/>
          <w:sz w:val="24"/>
          <w:szCs w:val="24"/>
        </w:rPr>
        <w:t xml:space="preserve">),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w:t>
      </w:r>
      <w:del w:id="177" w:author="Daniel Noble" w:date="2025-02-18T14:55:00Z" w16du:dateUtc="2025-02-18T03:55:00Z">
        <w:r w:rsidR="0042151F" w:rsidRPr="00A634FE" w:rsidDel="00A846A2">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separate effect size. </w:t>
      </w:r>
      <w:r w:rsidRPr="00A634FE">
        <w:rPr>
          <w:rFonts w:ascii="Times New Roman" w:hAnsi="Times New Roman" w:cs="Times New Roman"/>
          <w:sz w:val="24"/>
          <w:szCs w:val="24"/>
        </w:rPr>
        <w:t>We extracted data (sample sizes, means, and errors) 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r w:rsidR="00086780" w:rsidRPr="00086780">
            <w:rPr>
              <w:rFonts w:ascii="Times New Roman" w:eastAsia="Times New Roman" w:hAnsi="Times New Roman" w:cs="Times New Roman"/>
              <w:sz w:val="24"/>
            </w:rPr>
            <w:t>(Pick et al., 2019)</w:t>
          </w:r>
        </w:sdtContent>
      </w:sdt>
      <w:r w:rsidR="0042151F" w:rsidRPr="00A634FE">
        <w:rPr>
          <w:rFonts w:ascii="Times New Roman" w:hAnsi="Times New Roman" w:cs="Times New Roman"/>
          <w:sz w:val="24"/>
          <w:szCs w:val="24"/>
        </w:rPr>
        <w:t xml:space="preserve">. </w:t>
      </w:r>
      <w:r w:rsidR="007B2CCC">
        <w:rPr>
          <w:rFonts w:ascii="Times New Roman" w:hAnsi="Times New Roman" w:cs="Times New Roman"/>
          <w:sz w:val="24"/>
          <w:szCs w:val="24"/>
        </w:rPr>
        <w:t>W</w:t>
      </w:r>
      <w:r w:rsidR="0042151F" w:rsidRPr="00A634FE">
        <w:rPr>
          <w:rFonts w:ascii="Times New Roman" w:hAnsi="Times New Roman" w:cs="Times New Roman"/>
          <w:sz w:val="24"/>
          <w:szCs w:val="24"/>
        </w:rPr>
        <w:t xml:space="preserve">e </w:t>
      </w:r>
      <w:r>
        <w:rPr>
          <w:rFonts w:ascii="Times New Roman" w:hAnsi="Times New Roman" w:cs="Times New Roman"/>
          <w:sz w:val="24"/>
          <w:szCs w:val="24"/>
        </w:rPr>
        <w:t>used</w:t>
      </w:r>
      <w:r w:rsidR="0042151F" w:rsidRPr="00A634FE">
        <w:rPr>
          <w:rFonts w:ascii="Times New Roman" w:hAnsi="Times New Roman" w:cs="Times New Roman"/>
          <w:sz w:val="24"/>
          <w:szCs w:val="24"/>
        </w:rPr>
        <w:t xml:space="preserve"> </w:t>
      </w:r>
      <w:r>
        <w:rPr>
          <w:rFonts w:ascii="Times New Roman" w:hAnsi="Times New Roman" w:cs="Times New Roman"/>
          <w:sz w:val="24"/>
          <w:szCs w:val="24"/>
        </w:rPr>
        <w:t xml:space="preserve">only </w:t>
      </w:r>
      <w:r w:rsidR="0042151F" w:rsidRPr="00A634FE">
        <w:rPr>
          <w:rFonts w:ascii="Times New Roman" w:hAnsi="Times New Roman" w:cs="Times New Roman"/>
          <w:sz w:val="24"/>
          <w:szCs w:val="24"/>
        </w:rPr>
        <w:t>biological replicates as the sample size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&lt;EndNote&gt;&lt;Cite&gt;&lt;Author&gt;Wu&lt;/Author&gt;&lt;Year&gt;2020&lt;/Year&gt;&lt;RecNum&gt;284178&lt;/RecNum&gt;&lt;DisplayText&gt;Wu and Seebacher, 2020&lt;/DisplayText&gt;&lt;record&gt;&lt;rec-number&gt;284178&lt;/rec-number&gt;&lt;foreign-keys&gt;&lt;key app="EN" db-id="rrft0ets65x5tcezrvip025yedapfsfrftdp" timestamp="1679380467"&gt;284178&lt;/key&gt;&lt;/foreign-keys&gt;&lt;ref-type name="Journal Article"&gt;17&lt;/ref-type&gt;&lt;contributors&gt;&lt;authors&gt;&lt;author&gt;Wu, N.C.&lt;/author&gt;&lt;author&gt;Seebacher, F.&lt;/author&gt;&lt;/authors&gt;&lt;/contributors&gt;&lt;titles&gt;&lt;title&gt;Effect of the plastic pollutant bisphenol A on the biology of aquatic organisms: A meta‐analysis&lt;/title&gt;&lt;secondary-title&gt;Global Change Biology&lt;/secondary-title&gt;&lt;/titles&gt;&lt;periodical&gt;&lt;full-title&gt;Global Change Biology&lt;/full-title&gt;&lt;abbr-1&gt;Glob. Change Biol.&lt;/abbr-1&gt;&lt;/periodical&gt;&lt;pages&gt;3821-3833&lt;/pages&gt;&lt;volume&gt;26&lt;/volume&gt;&lt;number&gt;7&lt;/number&gt;&lt;dates&gt;&lt;year&gt;2020&lt;/year&gt;&lt;/dates&gt;&lt;urls&gt;&lt;/urls&gt;&lt;electronic-resource-num&gt;10.1111/gcb.15127&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Wu and Seebacher, 2020</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xml:space="preserve">). </w:t>
      </w:r>
    </w:p>
    <w:p w14:paraId="0C4FB3A2" w14:textId="1326E554" w:rsidR="0042151F" w:rsidRDefault="0042151F">
      <w:pPr>
        <w:spacing w:after="0" w:line="240" w:lineRule="auto"/>
        <w:ind w:firstLine="720"/>
        <w:rPr>
          <w:rFonts w:ascii="Times New Roman" w:hAnsi="Times New Roman" w:cs="Times New Roman"/>
          <w:sz w:val="24"/>
          <w:szCs w:val="24"/>
        </w:rPr>
        <w:pPrChange w:id="178" w:author="Daniel Noble" w:date="2025-02-01T13:22:00Z" w16du:dateUtc="2025-02-01T02:22:00Z">
          <w:pPr>
            <w:spacing w:after="0" w:line="480" w:lineRule="auto"/>
            <w:ind w:firstLine="720"/>
          </w:pPr>
        </w:pPrChange>
      </w:pPr>
      <w:r w:rsidRPr="00A634FE">
        <w:rPr>
          <w:rFonts w:ascii="Times New Roman" w:hAnsi="Times New Roman" w:cs="Times New Roman"/>
          <w:sz w:val="24"/>
          <w:szCs w:val="24"/>
        </w:rPr>
        <w:t xml:space="preserve">In addition, we recorded </w:t>
      </w:r>
      <w:r w:rsidR="003E17AD">
        <w:rPr>
          <w:rFonts w:ascii="Times New Roman" w:hAnsi="Times New Roman" w:cs="Times New Roman"/>
          <w:sz w:val="24"/>
          <w:szCs w:val="24"/>
        </w:rPr>
        <w:t>associated data which may influence phenotypic plasticity and used these</w:t>
      </w:r>
      <w:r w:rsidRPr="00A634FE">
        <w:rPr>
          <w:rFonts w:ascii="Times New Roman" w:hAnsi="Times New Roman" w:cs="Times New Roman"/>
          <w:sz w:val="24"/>
          <w:szCs w:val="24"/>
        </w:rPr>
        <w:t xml:space="preserve"> in subset analyses and as moderators in meta-regression analyses. </w:t>
      </w:r>
      <w:r w:rsidR="00F46B47">
        <w:rPr>
          <w:rFonts w:ascii="Times New Roman" w:hAnsi="Times New Roman" w:cs="Times New Roman"/>
          <w:sz w:val="24"/>
          <w:szCs w:val="24"/>
        </w:rPr>
        <w:t>Hence, w</w:t>
      </w:r>
      <w:r w:rsidRPr="00A634FE">
        <w:rPr>
          <w:rFonts w:ascii="Times New Roman" w:hAnsi="Times New Roman" w:cs="Times New Roman"/>
          <w:sz w:val="24"/>
          <w:szCs w:val="24"/>
        </w:rPr>
        <w:t>e recorded taxonomic information, preferred ecosystems, and life-history stages</w:t>
      </w:r>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r w:rsidR="00086780" w:rsidRPr="00086780">
            <w:rPr>
              <w:rFonts w:ascii="Times New Roman" w:eastAsia="Times New Roman" w:hAnsi="Times New Roman" w:cs="Times New Roman"/>
              <w:sz w:val="24"/>
            </w:rPr>
            <w:t>(Raynal et al., 2022; Stocker et al., 2024)</w:t>
          </w:r>
        </w:sdtContent>
      </w:sdt>
      <w:r w:rsidR="00F46B47">
        <w:rPr>
          <w:rFonts w:ascii="Times New Roman" w:hAnsi="Times New Roman" w:cs="Times New Roman"/>
          <w:sz w:val="24"/>
          <w:szCs w:val="24"/>
        </w:rPr>
        <w:t xml:space="preserve">. 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 </w:t>
      </w:r>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r w:rsidR="00086780" w:rsidRPr="00086780">
            <w:rPr>
              <w:rFonts w:ascii="Times New Roman" w:eastAsia="Times New Roman" w:hAnsi="Times New Roman" w:cs="Times New Roman"/>
              <w:sz w:val="24"/>
            </w:rPr>
            <w:t>(Macartney et al., 2022)</w:t>
          </w:r>
        </w:sdtContent>
      </w:sdt>
      <w:r w:rsidRPr="00A634FE">
        <w:rPr>
          <w:rFonts w:ascii="Times New Roman" w:hAnsi="Times New Roman" w:cs="Times New Roman"/>
          <w:sz w:val="24"/>
          <w:szCs w:val="24"/>
        </w:rPr>
        <w:t xml:space="preserve">. </w:t>
      </w:r>
    </w:p>
    <w:p w14:paraId="0D80F0F8" w14:textId="77777777" w:rsidR="009675A0" w:rsidRPr="00A634FE" w:rsidRDefault="009675A0">
      <w:pPr>
        <w:spacing w:after="0" w:line="240" w:lineRule="auto"/>
        <w:ind w:firstLine="720"/>
        <w:rPr>
          <w:rFonts w:ascii="Times New Roman" w:hAnsi="Times New Roman" w:cs="Times New Roman"/>
          <w:sz w:val="24"/>
          <w:szCs w:val="24"/>
        </w:rPr>
        <w:pPrChange w:id="179" w:author="Daniel Noble" w:date="2025-02-01T13:22:00Z" w16du:dateUtc="2025-02-01T02:22:00Z">
          <w:pPr>
            <w:spacing w:after="0" w:line="480" w:lineRule="auto"/>
            <w:ind w:firstLine="720"/>
          </w:pPr>
        </w:pPrChange>
      </w:pPr>
    </w:p>
    <w:p w14:paraId="68AB0BBD" w14:textId="3D39D9E4" w:rsidR="0042151F" w:rsidRPr="00B96E9B" w:rsidRDefault="0042151F">
      <w:pPr>
        <w:spacing w:after="0" w:line="240" w:lineRule="auto"/>
        <w:rPr>
          <w:rFonts w:ascii="Times New Roman" w:hAnsi="Times New Roman" w:cs="Times New Roman"/>
          <w:i/>
          <w:iCs/>
          <w:sz w:val="24"/>
          <w:szCs w:val="24"/>
        </w:rPr>
        <w:pPrChange w:id="180" w:author="Daniel Noble" w:date="2025-02-01T13:22:00Z" w16du:dateUtc="2025-02-01T02:22:00Z">
          <w:pPr>
            <w:spacing w:after="0" w:line="480" w:lineRule="auto"/>
          </w:pPr>
        </w:pPrChange>
      </w:pPr>
      <w:r w:rsidRPr="00B96E9B">
        <w:rPr>
          <w:rFonts w:ascii="Times New Roman" w:hAnsi="Times New Roman" w:cs="Times New Roman"/>
          <w:i/>
          <w:iCs/>
          <w:sz w:val="24"/>
          <w:szCs w:val="24"/>
        </w:rPr>
        <w:t>Data Processing and Transformations</w:t>
      </w:r>
    </w:p>
    <w:p w14:paraId="3282319D" w14:textId="6455B8D6" w:rsidR="0042151F" w:rsidRPr="00D72822" w:rsidRDefault="0042151F">
      <w:pPr>
        <w:spacing w:after="0" w:line="240" w:lineRule="auto"/>
        <w:ind w:firstLine="720"/>
        <w:rPr>
          <w:rFonts w:ascii="Times New Roman" w:hAnsi="Times New Roman" w:cs="Times New Roman"/>
          <w:sz w:val="24"/>
          <w:szCs w:val="24"/>
        </w:rPr>
        <w:pPrChange w:id="181" w:author="Daniel Noble" w:date="2025-02-01T13:22:00Z" w16du:dateUtc="2025-02-01T02:22:00Z">
          <w:pPr>
            <w:spacing w:after="0" w:line="480" w:lineRule="auto"/>
            <w:ind w:firstLine="720"/>
          </w:pPr>
        </w:pPrChange>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r w:rsidR="00086780" w:rsidRPr="00086780">
            <w:rPr>
              <w:rFonts w:ascii="Times New Roman" w:eastAsia="Times New Roman" w:hAnsi="Times New Roman" w:cs="Times New Roman"/>
              <w:sz w:val="24"/>
            </w:rPr>
            <w:t>(Quinn and Keough, 2002)</w:t>
          </w:r>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r w:rsidRPr="00A634FE">
        <w:rPr>
          <w:rFonts w:ascii="Times New Roman" w:hAnsi="Times New Roman" w:cs="Times New Roman"/>
          <w:sz w:val="24"/>
          <w:szCs w:val="24"/>
        </w:rPr>
        <w:t xml:space="preserve"> to obtain means and variances that were more likely to satisfy normality assumptions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r w:rsidR="00086780" w:rsidRPr="00086780">
            <w:rPr>
              <w:rFonts w:ascii="Times New Roman" w:eastAsia="Times New Roman" w:hAnsi="Times New Roman" w:cs="Times New Roman"/>
              <w:sz w:val="24"/>
            </w:rPr>
            <w:t>(Macartney et al., 2022)</w:t>
          </w:r>
        </w:sdtContent>
      </w:sdt>
      <w:r w:rsidRPr="00A634FE">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150BF6">
        <w:trPr>
          <w:trHeight w:val="680"/>
        </w:trPr>
        <w:tc>
          <w:tcPr>
            <w:tcW w:w="4505" w:type="dxa"/>
            <w:vAlign w:val="center"/>
          </w:tcPr>
          <w:p w14:paraId="47B61C1E" w14:textId="77777777" w:rsidR="0042151F" w:rsidRPr="00A634FE" w:rsidRDefault="00000000">
            <w:pPr>
              <w:rPr>
                <w:rFonts w:eastAsiaTheme="minorEastAsia" w:cstheme="minorHAnsi"/>
                <w:sz w:val="24"/>
                <w:szCs w:val="24"/>
              </w:rPr>
              <w:pPrChange w:id="182" w:author="Daniel Noble" w:date="2025-02-01T13:22:00Z" w16du:dateUtc="2025-02-01T02:22:00Z">
                <w:pPr>
                  <w:spacing w:line="480" w:lineRule="auto"/>
                </w:pPr>
              </w:pPrChange>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pPr>
              <w:jc w:val="right"/>
              <w:rPr>
                <w:rFonts w:eastAsiaTheme="minorEastAsia"/>
                <w:sz w:val="24"/>
                <w:szCs w:val="24"/>
              </w:rPr>
              <w:pPrChange w:id="183" w:author="Daniel Noble" w:date="2025-02-01T13:22:00Z" w16du:dateUtc="2025-02-01T02:22:00Z">
                <w:pPr>
                  <w:spacing w:line="480" w:lineRule="auto"/>
                  <w:jc w:val="right"/>
                </w:pPr>
              </w:pPrChange>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pPr>
        <w:spacing w:line="240" w:lineRule="auto"/>
        <w:rPr>
          <w:rFonts w:eastAsiaTheme="minorEastAsia"/>
          <w:sz w:val="24"/>
          <w:szCs w:val="24"/>
        </w:rPr>
        <w:pPrChange w:id="184" w:author="Daniel Noble" w:date="2025-02-01T13:22:00Z" w16du:dateUtc="2025-02-01T02:22:00Z">
          <w:pPr>
            <w:spacing w:line="480" w:lineRule="auto"/>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150BF6">
        <w:trPr>
          <w:trHeight w:val="680"/>
        </w:trPr>
        <w:tc>
          <w:tcPr>
            <w:tcW w:w="4505" w:type="dxa"/>
            <w:vAlign w:val="center"/>
          </w:tcPr>
          <w:p w14:paraId="7621AE5E" w14:textId="77777777" w:rsidR="0042151F" w:rsidRPr="00A634FE" w:rsidRDefault="00000000">
            <w:pPr>
              <w:rPr>
                <w:rFonts w:eastAsiaTheme="minorEastAsia" w:cstheme="minorHAnsi"/>
                <w:sz w:val="24"/>
                <w:szCs w:val="24"/>
              </w:rPr>
              <w:pPrChange w:id="185" w:author="Daniel Noble" w:date="2025-02-01T13:22:00Z" w16du:dateUtc="2025-02-01T02:22:00Z">
                <w:pPr>
                  <w:spacing w:line="480" w:lineRule="auto"/>
                </w:pPr>
              </w:pPrChange>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pPr>
              <w:jc w:val="right"/>
              <w:rPr>
                <w:rFonts w:eastAsiaTheme="minorEastAsia"/>
                <w:sz w:val="24"/>
                <w:szCs w:val="24"/>
              </w:rPr>
              <w:pPrChange w:id="186" w:author="Daniel Noble" w:date="2025-02-01T13:22:00Z" w16du:dateUtc="2025-02-01T02:22:00Z">
                <w:pPr>
                  <w:spacing w:line="480" w:lineRule="auto"/>
                  <w:jc w:val="right"/>
                </w:pPr>
              </w:pPrChange>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2DB0250" w14:textId="7E099493" w:rsidR="0042151F" w:rsidRPr="00D72822" w:rsidRDefault="0042151F">
      <w:pPr>
        <w:spacing w:line="240" w:lineRule="auto"/>
        <w:rPr>
          <w:rFonts w:ascii="Times New Roman" w:eastAsiaTheme="minorEastAsia" w:hAnsi="Times New Roman" w:cs="Times New Roman"/>
          <w:sz w:val="24"/>
          <w:szCs w:val="24"/>
        </w:rPr>
        <w:pPrChange w:id="187" w:author="Daniel Noble" w:date="2025-02-01T13:22:00Z" w16du:dateUtc="2025-02-01T02:22:00Z">
          <w:pPr>
            <w:spacing w:line="480" w:lineRule="auto"/>
          </w:pPr>
        </w:pPrChange>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Pr="00A634FE">
        <w:rPr>
          <w:rFonts w:ascii="Times New Roman" w:eastAsiaTheme="minorEastAsia" w:hAnsi="Times New Roman" w:cs="Times New Roman"/>
          <w:sz w:val="24"/>
          <w:szCs w:val="24"/>
        </w:rPr>
        <w:t xml:space="preserve"> </w:t>
      </w:r>
      <w:r w:rsidRPr="00A634FE">
        <w:rPr>
          <w:rFonts w:ascii="Times New Roman" w:hAnsi="Times New Roman" w:cs="Times New Roman"/>
          <w:sz w:val="24"/>
          <w:szCs w:val="24"/>
        </w:rPr>
        <w:t>(</w:t>
      </w:r>
      <w:r w:rsidRPr="00A634FE">
        <w:rPr>
          <w:rFonts w:ascii="Times New Roman" w:hAnsi="Times New Roman" w:cs="Times New Roman"/>
          <w:sz w:val="24"/>
          <w:szCs w:val="24"/>
        </w:rPr>
        <w:fldChar w:fldCharType="begin"/>
      </w:r>
      <w:r w:rsidRPr="00A634FE">
        <w:rPr>
          <w:rFonts w:ascii="Times New Roman" w:hAnsi="Times New Roman" w:cs="Times New Roman"/>
          <w:sz w:val="24"/>
          <w:szCs w:val="24"/>
        </w:rPr>
        <w:instrText xml:space="preserve"> ADDIN EN.CITE &lt;EndNote&gt;&lt;Cite&gt;&lt;Author&gt;Higgins&lt;/Author&gt;&lt;Year&gt;2008&lt;/Year&gt;&lt;RecNum&gt;284242&lt;/RecNum&gt;&lt;DisplayText&gt;Higgins et al., 2008&lt;/DisplayText&gt;&lt;record&gt;&lt;rec-number&gt;284242&lt;/rec-number&gt;&lt;foreign-keys&gt;&lt;key app="EN" db-id="rrft0ets65x5tcezrvip025yedapfsfrftdp" timestamp="1680268974"&gt;284242&lt;/key&gt;&lt;/foreign-keys&gt;&lt;ref-type name="Journal Article"&gt;17&lt;/ref-type&gt;&lt;contributors&gt;&lt;authors&gt;&lt;author&gt;Higgins, J.P.T.&lt;/author&gt;&lt;author&gt;White, I.R.&lt;/author&gt;&lt;author&gt;Anzures‐Cabrera, J.&lt;/author&gt;&lt;/authors&gt;&lt;/contributors&gt;&lt;titles&gt;&lt;title&gt;Meta‐analysis of skewed data: Combining results reported on log‐transformed or raw scales&lt;/title&gt;&lt;secondary-title&gt;Statistics in Medicine&lt;/secondary-title&gt;&lt;/titles&gt;&lt;periodical&gt;&lt;full-title&gt;Statistics in Medicine&lt;/full-title&gt;&lt;abbr-1&gt;Stat. Med.&lt;/abbr-1&gt;&lt;/periodical&gt;&lt;pages&gt;6072-6092&lt;/pages&gt;&lt;volume&gt;27&lt;/volume&gt;&lt;number&gt;29&lt;/number&gt;&lt;dates&gt;&lt;year&gt;2008&lt;/year&gt;&lt;/dates&gt;&lt;urls&gt;&lt;/urls&gt;&lt;electronic-resource-num&gt;10.1002/sim.3427&lt;/electronic-resource-num&gt;&lt;/record&gt;&lt;/Cite&gt;&lt;/EndNote&gt;</w:instrText>
      </w:r>
      <w:r w:rsidRPr="00A634FE">
        <w:rPr>
          <w:rFonts w:ascii="Times New Roman" w:hAnsi="Times New Roman" w:cs="Times New Roman"/>
          <w:sz w:val="24"/>
          <w:szCs w:val="24"/>
        </w:rPr>
        <w:fldChar w:fldCharType="separate"/>
      </w:r>
      <w:r w:rsidRPr="00A634FE">
        <w:rPr>
          <w:rFonts w:ascii="Times New Roman" w:hAnsi="Times New Roman" w:cs="Times New Roman"/>
          <w:noProof/>
          <w:sz w:val="24"/>
          <w:szCs w:val="24"/>
        </w:rPr>
        <w:t>Higgins et al., 2008</w:t>
      </w:r>
      <w:r w:rsidRPr="00A634FE">
        <w:rPr>
          <w:rFonts w:ascii="Times New Roman" w:hAnsi="Times New Roman" w:cs="Times New Roman"/>
          <w:sz w:val="24"/>
          <w:szCs w:val="24"/>
        </w:rPr>
        <w:fldChar w:fldCharType="end"/>
      </w:r>
      <w:r w:rsidRPr="00A634FE">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150BF6">
        <w:tc>
          <w:tcPr>
            <w:tcW w:w="4505" w:type="dxa"/>
            <w:vAlign w:val="center"/>
          </w:tcPr>
          <w:p w14:paraId="46F48B35" w14:textId="77777777" w:rsidR="0042151F" w:rsidRPr="00A634FE" w:rsidRDefault="00000000">
            <w:pPr>
              <w:rPr>
                <w:rFonts w:eastAsiaTheme="minorEastAsia" w:cstheme="minorHAnsi"/>
                <w:sz w:val="24"/>
                <w:szCs w:val="24"/>
              </w:rPr>
              <w:pPrChange w:id="188" w:author="Daniel Noble" w:date="2025-02-01T13:22:00Z" w16du:dateUtc="2025-02-01T02:22:00Z">
                <w:pPr>
                  <w:spacing w:line="480" w:lineRule="auto"/>
                </w:pPr>
              </w:pPrChange>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pPr>
              <w:jc w:val="right"/>
              <w:rPr>
                <w:rFonts w:eastAsiaTheme="minorEastAsia"/>
                <w:sz w:val="24"/>
                <w:szCs w:val="24"/>
              </w:rPr>
              <w:pPrChange w:id="189" w:author="Daniel Noble" w:date="2025-02-01T13:22:00Z" w16du:dateUtc="2025-02-01T02:22:00Z">
                <w:pPr>
                  <w:spacing w:line="480" w:lineRule="auto"/>
                  <w:jc w:val="right"/>
                </w:pPr>
              </w:pPrChange>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pPr>
        <w:spacing w:line="240" w:lineRule="auto"/>
        <w:rPr>
          <w:rFonts w:eastAsiaTheme="minorEastAsia"/>
          <w:sz w:val="24"/>
          <w:szCs w:val="24"/>
        </w:rPr>
        <w:pPrChange w:id="190" w:author="Daniel Noble" w:date="2025-02-01T13:22:00Z" w16du:dateUtc="2025-02-01T02:22:00Z">
          <w:pPr>
            <w:spacing w:line="480" w:lineRule="auto"/>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150BF6">
        <w:trPr>
          <w:trHeight w:val="680"/>
        </w:trPr>
        <w:tc>
          <w:tcPr>
            <w:tcW w:w="4812" w:type="dxa"/>
            <w:vAlign w:val="center"/>
          </w:tcPr>
          <w:p w14:paraId="34EB9C3F" w14:textId="77777777" w:rsidR="0042151F" w:rsidRPr="00A634FE" w:rsidRDefault="00000000">
            <w:pPr>
              <w:rPr>
                <w:rFonts w:eastAsiaTheme="minorEastAsia" w:cstheme="minorHAnsi"/>
                <w:sz w:val="24"/>
                <w:szCs w:val="24"/>
              </w:rPr>
              <w:pPrChange w:id="191" w:author="Daniel Noble" w:date="2025-02-01T13:22:00Z" w16du:dateUtc="2025-02-01T02:22:00Z">
                <w:pPr>
                  <w:spacing w:line="480" w:lineRule="auto"/>
                </w:pPr>
              </w:pPrChange>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pPr>
              <w:jc w:val="right"/>
              <w:rPr>
                <w:rFonts w:eastAsiaTheme="minorEastAsia"/>
                <w:sz w:val="24"/>
                <w:szCs w:val="24"/>
              </w:rPr>
              <w:pPrChange w:id="192" w:author="Daniel Noble" w:date="2025-02-01T13:22:00Z" w16du:dateUtc="2025-02-01T02:22:00Z">
                <w:pPr>
                  <w:spacing w:line="480" w:lineRule="auto"/>
                  <w:jc w:val="right"/>
                </w:pPr>
              </w:pPrChange>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05D79512" w14:textId="5D716ADC" w:rsidR="0042151F" w:rsidRPr="00A634FE" w:rsidRDefault="0042151F">
      <w:pPr>
        <w:spacing w:after="0" w:line="240" w:lineRule="auto"/>
        <w:rPr>
          <w:rFonts w:ascii="Times New Roman" w:eastAsiaTheme="minorEastAsia" w:hAnsi="Times New Roman" w:cs="Times New Roman"/>
          <w:sz w:val="24"/>
          <w:szCs w:val="24"/>
        </w:rPr>
        <w:pPrChange w:id="193" w:author="Daniel Noble" w:date="2025-02-01T13:22:00Z" w16du:dateUtc="2025-02-01T02:22:00Z">
          <w:pPr>
            <w:spacing w:after="0" w:line="480" w:lineRule="auto"/>
          </w:pPr>
        </w:pPrChange>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A constant of 0.5 was added to all means and SD to avoid taking the natural log of zero during effect size calculations. </w:t>
      </w:r>
    </w:p>
    <w:p w14:paraId="3A7E8957" w14:textId="734997D0" w:rsidR="0042151F" w:rsidRDefault="0042151F">
      <w:pPr>
        <w:spacing w:after="0" w:line="240" w:lineRule="auto"/>
        <w:ind w:firstLine="720"/>
        <w:rPr>
          <w:rFonts w:ascii="Times New Roman" w:eastAsiaTheme="minorEastAsia" w:hAnsi="Times New Roman" w:cs="Times New Roman"/>
          <w:sz w:val="24"/>
          <w:szCs w:val="24"/>
        </w:rPr>
        <w:pPrChange w:id="194" w:author="Daniel Noble" w:date="2025-02-01T13:22:00Z" w16du:dateUtc="2025-02-01T02:22:00Z">
          <w:pPr>
            <w:spacing w:after="0" w:line="480" w:lineRule="auto"/>
            <w:ind w:firstLine="720"/>
          </w:pPr>
        </w:pPrChange>
      </w:pPr>
      <w:r w:rsidRPr="00A634FE">
        <w:rPr>
          <w:rFonts w:ascii="Times New Roman" w:eastAsiaTheme="minorEastAsia" w:hAnsi="Times New Roman" w:cs="Times New Roman"/>
          <w:sz w:val="24"/>
          <w:szCs w:val="24"/>
        </w:rPr>
        <w:t xml:space="preserve">We </w:t>
      </w:r>
      <w:r w:rsidR="00325FE7">
        <w:rPr>
          <w:rFonts w:ascii="Times New Roman" w:eastAsiaTheme="minorEastAsia" w:hAnsi="Times New Roman" w:cs="Times New Roman"/>
          <w:sz w:val="24"/>
          <w:szCs w:val="24"/>
        </w:rPr>
        <w:t xml:space="preserve">assigned </w:t>
      </w:r>
      <w:del w:id="195" w:author="Daniel Noble" w:date="2025-02-01T14:36:00Z" w16du:dateUtc="2025-02-01T03:36:00Z">
        <w:r w:rsidR="00325FE7" w:rsidDel="0026400F">
          <w:rPr>
            <w:rFonts w:ascii="Times New Roman" w:eastAsiaTheme="minorEastAsia" w:hAnsi="Times New Roman" w:cs="Times New Roman"/>
            <w:sz w:val="24"/>
            <w:szCs w:val="24"/>
          </w:rPr>
          <w:delText>assigned</w:delText>
        </w:r>
        <w:r w:rsidRPr="00A634FE" w:rsidDel="0026400F">
          <w:rPr>
            <w:rFonts w:ascii="Times New Roman" w:eastAsiaTheme="minorEastAsia" w:hAnsi="Times New Roman" w:cs="Times New Roman"/>
            <w:sz w:val="24"/>
            <w:szCs w:val="24"/>
          </w:rPr>
          <w:delText xml:space="preserve"> </w:delText>
        </w:r>
      </w:del>
      <w:r w:rsidRPr="00A634FE">
        <w:rPr>
          <w:rFonts w:ascii="Times New Roman" w:eastAsiaTheme="minorEastAsia" w:hAnsi="Times New Roman" w:cs="Times New Roman"/>
          <w:sz w:val="24"/>
          <w:szCs w:val="24"/>
        </w:rPr>
        <w:t>developmental exposure period</w:t>
      </w:r>
      <w:r w:rsidR="00325FE7">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acclimation life-history stages</w:t>
      </w:r>
      <w:r w:rsidR="00325FE7">
        <w:rPr>
          <w:rFonts w:ascii="Times New Roman" w:eastAsiaTheme="minorEastAsia" w:hAnsi="Times New Roman" w:cs="Times New Roman"/>
          <w:sz w:val="24"/>
          <w:szCs w:val="24"/>
        </w:rPr>
        <w:t>,</w:t>
      </w:r>
      <w:r w:rsidRPr="00A634FE">
        <w:rPr>
          <w:rFonts w:ascii="Times New Roman" w:eastAsiaTheme="minorEastAsia" w:hAnsi="Times New Roman" w:cs="Times New Roman"/>
          <w:sz w:val="24"/>
          <w:szCs w:val="24"/>
        </w:rPr>
        <w:t xml:space="preserve"> and traits</w:t>
      </w:r>
      <w:r w:rsidR="00325FE7">
        <w:rPr>
          <w:rFonts w:ascii="Times New Roman" w:eastAsiaTheme="minorEastAsia" w:hAnsi="Times New Roman" w:cs="Times New Roman"/>
          <w:sz w:val="24"/>
          <w:szCs w:val="24"/>
        </w:rPr>
        <w:t xml:space="preserve"> into categories</w:t>
      </w:r>
      <w:r w:rsidRPr="00A634FE">
        <w:rPr>
          <w:rFonts w:ascii="Times New Roman" w:eastAsiaTheme="minorEastAsia" w:hAnsi="Times New Roman" w:cs="Times New Roman"/>
          <w:sz w:val="24"/>
          <w:szCs w:val="24"/>
        </w:rPr>
        <w:t xml:space="preserve"> </w:t>
      </w:r>
      <w:del w:id="196" w:author="Daniel Noble" w:date="2025-04-01T15:59:00Z" w16du:dateUtc="2025-04-01T04:59:00Z">
        <w:r w:rsidRPr="00A634FE" w:rsidDel="00E74DBF">
          <w:rPr>
            <w:rFonts w:ascii="Times New Roman" w:eastAsiaTheme="minorEastAsia" w:hAnsi="Times New Roman" w:cs="Times New Roman"/>
            <w:sz w:val="24"/>
            <w:szCs w:val="24"/>
          </w:rPr>
          <w:delText xml:space="preserve">(Supplementary Materials </w:delText>
        </w:r>
        <w:r w:rsidR="00325FE7" w:rsidDel="00E74DBF">
          <w:rPr>
            <w:rFonts w:ascii="Times New Roman" w:eastAsiaTheme="minorEastAsia" w:hAnsi="Times New Roman" w:cs="Times New Roman"/>
            <w:sz w:val="24"/>
            <w:szCs w:val="24"/>
          </w:rPr>
          <w:delText>7.6-</w:delText>
        </w:r>
        <w:r w:rsidRPr="00A634FE" w:rsidDel="00E74DBF">
          <w:rPr>
            <w:rFonts w:ascii="Times New Roman" w:eastAsiaTheme="minorEastAsia" w:hAnsi="Times New Roman" w:cs="Times New Roman"/>
            <w:sz w:val="24"/>
            <w:szCs w:val="24"/>
          </w:rPr>
          <w:delText xml:space="preserve">7.8) </w:delText>
        </w:r>
      </w:del>
      <w:r w:rsidR="00325FE7">
        <w:rPr>
          <w:rFonts w:ascii="Times New Roman" w:eastAsiaTheme="minorEastAsia" w:hAnsi="Times New Roman" w:cs="Times New Roman"/>
          <w:sz w:val="24"/>
          <w:szCs w:val="24"/>
        </w:rPr>
        <w:t>to facilitate comparisons between</w:t>
      </w:r>
      <w:r w:rsidRPr="00A634FE">
        <w:rPr>
          <w:rFonts w:ascii="Times New Roman" w:eastAsiaTheme="minorEastAsia" w:hAnsi="Times New Roman" w:cs="Times New Roman"/>
          <w:sz w:val="24"/>
          <w:szCs w:val="24"/>
        </w:rPr>
        <w:t xml:space="preserve"> studies. Taxonomic information was </w:t>
      </w:r>
      <w:r w:rsidRPr="00A634FE">
        <w:rPr>
          <w:rFonts w:ascii="Times New Roman" w:eastAsiaTheme="minorEastAsia" w:hAnsi="Times New Roman" w:cs="Times New Roman"/>
          <w:sz w:val="24"/>
          <w:szCs w:val="24"/>
        </w:rPr>
        <w:lastRenderedPageBreak/>
        <w:t xml:space="preserve">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Michonneau</w:t>
          </w:r>
          <w:proofErr w:type="spellEnd"/>
          <w:r w:rsidR="00086780" w:rsidRPr="00086780">
            <w:rPr>
              <w:rFonts w:ascii="Times New Roman" w:eastAsia="Times New Roman" w:hAnsi="Times New Roman" w:cs="Times New Roman"/>
              <w:sz w:val="24"/>
            </w:rPr>
            <w:t xml:space="preserve"> et al., 2016)</w:t>
          </w:r>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pPr>
        <w:spacing w:after="0" w:line="240" w:lineRule="auto"/>
        <w:ind w:firstLine="720"/>
        <w:rPr>
          <w:rFonts w:ascii="Times New Roman" w:eastAsiaTheme="minorEastAsia" w:hAnsi="Times New Roman" w:cs="Times New Roman"/>
          <w:sz w:val="24"/>
          <w:szCs w:val="24"/>
        </w:rPr>
        <w:pPrChange w:id="197" w:author="Daniel Noble" w:date="2025-02-01T13:22:00Z" w16du:dateUtc="2025-02-01T02:22:00Z">
          <w:pPr>
            <w:spacing w:after="0" w:line="480" w:lineRule="auto"/>
            <w:ind w:firstLine="720"/>
          </w:pPr>
        </w:pPrChange>
      </w:pPr>
    </w:p>
    <w:p w14:paraId="32AAB4F7" w14:textId="245DCB97" w:rsidR="0042151F" w:rsidRPr="00B96E9B" w:rsidRDefault="0042151F">
      <w:pPr>
        <w:spacing w:line="240" w:lineRule="auto"/>
        <w:rPr>
          <w:rFonts w:ascii="Times New Roman" w:eastAsiaTheme="minorEastAsia" w:hAnsi="Times New Roman" w:cs="Times New Roman"/>
          <w:i/>
          <w:iCs/>
          <w:sz w:val="24"/>
          <w:szCs w:val="24"/>
        </w:rPr>
        <w:pPrChange w:id="198" w:author="Daniel Noble" w:date="2025-02-01T13:22:00Z" w16du:dateUtc="2025-02-01T02:22:00Z">
          <w:pPr>
            <w:spacing w:line="480" w:lineRule="auto"/>
          </w:pPr>
        </w:pPrChange>
      </w:pPr>
      <w:r w:rsidRPr="00B96E9B">
        <w:rPr>
          <w:rFonts w:ascii="Times New Roman" w:eastAsiaTheme="minorEastAsia" w:hAnsi="Times New Roman" w:cs="Times New Roman"/>
          <w:i/>
          <w:iCs/>
          <w:sz w:val="24"/>
          <w:szCs w:val="24"/>
        </w:rPr>
        <w:t>Effect Size Calculations</w:t>
      </w:r>
    </w:p>
    <w:p w14:paraId="2C50EFE4" w14:textId="6DE0BC6D" w:rsidR="00835872" w:rsidRDefault="00BE16FA">
      <w:pPr>
        <w:spacing w:line="240" w:lineRule="auto"/>
        <w:ind w:firstLine="720"/>
        <w:rPr>
          <w:ins w:id="199" w:author="Daniel Noble" w:date="2025-02-18T14:48:00Z" w16du:dateUtc="2025-02-18T03:48:00Z"/>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42151F" w:rsidRPr="00A634FE">
        <w:rPr>
          <w:rFonts w:ascii="Times New Roman" w:eastAsiaTheme="minorEastAsia" w:hAnsi="Times New Roman" w:cs="Times New Roman"/>
          <w:sz w:val="24"/>
          <w:szCs w:val="24"/>
        </w:rPr>
        <w:t xml:space="preserve">e </w:t>
      </w:r>
      <w:del w:id="200" w:author="Daniel Noble" w:date="2025-04-03T10:48:00Z" w16du:dateUtc="2025-04-02T23:48:00Z">
        <w:r w:rsidDel="00972057">
          <w:rPr>
            <w:rFonts w:ascii="Times New Roman" w:eastAsiaTheme="minorEastAsia" w:hAnsi="Times New Roman" w:cs="Times New Roman"/>
            <w:sz w:val="24"/>
            <w:szCs w:val="24"/>
          </w:rPr>
          <w:delText xml:space="preserve">used </w:delText>
        </w:r>
      </w:del>
      <w:ins w:id="201" w:author="Daniel Noble" w:date="2025-04-03T10:48:00Z" w16du:dateUtc="2025-04-02T23:48:00Z">
        <w:r w:rsidR="00972057">
          <w:rPr>
            <w:rFonts w:ascii="Times New Roman" w:eastAsiaTheme="minorEastAsia" w:hAnsi="Times New Roman" w:cs="Times New Roman"/>
            <w:sz w:val="24"/>
            <w:szCs w:val="24"/>
          </w:rPr>
          <w:t xml:space="preserve">developed and used </w:t>
        </w:r>
      </w:ins>
      <w:r w:rsidR="0042151F" w:rsidRPr="00A634FE">
        <w:rPr>
          <w:rFonts w:ascii="Times New Roman" w:eastAsiaTheme="minorEastAsia" w:hAnsi="Times New Roman" w:cs="Times New Roman"/>
          <w:sz w:val="24"/>
          <w:szCs w:val="24"/>
        </w:rPr>
        <w:t>a standardised interaction-based plasticity response ratio difference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Equation 7) and its corresponding sampling variance (Equation 8)</w:t>
      </w:r>
      <w:r>
        <w:rPr>
          <w:rFonts w:ascii="Times New Roman" w:eastAsiaTheme="minorEastAsia" w:hAnsi="Times New Roman" w:cs="Times New Roman"/>
          <w:sz w:val="24"/>
          <w:szCs w:val="24"/>
        </w:rPr>
        <w:t xml:space="preserve"> as </w:t>
      </w:r>
      <w:ins w:id="202" w:author="Daniel Noble" w:date="2025-02-01T14:37:00Z" w16du:dateUtc="2025-02-01T03:37:00Z">
        <w:r w:rsidR="0026400F">
          <w:rPr>
            <w:rFonts w:ascii="Times New Roman" w:eastAsiaTheme="minorEastAsia" w:hAnsi="Times New Roman" w:cs="Times New Roman"/>
            <w:sz w:val="24"/>
            <w:szCs w:val="24"/>
          </w:rPr>
          <w:t xml:space="preserve">our </w:t>
        </w:r>
      </w:ins>
      <w:r>
        <w:rPr>
          <w:rFonts w:ascii="Times New Roman" w:eastAsiaTheme="minorEastAsia" w:hAnsi="Times New Roman" w:cs="Times New Roman"/>
          <w:sz w:val="24"/>
          <w:szCs w:val="24"/>
        </w:rPr>
        <w:t>effect</w:t>
      </w:r>
      <w:del w:id="203" w:author="Daniel Noble" w:date="2025-02-01T14:37:00Z" w16du:dateUtc="2025-02-01T03:37:00Z">
        <w:r w:rsidDel="0026400F">
          <w:rPr>
            <w:rFonts w:ascii="Times New Roman" w:eastAsiaTheme="minorEastAsia" w:hAnsi="Times New Roman" w:cs="Times New Roman"/>
            <w:sz w:val="24"/>
            <w:szCs w:val="24"/>
          </w:rPr>
          <w:delText xml:space="preserve"> size and variance estimators</w:delText>
        </w:r>
      </w:del>
      <w:r w:rsidR="0042151F" w:rsidRPr="00A634FE">
        <w:rPr>
          <w:rFonts w:ascii="Times New Roman" w:eastAsiaTheme="minorEastAsia" w:hAnsi="Times New Roman" w:cs="Times New Roman"/>
          <w:sz w:val="24"/>
          <w:szCs w:val="24"/>
        </w:rPr>
        <w:t>. The PRRD</w:t>
      </w:r>
      <w:r w:rsidR="0042151F" w:rsidRPr="00A634FE">
        <w:rPr>
          <w:rFonts w:ascii="Times New Roman" w:eastAsiaTheme="minorEastAsia" w:hAnsi="Times New Roman" w:cs="Times New Roman"/>
          <w:sz w:val="24"/>
          <w:szCs w:val="24"/>
          <w:vertAlign w:val="subscript"/>
        </w:rPr>
        <w:t xml:space="preserve">S </w:t>
      </w:r>
      <w:r w:rsidR="0042151F" w:rsidRPr="00A634FE">
        <w:rPr>
          <w:rFonts w:ascii="Times New Roman" w:eastAsiaTheme="minorEastAsia" w:hAnsi="Times New Roman" w:cs="Times New Roman"/>
          <w:sz w:val="24"/>
          <w:szCs w:val="24"/>
        </w:rPr>
        <w:t>is derived by first calculating log response ratios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Equation 9</w:t>
      </w:r>
      <w:r>
        <w:rPr>
          <w:rFonts w:ascii="Times New Roman" w:eastAsiaTheme="minorEastAsia" w:hAnsi="Times New Roman" w:cs="Times New Roman"/>
          <w:sz w:val="24"/>
          <w:szCs w:val="24"/>
        </w:rPr>
        <w:t>)</w:t>
      </w:r>
      <w:r w:rsidR="00174C1A">
        <w:rPr>
          <w:rFonts w:ascii="Times New Roman" w:eastAsiaTheme="minorEastAsia" w:hAnsi="Times New Roman" w:cs="Times New Roman"/>
          <w:sz w:val="24"/>
          <w:szCs w:val="24"/>
        </w:rPr>
        <w:t xml:space="preserve"> within treatments</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r w:rsidR="00086780" w:rsidRPr="00086780">
            <w:rPr>
              <w:rFonts w:ascii="Times New Roman" w:eastAsia="Times New Roman" w:hAnsi="Times New Roman" w:cs="Times New Roman"/>
              <w:sz w:val="24"/>
            </w:rPr>
            <w:t>(Noble et al., 2022)</w:t>
          </w:r>
        </w:sdtContent>
      </w:sdt>
      <w:r>
        <w:rPr>
          <w:rFonts w:ascii="Times New Roman" w:eastAsiaTheme="minorEastAsia" w:hAnsi="Times New Roman" w:cs="Times New Roman"/>
          <w:sz w:val="24"/>
          <w:szCs w:val="24"/>
        </w:rPr>
        <w:t> to estimate the</w:t>
      </w:r>
      <w:r w:rsidR="0042151F"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indicates the </w:t>
      </w:r>
      <w:r w:rsidR="0042151F" w:rsidRPr="00A634FE">
        <w:rPr>
          <w:rFonts w:ascii="Times New Roman" w:eastAsiaTheme="minorEastAsia" w:hAnsi="Times New Roman" w:cs="Times New Roman"/>
          <w:sz w:val="24"/>
          <w:szCs w:val="24"/>
        </w:rPr>
        <w:t xml:space="preserve">capacity for phenotypic plasticity, </w:t>
      </w:r>
      <w:r>
        <w:rPr>
          <w:rFonts w:ascii="Times New Roman" w:eastAsiaTheme="minorEastAsia" w:hAnsi="Times New Roman" w:cs="Times New Roman"/>
          <w:sz w:val="24"/>
          <w:szCs w:val="24"/>
        </w:rPr>
        <w:t xml:space="preserve">where a decreasing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indicat</w:t>
      </w:r>
      <w:r>
        <w:rPr>
          <w:rFonts w:ascii="Times New Roman" w:eastAsiaTheme="minorEastAsia" w:hAnsi="Times New Roman" w:cs="Times New Roman"/>
          <w:sz w:val="24"/>
          <w:szCs w:val="24"/>
        </w:rPr>
        <w:t>es</w:t>
      </w:r>
      <w:r w:rsidR="0042151F" w:rsidRPr="00A634FE">
        <w:rPr>
          <w:rFonts w:ascii="Times New Roman" w:eastAsiaTheme="minorEastAsia" w:hAnsi="Times New Roman" w:cs="Times New Roman"/>
          <w:sz w:val="24"/>
          <w:szCs w:val="24"/>
        </w:rPr>
        <w:t xml:space="preserve"> that traits are affected by changes </w:t>
      </w:r>
      <w:r>
        <w:rPr>
          <w:rFonts w:ascii="Times New Roman" w:eastAsiaTheme="minorEastAsia" w:hAnsi="Times New Roman" w:cs="Times New Roman"/>
          <w:sz w:val="24"/>
          <w:szCs w:val="24"/>
        </w:rPr>
        <w:t>in</w:t>
      </w:r>
      <w:r w:rsidR="0042151F" w:rsidRPr="00A634FE">
        <w:rPr>
          <w:rFonts w:ascii="Times New Roman" w:eastAsiaTheme="minorEastAsia" w:hAnsi="Times New Roman" w:cs="Times New Roman"/>
          <w:sz w:val="24"/>
          <w:szCs w:val="24"/>
        </w:rPr>
        <w:t xml:space="preserve"> temperature (</w:t>
      </w:r>
      <w:r>
        <w:rPr>
          <w:rFonts w:ascii="Times New Roman" w:eastAsiaTheme="minorEastAsia" w:hAnsi="Times New Roman" w:cs="Times New Roman"/>
          <w:sz w:val="24"/>
          <w:szCs w:val="24"/>
        </w:rPr>
        <w:t xml:space="preserve">i.e., have greater capacity for plasticity with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42151F" w:rsidRPr="00A634FE">
        <w:rPr>
          <w:rFonts w:ascii="Times New Roman" w:eastAsiaTheme="minorEastAsia" w:hAnsi="Times New Roman" w:cs="Times New Roman"/>
          <w:sz w:val="24"/>
          <w:szCs w:val="24"/>
        </w:rPr>
        <w:t xml:space="preserve"> 0 </w:t>
      </w:r>
      <w:r>
        <w:rPr>
          <w:rFonts w:ascii="Times New Roman" w:eastAsiaTheme="minorEastAsia" w:hAnsi="Times New Roman" w:cs="Times New Roman"/>
          <w:sz w:val="24"/>
          <w:szCs w:val="24"/>
        </w:rPr>
        <w:t>indicating</w:t>
      </w:r>
      <w:r w:rsidR="0042151F" w:rsidRPr="00A634FE">
        <w:rPr>
          <w:rFonts w:ascii="Times New Roman" w:eastAsiaTheme="minorEastAsia" w:hAnsi="Times New Roman" w:cs="Times New Roman"/>
          <w:sz w:val="24"/>
          <w:szCs w:val="24"/>
        </w:rPr>
        <w:t xml:space="preserve"> </w:t>
      </w:r>
      <w:del w:id="204" w:author="Daniel Noble" w:date="2025-04-03T10:49:00Z" w16du:dateUtc="2025-04-02T23:49:00Z">
        <w:r w:rsidR="0042151F" w:rsidRPr="00A634FE" w:rsidDel="00972057">
          <w:rPr>
            <w:rFonts w:ascii="Times New Roman" w:eastAsiaTheme="minorEastAsia" w:hAnsi="Times New Roman" w:cs="Times New Roman"/>
            <w:sz w:val="24"/>
            <w:szCs w:val="24"/>
          </w:rPr>
          <w:delText>perfect compensation</w:delText>
        </w:r>
        <w:r w:rsidDel="00972057">
          <w:rPr>
            <w:rFonts w:ascii="Times New Roman" w:eastAsiaTheme="minorEastAsia" w:hAnsi="Times New Roman" w:cs="Times New Roman"/>
            <w:sz w:val="24"/>
            <w:szCs w:val="24"/>
          </w:rPr>
          <w:delText xml:space="preserve"> for a </w:delText>
        </w:r>
        <w:r w:rsidR="00174C1A" w:rsidDel="00972057">
          <w:rPr>
            <w:rFonts w:ascii="Times New Roman" w:eastAsiaTheme="minorEastAsia" w:hAnsi="Times New Roman" w:cs="Times New Roman"/>
            <w:sz w:val="24"/>
            <w:szCs w:val="24"/>
          </w:rPr>
          <w:delText>temperature difference</w:delText>
        </w:r>
      </w:del>
      <w:ins w:id="205" w:author="Daniel Noble" w:date="2025-04-03T10:49:00Z" w16du:dateUtc="2025-04-02T23:49:00Z">
        <w:r w:rsidR="00972057">
          <w:rPr>
            <w:rFonts w:ascii="Times New Roman" w:eastAsiaTheme="minorEastAsia" w:hAnsi="Times New Roman" w:cs="Times New Roman"/>
            <w:sz w:val="24"/>
            <w:szCs w:val="24"/>
          </w:rPr>
          <w:t>lack of plasticity</w:t>
        </w:r>
      </w:ins>
      <w:r w:rsidR="0042151F" w:rsidRPr="00A634FE">
        <w:rPr>
          <w:rFonts w:ascii="Times New Roman" w:eastAsiaTheme="minorEastAsia" w:hAnsi="Times New Roman" w:cs="Times New Roman"/>
          <w:sz w:val="24"/>
          <w:szCs w:val="24"/>
        </w:rPr>
        <w:t>).</w:t>
      </w:r>
      <w:ins w:id="206" w:author="Daniel Noble" w:date="2025-04-03T10:49:00Z" w16du:dateUtc="2025-04-02T23:49:00Z">
        <w:r w:rsidR="00972057">
          <w:rPr>
            <w:rFonts w:ascii="Times New Roman" w:eastAsiaTheme="minorEastAsia" w:hAnsi="Times New Roman" w:cs="Times New Roman"/>
            <w:sz w:val="24"/>
            <w:szCs w:val="24"/>
          </w:rPr>
          <w:t xml:space="preserve"> </w:t>
        </w:r>
      </w:ins>
      <w:del w:id="207" w:author="Daniel Noble" w:date="2025-04-03T10:49:00Z" w16du:dateUtc="2025-04-02T23:49:00Z">
        <w:r w:rsidR="0042151F" w:rsidRPr="00A634FE" w:rsidDel="00972057">
          <w:rPr>
            <w:rFonts w:ascii="Times New Roman" w:eastAsiaTheme="minorEastAsia" w:hAnsi="Times New Roman" w:cs="Times New Roman"/>
            <w:sz w:val="24"/>
            <w:szCs w:val="24"/>
          </w:rPr>
          <w:delText xml:space="preserve"> The </w:delText>
        </w:r>
      </w:del>
      <w:r w:rsidR="0042151F" w:rsidRPr="00A634FE">
        <w:rPr>
          <w:rFonts w:ascii="Times New Roman" w:eastAsiaTheme="minorEastAsia" w:hAnsi="Times New Roman" w:cs="Times New Roman"/>
          <w:sz w:val="24"/>
          <w:szCs w:val="24"/>
        </w:rPr>
        <w:t>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capture</w:t>
      </w:r>
      <w:del w:id="208" w:author="Daniel Noble" w:date="2025-04-03T10:49:00Z" w16du:dateUtc="2025-04-02T23:49:00Z">
        <w:r w:rsidR="0042151F" w:rsidRPr="00A634FE" w:rsidDel="00972057">
          <w:rPr>
            <w:rFonts w:ascii="Times New Roman" w:eastAsiaTheme="minorEastAsia" w:hAnsi="Times New Roman" w:cs="Times New Roman"/>
            <w:sz w:val="24"/>
            <w:szCs w:val="24"/>
          </w:rPr>
          <w:delText>s</w:delText>
        </w:r>
      </w:del>
      <w:r w:rsidR="0042151F" w:rsidRPr="00A634FE">
        <w:rPr>
          <w:rFonts w:ascii="Times New Roman" w:eastAsiaTheme="minorEastAsia" w:hAnsi="Times New Roman" w:cs="Times New Roman"/>
          <w:sz w:val="24"/>
          <w:szCs w:val="24"/>
        </w:rPr>
        <w:t xml:space="preserve"> the difference in phenotypic plasticity </w:t>
      </w:r>
      <w:r w:rsidR="00174C1A">
        <w:rPr>
          <w:rFonts w:ascii="Times New Roman" w:eastAsiaTheme="minorEastAsia" w:hAnsi="Times New Roman" w:cs="Times New Roman"/>
          <w:sz w:val="24"/>
          <w:szCs w:val="24"/>
        </w:rPr>
        <w:t xml:space="preserve">between (constant and fluctuating) treatments </w:t>
      </w:r>
      <w:r w:rsidR="0042151F" w:rsidRPr="00A634FE">
        <w:rPr>
          <w:rFonts w:ascii="Times New Roman" w:eastAsiaTheme="minorEastAsia" w:hAnsi="Times New Roman" w:cs="Times New Roman"/>
          <w:sz w:val="24"/>
          <w:szCs w:val="24"/>
        </w:rPr>
        <w:t xml:space="preserve">by subtracting the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of the constant from the fluctuating thermal environment. To control for the fact that temperature gradients </w:t>
      </w:r>
      <w:r w:rsidR="00174C1A">
        <w:rPr>
          <w:rFonts w:ascii="Times New Roman" w:eastAsiaTheme="minorEastAsia" w:hAnsi="Times New Roman" w:cs="Times New Roman"/>
          <w:sz w:val="24"/>
          <w:szCs w:val="24"/>
        </w:rPr>
        <w:t>differed between studies</w:t>
      </w:r>
      <w:r w:rsidR="0042151F" w:rsidRPr="00A634FE">
        <w:rPr>
          <w:rFonts w:ascii="Times New Roman" w:eastAsiaTheme="minorEastAsia" w:hAnsi="Times New Roman" w:cs="Times New Roman"/>
          <w:sz w:val="24"/>
          <w:szCs w:val="24"/>
        </w:rPr>
        <w:t xml:space="preserve">, </w:t>
      </w:r>
      <w:r w:rsidR="00174C1A">
        <w:rPr>
          <w:rFonts w:ascii="Times New Roman" w:eastAsiaTheme="minorEastAsia" w:hAnsi="Times New Roman" w:cs="Times New Roman"/>
          <w:sz w:val="24"/>
          <w:szCs w:val="24"/>
        </w:rPr>
        <w:t xml:space="preserve">the </w:t>
      </w:r>
      <w:r w:rsidR="0042151F" w:rsidRPr="00A634FE">
        <w:rPr>
          <w:rFonts w:ascii="Times New Roman" w:eastAsiaTheme="minorEastAsia" w:hAnsi="Times New Roman" w:cs="Times New Roman"/>
          <w:sz w:val="24"/>
          <w:szCs w:val="24"/>
        </w:rPr>
        <w:t>PRRD</w:t>
      </w:r>
      <w:r w:rsidR="00174C1A">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standardises the differences in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to a </w:t>
      </w:r>
      <w:r w:rsidR="00174C1A">
        <w:rPr>
          <w:rFonts w:ascii="Times New Roman" w:eastAsiaTheme="minorEastAsia" w:hAnsi="Times New Roman" w:cs="Times New Roman"/>
          <w:sz w:val="24"/>
          <w:szCs w:val="24"/>
        </w:rPr>
        <w:t>1</w:t>
      </w:r>
      <w:r w:rsidR="00174C1A" w:rsidRPr="00174C1A">
        <w:rPr>
          <w:rFonts w:ascii="Times New Roman" w:eastAsiaTheme="minorEastAsia" w:hAnsi="Times New Roman" w:cs="Times New Roman"/>
          <w:sz w:val="24"/>
          <w:szCs w:val="24"/>
          <w:vertAlign w:val="superscript"/>
        </w:rPr>
        <w:t>o</w:t>
      </w:r>
      <w:r w:rsidR="00174C1A">
        <w:rPr>
          <w:rFonts w:ascii="Times New Roman" w:eastAsiaTheme="minorEastAsia" w:hAnsi="Times New Roman" w:cs="Times New Roman"/>
          <w:sz w:val="24"/>
          <w:szCs w:val="24"/>
        </w:rPr>
        <w:t>C</w:t>
      </w:r>
      <w:r w:rsidR="0042151F" w:rsidRPr="00A634FE">
        <w:rPr>
          <w:rFonts w:ascii="Times New Roman" w:eastAsiaTheme="minorEastAsia" w:hAnsi="Times New Roman" w:cs="Times New Roman"/>
          <w:sz w:val="24"/>
          <w:szCs w:val="24"/>
        </w:rPr>
        <w:t xml:space="preserve"> change in </w:t>
      </w:r>
      <w:r w:rsidR="00174C1A">
        <w:rPr>
          <w:rFonts w:ascii="Times New Roman" w:eastAsiaTheme="minorEastAsia" w:hAnsi="Times New Roman" w:cs="Times New Roman"/>
          <w:sz w:val="24"/>
          <w:szCs w:val="24"/>
        </w:rPr>
        <w:t xml:space="preserve">treatment </w:t>
      </w:r>
      <w:r w:rsidR="0042151F" w:rsidRPr="00A634FE">
        <w:rPr>
          <w:rFonts w:ascii="Times New Roman" w:eastAsiaTheme="minorEastAsia" w:hAnsi="Times New Roman" w:cs="Times New Roman"/>
          <w:sz w:val="24"/>
          <w:szCs w:val="24"/>
        </w:rPr>
        <w:t>temperature</w:t>
      </w:r>
      <w:r w:rsidR="00174C1A">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r w:rsidR="00086780" w:rsidRPr="00086780">
            <w:rPr>
              <w:rFonts w:ascii="Times New Roman" w:eastAsia="Times New Roman" w:hAnsi="Times New Roman" w:cs="Times New Roman"/>
              <w:sz w:val="24"/>
            </w:rPr>
            <w:t>(Noble et al., 2022; Pottier et al., 2021)</w:t>
          </w:r>
        </w:sdtContent>
      </w:sdt>
      <w:r w:rsidR="0042151F" w:rsidRPr="00A634FE">
        <w:rPr>
          <w:rFonts w:ascii="Times New Roman" w:eastAsiaTheme="minorEastAsia" w:hAnsi="Times New Roman" w:cs="Times New Roman"/>
          <w:sz w:val="24"/>
          <w:szCs w:val="24"/>
        </w:rPr>
        <w:t>.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 0 indicate</w:t>
      </w:r>
      <w:r w:rsidR="00174C1A">
        <w:rPr>
          <w:rFonts w:ascii="Times New Roman" w:eastAsiaTheme="minorEastAsia" w:hAnsi="Times New Roman" w:cs="Times New Roman"/>
          <w:sz w:val="24"/>
          <w:szCs w:val="24"/>
        </w:rPr>
        <w:t>s</w:t>
      </w:r>
      <w:r w:rsidR="0042151F" w:rsidRPr="00A634FE">
        <w:rPr>
          <w:rFonts w:ascii="Times New Roman" w:eastAsiaTheme="minorEastAsia" w:hAnsi="Times New Roman" w:cs="Times New Roman"/>
          <w:sz w:val="24"/>
          <w:szCs w:val="24"/>
        </w:rPr>
        <w:t xml:space="preserve"> that there is no </w:t>
      </w:r>
      <w:del w:id="209" w:author="Daniel Noble" w:date="2025-04-03T10:49:00Z" w16du:dateUtc="2025-04-02T23:49:00Z">
        <w:r w:rsidR="0042151F" w:rsidRPr="00A634FE" w:rsidDel="00972057">
          <w:rPr>
            <w:rFonts w:ascii="Times New Roman" w:eastAsiaTheme="minorEastAsia" w:hAnsi="Times New Roman" w:cs="Times New Roman"/>
            <w:sz w:val="24"/>
            <w:szCs w:val="24"/>
          </w:rPr>
          <w:delText xml:space="preserve">variation </w:delText>
        </w:r>
      </w:del>
      <w:ins w:id="210" w:author="Daniel Noble" w:date="2025-04-03T10:49:00Z" w16du:dateUtc="2025-04-02T23:49:00Z">
        <w:r w:rsidR="00972057">
          <w:rPr>
            <w:rFonts w:ascii="Times New Roman" w:eastAsiaTheme="minorEastAsia" w:hAnsi="Times New Roman" w:cs="Times New Roman"/>
            <w:sz w:val="24"/>
            <w:szCs w:val="24"/>
          </w:rPr>
          <w:t>difference</w:t>
        </w:r>
        <w:r w:rsidR="00972057" w:rsidRPr="00A634FE">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in the capacity for phenotypic plasticity between constant and fluctuating thermal environments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&gt; 0, phenotypic plasticity increases in fluctuating temperatures;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&lt; 0, phenotypic plasticity increases in constant temperatures).</w:t>
      </w:r>
    </w:p>
    <w:p w14:paraId="37CADE4B" w14:textId="1A061B28" w:rsidR="00835872" w:rsidRPr="00835872" w:rsidDel="00835872" w:rsidRDefault="00835872">
      <w:pPr>
        <w:spacing w:line="240" w:lineRule="auto"/>
        <w:rPr>
          <w:del w:id="211" w:author="Daniel Noble" w:date="2025-02-18T14:50:00Z" w16du:dateUtc="2025-02-18T03:50:00Z"/>
          <w:rFonts w:ascii="Times New Roman" w:eastAsiaTheme="minorEastAsia" w:hAnsi="Times New Roman" w:cs="Times New Roman"/>
          <w:sz w:val="24"/>
          <w:szCs w:val="24"/>
        </w:rPr>
        <w:pPrChange w:id="212" w:author="Daniel Noble" w:date="2025-02-18T14:44:00Z" w16du:dateUtc="2025-02-18T03:44:00Z">
          <w:pPr>
            <w:spacing w:line="480" w:lineRule="auto"/>
            <w:ind w:firstLine="720"/>
          </w:pPr>
        </w:pPrChange>
      </w:pPr>
    </w:p>
    <w:p w14:paraId="7CBFFDCE" w14:textId="77777777" w:rsidR="0042151F" w:rsidRPr="00A634FE" w:rsidRDefault="0042151F">
      <w:pPr>
        <w:spacing w:line="240" w:lineRule="auto"/>
        <w:rPr>
          <w:rFonts w:eastAsiaTheme="minorEastAsia"/>
          <w:sz w:val="10"/>
          <w:szCs w:val="10"/>
        </w:rPr>
        <w:pPrChange w:id="213" w:author="Daniel Noble" w:date="2025-02-01T13:22:00Z" w16du:dateUtc="2025-02-01T02:22:00Z">
          <w:pPr>
            <w:spacing w:line="480" w:lineRule="auto"/>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150BF6">
        <w:trPr>
          <w:trHeight w:val="680"/>
        </w:trPr>
        <w:tc>
          <w:tcPr>
            <w:tcW w:w="4505" w:type="dxa"/>
            <w:vAlign w:val="center"/>
          </w:tcPr>
          <w:p w14:paraId="6C78BC6C" w14:textId="77777777" w:rsidR="0042151F" w:rsidRPr="00A634FE" w:rsidRDefault="00000000">
            <w:pPr>
              <w:rPr>
                <w:rFonts w:eastAsiaTheme="minorEastAsia" w:cstheme="minorHAnsi"/>
                <w:iCs/>
                <w:sz w:val="24"/>
                <w:szCs w:val="24"/>
              </w:rPr>
              <w:pPrChange w:id="214" w:author="Daniel Noble" w:date="2025-02-01T13:22:00Z" w16du:dateUtc="2025-02-01T02:22:00Z">
                <w:pPr>
                  <w:spacing w:line="480" w:lineRule="auto"/>
                </w:pPr>
              </w:pPrChange>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pPr>
              <w:jc w:val="right"/>
              <w:rPr>
                <w:rFonts w:eastAsiaTheme="minorEastAsia"/>
                <w:sz w:val="24"/>
                <w:szCs w:val="24"/>
              </w:rPr>
              <w:pPrChange w:id="215" w:author="Daniel Noble" w:date="2025-02-01T13:22:00Z" w16du:dateUtc="2025-02-01T02:22:00Z">
                <w:pPr>
                  <w:spacing w:line="480" w:lineRule="auto"/>
                  <w:jc w:val="right"/>
                </w:pPr>
              </w:pPrChange>
            </w:pPr>
            <w:r w:rsidRPr="00A634FE">
              <w:rPr>
                <w:rFonts w:eastAsiaTheme="minorEastAsia"/>
                <w:sz w:val="24"/>
                <w:szCs w:val="24"/>
              </w:rPr>
              <w:t xml:space="preserve">  (7)</w:t>
            </w:r>
          </w:p>
        </w:tc>
      </w:tr>
    </w:tbl>
    <w:p w14:paraId="29DD4450" w14:textId="77777777" w:rsidR="0042151F" w:rsidRPr="00A634FE" w:rsidRDefault="0042151F">
      <w:pPr>
        <w:spacing w:line="240" w:lineRule="auto"/>
        <w:rPr>
          <w:rFonts w:eastAsiaTheme="minorEastAsia"/>
          <w:sz w:val="24"/>
          <w:szCs w:val="24"/>
        </w:rPr>
        <w:pPrChange w:id="216" w:author="Daniel Noble" w:date="2025-02-01T13:22:00Z" w16du:dateUtc="2025-02-01T02:22:00Z">
          <w:pPr>
            <w:spacing w:line="480" w:lineRule="auto"/>
          </w:pPr>
        </w:pPrChange>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pPr>
              <w:rPr>
                <w:rFonts w:eastAsiaTheme="minorEastAsia" w:cstheme="minorHAnsi"/>
                <w:iCs/>
                <w:sz w:val="24"/>
                <w:szCs w:val="24"/>
              </w:rPr>
              <w:pPrChange w:id="217" w:author="Daniel Noble" w:date="2025-02-01T13:22:00Z" w16du:dateUtc="2025-02-01T02:22:00Z">
                <w:pPr>
                  <w:spacing w:line="480" w:lineRule="auto"/>
                </w:pPr>
              </w:pPrChange>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pPr>
              <w:jc w:val="center"/>
              <w:rPr>
                <w:rFonts w:eastAsiaTheme="minorEastAsia"/>
                <w:sz w:val="24"/>
                <w:szCs w:val="24"/>
              </w:rPr>
              <w:pPrChange w:id="218" w:author="Daniel Noble" w:date="2025-02-01T13:22:00Z" w16du:dateUtc="2025-02-01T02:22:00Z">
                <w:pPr>
                  <w:spacing w:line="480" w:lineRule="auto"/>
                  <w:jc w:val="center"/>
                </w:pPr>
              </w:pPrChange>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011D136D" w14:textId="77777777" w:rsidR="0042151F" w:rsidRPr="00A634FE" w:rsidRDefault="0042151F">
      <w:pPr>
        <w:spacing w:line="240" w:lineRule="auto"/>
        <w:rPr>
          <w:rFonts w:eastAsiaTheme="minorEastAsia"/>
          <w:sz w:val="24"/>
          <w:szCs w:val="24"/>
        </w:rPr>
        <w:pPrChange w:id="219" w:author="Daniel Noble" w:date="2025-02-01T13:22:00Z" w16du:dateUtc="2025-02-01T02:22:00Z">
          <w:pPr>
            <w:spacing w:line="480" w:lineRule="auto"/>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rsidDel="00BA28DB" w14:paraId="13548F2D" w14:textId="5DE95B81" w:rsidTr="00150BF6">
        <w:trPr>
          <w:trHeight w:val="680"/>
          <w:del w:id="220" w:author="Daniel Noble" w:date="2025-02-19T15:55:00Z"/>
        </w:trPr>
        <w:tc>
          <w:tcPr>
            <w:tcW w:w="4505" w:type="dxa"/>
            <w:vAlign w:val="center"/>
          </w:tcPr>
          <w:p w14:paraId="537EE31C" w14:textId="20C754B1" w:rsidR="0042151F" w:rsidRPr="00A634FE" w:rsidDel="00BA28DB" w:rsidRDefault="0042151F">
            <w:pPr>
              <w:rPr>
                <w:del w:id="221" w:author="Daniel Noble" w:date="2025-02-19T15:55:00Z" w16du:dateUtc="2025-02-19T04:55:00Z"/>
                <w:rFonts w:eastAsiaTheme="minorEastAsia" w:cstheme="minorHAnsi"/>
                <w:sz w:val="24"/>
                <w:szCs w:val="24"/>
              </w:rPr>
              <w:pPrChange w:id="222" w:author="Daniel Noble" w:date="2025-02-01T13:22:00Z" w16du:dateUtc="2025-02-01T02:22:00Z">
                <w:pPr>
                  <w:spacing w:line="480" w:lineRule="auto"/>
                </w:pPr>
              </w:pPrChange>
            </w:pPr>
            <m:oMathPara>
              <m:oMathParaPr>
                <m:jc m:val="left"/>
              </m:oMathParaPr>
              <m:oMath>
                <m:r>
                  <w:del w:id="223" w:author="Daniel Noble" w:date="2025-02-18T14:41:00Z" w16du:dateUtc="2025-02-18T03:41:00Z">
                    <m:rPr>
                      <m:nor/>
                    </m:rPr>
                    <w:rPr>
                      <w:rFonts w:ascii="Cambria Math" w:eastAsiaTheme="minorEastAsia" w:cstheme="minorHAnsi"/>
                      <w:sz w:val="24"/>
                      <w:szCs w:val="24"/>
                    </w:rPr>
                    <m:t>l</m:t>
                  </w:del>
                </m:r>
                <m:r>
                  <w:del w:id="224" w:author="Daniel Noble" w:date="2025-02-18T14:41:00Z" w16du:dateUtc="2025-02-18T03:41:00Z">
                    <m:rPr>
                      <m:nor/>
                    </m:rPr>
                    <w:rPr>
                      <w:rFonts w:eastAsiaTheme="minorEastAsia" w:cstheme="minorHAnsi"/>
                      <w:sz w:val="24"/>
                      <w:szCs w:val="24"/>
                    </w:rPr>
                    <m:t>nRR</m:t>
                  </w:del>
                </m:r>
                <m:r>
                  <w:del w:id="225" w:author="Daniel Noble" w:date="2025-02-18T14:41:00Z" w16du:dateUtc="2025-02-18T03:41:00Z">
                    <m:rPr>
                      <m:nor/>
                    </m:rPr>
                    <w:rPr>
                      <w:rFonts w:ascii="Cambria Math" w:eastAsiaTheme="minorEastAsia" w:cstheme="minorHAnsi"/>
                      <w:sz w:val="24"/>
                      <w:szCs w:val="24"/>
                    </w:rPr>
                    <m:t xml:space="preserve"> </m:t>
                  </w:del>
                </m:r>
                <m:r>
                  <w:del w:id="226" w:author="Daniel Noble" w:date="2025-02-18T14:41:00Z" w16du:dateUtc="2025-02-18T03:41:00Z">
                    <m:rPr>
                      <m:nor/>
                    </m:rPr>
                    <w:rPr>
                      <w:rFonts w:eastAsiaTheme="minorEastAsia" w:cstheme="minorHAnsi"/>
                      <w:sz w:val="24"/>
                      <w:szCs w:val="24"/>
                    </w:rPr>
                    <m:t>=</m:t>
                  </w:del>
                </m:r>
                <m:r>
                  <w:del w:id="227" w:author="Daniel Noble" w:date="2025-02-18T14:41:00Z" w16du:dateUtc="2025-02-18T03:41:00Z">
                    <m:rPr>
                      <m:nor/>
                    </m:rPr>
                    <w:rPr>
                      <w:rFonts w:ascii="Cambria Math" w:eastAsiaTheme="minorEastAsia" w:cstheme="minorHAnsi"/>
                      <w:sz w:val="24"/>
                      <w:szCs w:val="24"/>
                    </w:rPr>
                    <m:t xml:space="preserve"> </m:t>
                  </w:del>
                </m:r>
                <m:func>
                  <m:funcPr>
                    <m:ctrlPr>
                      <w:del w:id="228" w:author="Daniel Noble" w:date="2025-02-18T14:41:00Z" w16du:dateUtc="2025-02-18T03:41:00Z">
                        <w:rPr>
                          <w:rFonts w:ascii="Cambria Math" w:eastAsiaTheme="minorEastAsia" w:hAnsi="Cambria Math" w:cstheme="minorHAnsi"/>
                          <w:i/>
                          <w:sz w:val="24"/>
                          <w:szCs w:val="24"/>
                        </w:rPr>
                      </w:del>
                    </m:ctrlPr>
                  </m:funcPr>
                  <m:fName>
                    <m:r>
                      <w:del w:id="229" w:author="Daniel Noble" w:date="2025-02-18T14:41:00Z" w16du:dateUtc="2025-02-18T03:41:00Z">
                        <m:rPr>
                          <m:nor/>
                        </m:rPr>
                        <w:rPr>
                          <w:rFonts w:cstheme="minorHAnsi"/>
                          <w:sz w:val="24"/>
                          <w:szCs w:val="24"/>
                        </w:rPr>
                        <m:t>ln</m:t>
                      </w:del>
                    </m:r>
                  </m:fName>
                  <m:e>
                    <m:d>
                      <m:dPr>
                        <m:ctrlPr>
                          <w:del w:id="230" w:author="Daniel Noble" w:date="2025-02-18T14:41:00Z" w16du:dateUtc="2025-02-18T03:41:00Z">
                            <w:rPr>
                              <w:rFonts w:ascii="Cambria Math" w:eastAsiaTheme="minorEastAsia" w:hAnsi="Cambria Math" w:cstheme="minorHAnsi"/>
                              <w:i/>
                              <w:sz w:val="24"/>
                              <w:szCs w:val="24"/>
                            </w:rPr>
                          </w:del>
                        </m:ctrlPr>
                      </m:dPr>
                      <m:e>
                        <m:f>
                          <m:fPr>
                            <m:ctrlPr>
                              <w:del w:id="231" w:author="Daniel Noble" w:date="2025-02-18T14:41:00Z" w16du:dateUtc="2025-02-18T03:41:00Z">
                                <w:rPr>
                                  <w:rFonts w:ascii="Cambria Math" w:eastAsiaTheme="minorEastAsia" w:hAnsi="Cambria Math" w:cstheme="minorHAnsi"/>
                                  <w:i/>
                                  <w:sz w:val="24"/>
                                  <w:szCs w:val="24"/>
                                </w:rPr>
                              </w:del>
                            </m:ctrlPr>
                          </m:fPr>
                          <m:num>
                            <m:sSub>
                              <m:sSubPr>
                                <m:ctrlPr>
                                  <w:del w:id="232" w:author="Daniel Noble" w:date="2025-02-18T14:41:00Z" w16du:dateUtc="2025-02-18T03:41:00Z">
                                    <w:rPr>
                                      <w:rFonts w:ascii="Cambria Math" w:eastAsiaTheme="minorEastAsia" w:hAnsi="Cambria Math" w:cstheme="minorHAnsi"/>
                                      <w:i/>
                                      <w:sz w:val="24"/>
                                      <w:szCs w:val="24"/>
                                    </w:rPr>
                                  </w:del>
                                </m:ctrlPr>
                              </m:sSubPr>
                              <m:e>
                                <m:acc>
                                  <m:accPr>
                                    <m:chr m:val="̅"/>
                                    <m:ctrlPr>
                                      <w:del w:id="233" w:author="Daniel Noble" w:date="2025-02-18T14:41:00Z" w16du:dateUtc="2025-02-18T03:41:00Z">
                                        <w:rPr>
                                          <w:rFonts w:ascii="Cambria Math" w:eastAsiaTheme="minorEastAsia" w:hAnsi="Cambria Math" w:cstheme="minorHAnsi"/>
                                          <w:i/>
                                          <w:sz w:val="24"/>
                                          <w:szCs w:val="24"/>
                                        </w:rPr>
                                      </w:del>
                                    </m:ctrlPr>
                                  </m:accPr>
                                  <m:e>
                                    <m:r>
                                      <w:del w:id="234" w:author="Daniel Noble" w:date="2025-02-18T14:41:00Z" w16du:dateUtc="2025-02-18T03:41:00Z">
                                        <m:rPr>
                                          <m:nor/>
                                        </m:rPr>
                                        <w:rPr>
                                          <w:rFonts w:eastAsiaTheme="minorEastAsia" w:cstheme="minorHAnsi"/>
                                          <w:i/>
                                          <w:iCs/>
                                          <w:sz w:val="24"/>
                                          <w:szCs w:val="24"/>
                                        </w:rPr>
                                        <m:t>x</m:t>
                                      </w:del>
                                    </m:r>
                                  </m:e>
                                </m:acc>
                              </m:e>
                              <m:sub>
                                <m:r>
                                  <w:del w:id="235" w:author="Daniel Noble" w:date="2025-02-18T14:41:00Z" w16du:dateUtc="2025-02-18T03:41:00Z">
                                    <m:rPr>
                                      <m:nor/>
                                    </m:rPr>
                                    <w:rPr>
                                      <w:rFonts w:eastAsiaTheme="minorEastAsia" w:cstheme="minorHAnsi"/>
                                      <w:sz w:val="24"/>
                                      <w:szCs w:val="24"/>
                                    </w:rPr>
                                    <m:t>H</m:t>
                                  </w:del>
                                </m:r>
                              </m:sub>
                            </m:sSub>
                          </m:num>
                          <m:den>
                            <m:sSub>
                              <m:sSubPr>
                                <m:ctrlPr>
                                  <w:del w:id="236" w:author="Daniel Noble" w:date="2025-02-18T14:41:00Z" w16du:dateUtc="2025-02-18T03:41:00Z">
                                    <w:rPr>
                                      <w:rFonts w:ascii="Cambria Math" w:eastAsiaTheme="minorEastAsia" w:hAnsi="Cambria Math" w:cstheme="minorHAnsi"/>
                                      <w:i/>
                                      <w:sz w:val="24"/>
                                      <w:szCs w:val="24"/>
                                    </w:rPr>
                                  </w:del>
                                </m:ctrlPr>
                              </m:sSubPr>
                              <m:e>
                                <m:acc>
                                  <m:accPr>
                                    <m:chr m:val="̅"/>
                                    <m:ctrlPr>
                                      <w:del w:id="237" w:author="Daniel Noble" w:date="2025-02-18T14:41:00Z" w16du:dateUtc="2025-02-18T03:41:00Z">
                                        <w:rPr>
                                          <w:rFonts w:ascii="Cambria Math" w:eastAsiaTheme="minorEastAsia" w:hAnsi="Cambria Math" w:cstheme="minorHAnsi"/>
                                          <w:i/>
                                          <w:sz w:val="24"/>
                                          <w:szCs w:val="24"/>
                                        </w:rPr>
                                      </w:del>
                                    </m:ctrlPr>
                                  </m:accPr>
                                  <m:e>
                                    <m:r>
                                      <w:del w:id="238" w:author="Daniel Noble" w:date="2025-02-18T14:41:00Z" w16du:dateUtc="2025-02-18T03:41:00Z">
                                        <m:rPr>
                                          <m:nor/>
                                        </m:rPr>
                                        <w:rPr>
                                          <w:rFonts w:eastAsiaTheme="minorEastAsia" w:cstheme="minorHAnsi"/>
                                          <w:i/>
                                          <w:iCs/>
                                          <w:sz w:val="24"/>
                                          <w:szCs w:val="24"/>
                                        </w:rPr>
                                        <m:t>x</m:t>
                                      </w:del>
                                    </m:r>
                                  </m:e>
                                </m:acc>
                              </m:e>
                              <m:sub>
                                <m:r>
                                  <w:del w:id="239" w:author="Daniel Noble" w:date="2025-02-18T14:41:00Z" w16du:dateUtc="2025-02-18T03:41:00Z">
                                    <m:rPr>
                                      <m:nor/>
                                    </m:rPr>
                                    <w:rPr>
                                      <w:rFonts w:eastAsiaTheme="minorEastAsia" w:cstheme="minorHAnsi"/>
                                      <w:sz w:val="24"/>
                                      <w:szCs w:val="24"/>
                                    </w:rPr>
                                    <m:t>L</m:t>
                                  </w:del>
                                </m:r>
                              </m:sub>
                            </m:sSub>
                          </m:den>
                        </m:f>
                      </m:e>
                    </m:d>
                  </m:e>
                </m:func>
              </m:oMath>
            </m:oMathPara>
          </w:p>
        </w:tc>
        <w:tc>
          <w:tcPr>
            <w:tcW w:w="4505" w:type="dxa"/>
            <w:vAlign w:val="center"/>
          </w:tcPr>
          <w:p w14:paraId="45DB90F3" w14:textId="1A08C7E5" w:rsidR="0042151F" w:rsidRPr="00A634FE" w:rsidDel="00BA28DB" w:rsidRDefault="0042151F">
            <w:pPr>
              <w:jc w:val="right"/>
              <w:rPr>
                <w:del w:id="240" w:author="Daniel Noble" w:date="2025-02-19T15:55:00Z" w16du:dateUtc="2025-02-19T04:55:00Z"/>
                <w:rFonts w:eastAsiaTheme="minorEastAsia"/>
                <w:sz w:val="24"/>
                <w:szCs w:val="24"/>
              </w:rPr>
              <w:pPrChange w:id="241" w:author="Daniel Noble" w:date="2025-02-01T13:22:00Z" w16du:dateUtc="2025-02-01T02:22:00Z">
                <w:pPr>
                  <w:spacing w:line="480" w:lineRule="auto"/>
                  <w:jc w:val="right"/>
                </w:pPr>
              </w:pPrChange>
            </w:pPr>
            <w:del w:id="242" w:author="Daniel Noble" w:date="2025-02-18T14:41:00Z" w16du:dateUtc="2025-02-18T03:41:00Z">
              <w:r w:rsidRPr="00A634FE" w:rsidDel="0090563E">
                <w:rPr>
                  <w:rFonts w:eastAsiaTheme="minorEastAsia"/>
                  <w:sz w:val="24"/>
                  <w:szCs w:val="24"/>
                </w:rPr>
                <w:delText xml:space="preserve"> (9)</w:delText>
              </w:r>
            </w:del>
          </w:p>
        </w:tc>
      </w:tr>
    </w:tbl>
    <w:p w14:paraId="1ED1B1A6" w14:textId="1BA40E7D" w:rsidR="0042151F" w:rsidRDefault="0042151F">
      <w:pPr>
        <w:spacing w:after="0" w:line="240" w:lineRule="auto"/>
        <w:rPr>
          <w:rFonts w:ascii="Times New Roman" w:eastAsiaTheme="minorEastAsia" w:hAnsi="Times New Roman" w:cs="Times New Roman"/>
          <w:sz w:val="24"/>
          <w:szCs w:val="24"/>
        </w:rPr>
        <w:pPrChange w:id="243" w:author="Daniel Noble" w:date="2025-02-01T13:22:00Z" w16du:dateUtc="2025-02-01T02:22:00Z">
          <w:pPr>
            <w:spacing w:after="0" w:line="480" w:lineRule="auto"/>
          </w:pPr>
        </w:pPrChange>
      </w:pPr>
      <w:r w:rsidRPr="00402514">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r w:rsidRPr="00402514">
        <w:rPr>
          <w:rFonts w:ascii="Times New Roman" w:eastAsiaTheme="minorEastAsia" w:hAnsi="Times New Roman" w:cs="Times New Roman"/>
          <w:sz w:val="24"/>
          <w:szCs w:val="24"/>
        </w:rPr>
        <w:t xml:space="preserve"> is the mean response, </w:t>
      </w:r>
      <w:r w:rsidR="00E46ACA">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sidR="00E46ACA">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sidR="00E46ACA">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sidR="00E46ACA">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sidR="00E46ACA">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p>
    <w:p w14:paraId="7FCC9644" w14:textId="77777777" w:rsidR="00F64921" w:rsidRPr="00402514" w:rsidRDefault="00F64921">
      <w:pPr>
        <w:spacing w:after="0" w:line="240" w:lineRule="auto"/>
        <w:rPr>
          <w:rFonts w:ascii="Times New Roman" w:eastAsiaTheme="minorEastAsia" w:hAnsi="Times New Roman" w:cs="Times New Roman"/>
          <w:sz w:val="24"/>
          <w:szCs w:val="24"/>
        </w:rPr>
        <w:pPrChange w:id="244" w:author="Daniel Noble" w:date="2025-02-01T13:22:00Z" w16du:dateUtc="2025-02-01T02:22:00Z">
          <w:pPr>
            <w:spacing w:after="0" w:line="480" w:lineRule="auto"/>
          </w:pPr>
        </w:pPrChange>
      </w:pPr>
    </w:p>
    <w:p w14:paraId="6D98E2CD" w14:textId="380B9E78" w:rsidR="0042151F" w:rsidRPr="00B96E9B" w:rsidRDefault="0042151F">
      <w:pPr>
        <w:spacing w:after="0" w:line="240" w:lineRule="auto"/>
        <w:rPr>
          <w:rFonts w:ascii="Times New Roman" w:eastAsiaTheme="minorEastAsia" w:hAnsi="Times New Roman" w:cs="Times New Roman"/>
          <w:b/>
          <w:bCs/>
          <w:i/>
          <w:iCs/>
          <w:sz w:val="24"/>
          <w:szCs w:val="24"/>
        </w:rPr>
        <w:pPrChange w:id="245" w:author="Daniel Noble" w:date="2025-02-01T13:22:00Z" w16du:dateUtc="2025-02-01T02:22:00Z">
          <w:pPr>
            <w:spacing w:after="0" w:line="480" w:lineRule="auto"/>
          </w:pPr>
        </w:pPrChange>
      </w:pPr>
      <w:r w:rsidRPr="00B96E9B">
        <w:rPr>
          <w:rFonts w:ascii="Times New Roman" w:eastAsiaTheme="minorEastAsia" w:hAnsi="Times New Roman" w:cs="Times New Roman"/>
          <w:b/>
          <w:bCs/>
          <w:i/>
          <w:iCs/>
          <w:sz w:val="24"/>
          <w:szCs w:val="24"/>
        </w:rPr>
        <w:t>Statistical Analysis</w:t>
      </w:r>
    </w:p>
    <w:p w14:paraId="1D41C6D7" w14:textId="6112DC24" w:rsidR="0042151F" w:rsidRPr="00402514" w:rsidRDefault="0026400F">
      <w:pPr>
        <w:spacing w:after="0" w:line="240" w:lineRule="auto"/>
        <w:ind w:firstLine="720"/>
        <w:rPr>
          <w:rFonts w:ascii="Times New Roman" w:eastAsiaTheme="minorEastAsia" w:hAnsi="Times New Roman" w:cs="Times New Roman"/>
          <w:sz w:val="24"/>
          <w:szCs w:val="24"/>
        </w:rPr>
        <w:pPrChange w:id="246" w:author="Daniel Noble" w:date="2025-02-01T13:22:00Z" w16du:dateUtc="2025-02-01T02:22:00Z">
          <w:pPr>
            <w:spacing w:after="0" w:line="480" w:lineRule="auto"/>
            <w:ind w:firstLine="720"/>
          </w:pPr>
        </w:pPrChange>
      </w:pPr>
      <w:ins w:id="247" w:author="Daniel Noble" w:date="2025-02-01T14:39:00Z" w16du:dateUtc="2025-02-01T03:39:00Z">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w:t>
        </w:r>
      </w:ins>
      <w:ins w:id="248" w:author="Daniel Noble" w:date="2025-04-03T10:50:00Z" w16du:dateUtc="2025-04-02T23:50:00Z">
        <w:r w:rsidR="00DA71DD">
          <w:rPr>
            <w:rFonts w:ascii="Times New Roman" w:eastAsiaTheme="minorEastAsia" w:hAnsi="Times New Roman" w:cs="Times New Roman"/>
            <w:sz w:val="24"/>
            <w:szCs w:val="24"/>
          </w:rPr>
          <w:t xml:space="preserve"> </w:t>
        </w:r>
      </w:ins>
      <w:ins w:id="249" w:author="Daniel Noble" w:date="2025-02-01T14:39:00Z" w16du:dateUtc="2025-02-01T03:39:00Z">
        <w:r w:rsidRPr="00402514">
          <w:rPr>
            <w:rFonts w:ascii="Times New Roman" w:eastAsiaTheme="minorEastAsia" w:hAnsi="Times New Roman" w:cs="Times New Roman"/>
            <w:sz w:val="24"/>
            <w:szCs w:val="24"/>
          </w:rPr>
          <w:t>4.2.2 in RStudio version 2022.12.0</w:t>
        </w:r>
        <w:r>
          <w:rPr>
            <w:rFonts w:ascii="Times New Roman" w:eastAsiaTheme="minorEastAsia" w:hAnsi="Times New Roman" w:cs="Times New Roman"/>
            <w:sz w:val="24"/>
            <w:szCs w:val="24"/>
          </w:rPr>
          <w:t xml:space="preserve"> </w:t>
        </w:r>
      </w:ins>
      <w:del w:id="250" w:author="Daniel Noble" w:date="2025-02-01T14:39:00Z" w16du:dateUtc="2025-02-01T03:39:00Z">
        <w:r w:rsidR="0042151F" w:rsidRPr="00402514" w:rsidDel="0026400F">
          <w:rPr>
            <w:rFonts w:ascii="Times New Roman" w:eastAsiaTheme="minorEastAsia" w:hAnsi="Times New Roman" w:cs="Times New Roman"/>
            <w:sz w:val="24"/>
            <w:szCs w:val="24"/>
          </w:rPr>
          <w:delText xml:space="preserve">All </w:delText>
        </w:r>
      </w:del>
      <w:ins w:id="251" w:author="Daniel Noble" w:date="2025-02-01T14:39:00Z" w16du:dateUtc="2025-02-01T03:39:00Z">
        <w:r>
          <w:rPr>
            <w:rFonts w:ascii="Times New Roman" w:eastAsiaTheme="minorEastAsia" w:hAnsi="Times New Roman" w:cs="Times New Roman"/>
            <w:sz w:val="24"/>
            <w:szCs w:val="24"/>
          </w:rPr>
          <w:t>for all</w:t>
        </w:r>
        <w:r w:rsidRPr="00402514">
          <w:rPr>
            <w:rFonts w:ascii="Times New Roman" w:eastAsiaTheme="minorEastAsia" w:hAnsi="Times New Roman" w:cs="Times New Roman"/>
            <w:sz w:val="24"/>
            <w:szCs w:val="24"/>
          </w:rPr>
          <w:t xml:space="preserve"> </w:t>
        </w:r>
      </w:ins>
      <w:r w:rsidR="0042151F" w:rsidRPr="00402514">
        <w:rPr>
          <w:rFonts w:ascii="Times New Roman" w:eastAsiaTheme="minorEastAsia" w:hAnsi="Times New Roman" w:cs="Times New Roman"/>
          <w:sz w:val="24"/>
          <w:szCs w:val="24"/>
        </w:rPr>
        <w:t>calculations, analyses, and figure</w:t>
      </w:r>
      <w:ins w:id="252" w:author="Daniel Noble" w:date="2025-02-01T14:39:00Z" w16du:dateUtc="2025-02-01T03:39:00Z">
        <w:r>
          <w:rPr>
            <w:rFonts w:ascii="Times New Roman" w:eastAsiaTheme="minorEastAsia" w:hAnsi="Times New Roman" w:cs="Times New Roman"/>
            <w:sz w:val="24"/>
            <w:szCs w:val="24"/>
          </w:rPr>
          <w:t>s</w:t>
        </w:r>
      </w:ins>
      <w:del w:id="253" w:author="Daniel Noble" w:date="2025-02-01T14:39:00Z" w16du:dateUtc="2025-02-01T03:39:00Z">
        <w:r w:rsidR="0042151F" w:rsidRPr="00402514" w:rsidDel="0026400F">
          <w:rPr>
            <w:rFonts w:ascii="Times New Roman" w:eastAsiaTheme="minorEastAsia" w:hAnsi="Times New Roman" w:cs="Times New Roman"/>
            <w:sz w:val="24"/>
            <w:szCs w:val="24"/>
          </w:rPr>
          <w:delText xml:space="preserve"> production were completed with</w:delText>
        </w:r>
      </w:del>
      <w:r w:rsidR="0042151F" w:rsidRPr="00402514">
        <w:rPr>
          <w:rFonts w:ascii="Times New Roman" w:eastAsiaTheme="minorEastAsia" w:hAnsi="Times New Roman" w:cs="Times New Roman"/>
          <w:sz w:val="24"/>
          <w:szCs w:val="24"/>
        </w:rPr>
        <w:t xml:space="preserve"> </w:t>
      </w:r>
      <w:del w:id="254" w:author="Daniel Noble" w:date="2025-02-01T14:39:00Z" w16du:dateUtc="2025-02-01T03:39:00Z">
        <w:r w:rsidR="0042151F" w:rsidRPr="00402514" w:rsidDel="0026400F">
          <w:rPr>
            <w:rFonts w:ascii="Times New Roman" w:eastAsiaTheme="minorEastAsia" w:hAnsi="Times New Roman" w:cs="Times New Roman"/>
            <w:sz w:val="24"/>
            <w:szCs w:val="24"/>
          </w:rPr>
          <w:delText xml:space="preserve">R.4.2.2 in RStudio version 2022.12.0 </w:delText>
        </w:r>
      </w:del>
      <w:r w:rsidR="0042151F" w:rsidRPr="00402514">
        <w:rPr>
          <w:rFonts w:ascii="Times New Roman" w:eastAsiaTheme="minorEastAsia" w:hAnsi="Times New Roman" w:cs="Times New Roman"/>
          <w:sz w:val="24"/>
          <w:szCs w:val="24"/>
        </w:rPr>
        <w:t xml:space="preserve">(using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r w:rsidR="00086780" w:rsidRPr="00086780">
            <w:rPr>
              <w:rFonts w:ascii="Times New Roman" w:eastAsia="Times New Roman" w:hAnsi="Times New Roman" w:cs="Times New Roman"/>
              <w:sz w:val="24"/>
            </w:rPr>
            <w:t>(Wickham, 2011)</w:t>
          </w:r>
        </w:sdtContent>
      </w:sdt>
      <w:r w:rsidR="00700266">
        <w:rPr>
          <w:rFonts w:ascii="Times New Roman" w:eastAsiaTheme="minorEastAsia" w:hAnsi="Times New Roman" w:cs="Times New Roman"/>
          <w:sz w:val="24"/>
          <w:szCs w:val="24"/>
        </w:rPr>
        <w:t> </w:t>
      </w:r>
      <w:r w:rsidR="0042151F" w:rsidRPr="00402514">
        <w:rPr>
          <w:rFonts w:ascii="Times New Roman" w:eastAsiaTheme="minorEastAsia" w:hAnsi="Times New Roman" w:cs="Times New Roman"/>
          <w:sz w:val="24"/>
          <w:szCs w:val="24"/>
        </w:rPr>
        <w:t xml:space="preserve">. All data and code are available at </w:t>
      </w:r>
      <w:r w:rsidR="0042151F">
        <w:fldChar w:fldCharType="begin"/>
      </w:r>
      <w:r w:rsidR="0042151F">
        <w:instrText>HYPERLINK "https://github.com/ClaytonStocker/Plasticity_Fluctuation_Meta"</w:instrText>
      </w:r>
      <w:r w:rsidR="0042151F">
        <w:fldChar w:fldCharType="separate"/>
      </w:r>
      <w:r w:rsidR="0042151F" w:rsidRPr="00402514">
        <w:rPr>
          <w:rStyle w:val="Hyperlink"/>
          <w:rFonts w:ascii="Times New Roman" w:eastAsiaTheme="minorEastAsia" w:hAnsi="Times New Roman" w:cs="Times New Roman"/>
          <w:sz w:val="24"/>
          <w:szCs w:val="24"/>
        </w:rPr>
        <w:t>https://github.com/ClaytonStocker/Plasticity_Fluctuation_Meta</w:t>
      </w:r>
      <w:r w:rsidR="0042151F">
        <w:fldChar w:fldCharType="end"/>
      </w:r>
      <w:r w:rsidR="0042151F" w:rsidRPr="00402514">
        <w:rPr>
          <w:rFonts w:ascii="Times New Roman" w:eastAsiaTheme="minorEastAsia" w:hAnsi="Times New Roman" w:cs="Times New Roman"/>
          <w:sz w:val="24"/>
          <w:szCs w:val="24"/>
        </w:rPr>
        <w:t xml:space="preserve"> (Supplementary Materials 7.9).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ins w:id="255" w:author="Daniel Noble" w:date="2025-02-19T11:26:00Z" w16du:dateUtc="2025-02-19T00:26:00Z">
        <w:r w:rsidR="00EC7A22">
          <w:rPr>
            <w:rFonts w:ascii="Times New Roman" w:eastAsiaTheme="minorEastAsia" w:hAnsi="Times New Roman" w:cs="Times New Roman"/>
            <w:sz w:val="24"/>
            <w:szCs w:val="24"/>
          </w:rPr>
          <w:t xml:space="preserve">For ease of interoperability, </w:t>
        </w:r>
      </w:ins>
      <w:del w:id="256" w:author="Daniel Noble" w:date="2025-02-19T11:26:00Z" w16du:dateUtc="2025-02-19T00:26:00Z">
        <w:r w:rsidR="0042151F" w:rsidRPr="00402514" w:rsidDel="00EC7A22">
          <w:rPr>
            <w:rFonts w:ascii="Times New Roman" w:eastAsiaTheme="minorEastAsia" w:hAnsi="Times New Roman" w:cs="Times New Roman"/>
            <w:sz w:val="24"/>
            <w:szCs w:val="24"/>
          </w:rPr>
          <w:delText xml:space="preserve">The </w:delText>
        </w:r>
      </w:del>
      <w:ins w:id="257" w:author="Daniel Noble" w:date="2025-02-19T11:26:00Z" w16du:dateUtc="2025-02-19T00:26:00Z">
        <w:r w:rsidR="00EC7A22">
          <w:rPr>
            <w:rFonts w:ascii="Times New Roman" w:eastAsiaTheme="minorEastAsia" w:hAnsi="Times New Roman" w:cs="Times New Roman"/>
            <w:sz w:val="24"/>
            <w:szCs w:val="24"/>
          </w:rPr>
          <w:t>t</w:t>
        </w:r>
        <w:r w:rsidR="00EC7A22" w:rsidRPr="00402514">
          <w:rPr>
            <w:rFonts w:ascii="Times New Roman" w:eastAsiaTheme="minorEastAsia" w:hAnsi="Times New Roman" w:cs="Times New Roman"/>
            <w:sz w:val="24"/>
            <w:szCs w:val="24"/>
          </w:rPr>
          <w:t xml:space="preserve">he </w:t>
        </w:r>
      </w:ins>
      <w:r w:rsidR="0042151F" w:rsidRPr="00402514">
        <w:rPr>
          <w:rFonts w:ascii="Times New Roman" w:eastAsiaTheme="minorEastAsia" w:hAnsi="Times New Roman" w:cs="Times New Roman"/>
          <w:sz w:val="24"/>
          <w:szCs w:val="24"/>
        </w:rPr>
        <w:t>mean PRRDs are transformed 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r w:rsidR="00086780" w:rsidRPr="00086780">
            <w:rPr>
              <w:rFonts w:ascii="Times New Roman" w:eastAsia="Times New Roman" w:hAnsi="Times New Roman" w:cs="Times New Roman"/>
              <w:sz w:val="24"/>
            </w:rPr>
            <w:t>(Pustejovsky, 2018)</w:t>
          </w:r>
        </w:sdtContent>
      </w:sdt>
      <w:r w:rsidR="0042151F" w:rsidRPr="00402514">
        <w:rPr>
          <w:rFonts w:ascii="Times New Roman" w:eastAsiaTheme="minorEastAsia" w:hAnsi="Times New Roman" w:cs="Times New Roman"/>
          <w:sz w:val="24"/>
          <w:szCs w:val="24"/>
        </w:rPr>
        <w:t>.</w:t>
      </w:r>
      <w:ins w:id="258" w:author="Daniel Noble" w:date="2025-02-21T11:34:00Z" w16du:dateUtc="2025-02-21T00:34:00Z">
        <w:r w:rsidR="00B35DBF">
          <w:rPr>
            <w:rFonts w:ascii="Times New Roman" w:eastAsiaTheme="minorEastAsia" w:hAnsi="Times New Roman" w:cs="Times New Roman"/>
            <w:sz w:val="24"/>
            <w:szCs w:val="24"/>
          </w:rPr>
          <w:t xml:space="preserve"> We </w:t>
        </w:r>
      </w:ins>
      <w:ins w:id="259" w:author="Daniel Noble" w:date="2025-02-21T11:35:00Z" w16du:dateUtc="2025-02-21T00:35:00Z">
        <w:r w:rsidR="00B35DBF">
          <w:rPr>
            <w:rFonts w:ascii="Times New Roman" w:eastAsiaTheme="minorEastAsia" w:hAnsi="Times New Roman" w:cs="Times New Roman"/>
            <w:sz w:val="24"/>
            <w:szCs w:val="24"/>
          </w:rPr>
          <w:t xml:space="preserve">visualised mean and raw effects using </w:t>
        </w:r>
      </w:ins>
      <w:ins w:id="260" w:author="Daniel Noble" w:date="2025-02-21T11:34:00Z" w16du:dateUtc="2025-02-21T00:34:00Z">
        <w:r w:rsidR="00B35DBF">
          <w:rPr>
            <w:rFonts w:ascii="Times New Roman" w:eastAsiaTheme="minorEastAsia" w:hAnsi="Times New Roman" w:cs="Times New Roman"/>
            <w:sz w:val="24"/>
            <w:szCs w:val="24"/>
          </w:rPr>
          <w:t>orchard</w:t>
        </w:r>
      </w:ins>
      <w:ins w:id="261" w:author="Daniel Noble" w:date="2025-02-21T11:35:00Z" w16du:dateUtc="2025-02-21T00:35:00Z">
        <w:r w:rsidR="00B35DBF">
          <w:rPr>
            <w:rFonts w:ascii="Times New Roman" w:eastAsiaTheme="minorEastAsia" w:hAnsi="Times New Roman" w:cs="Times New Roman"/>
            <w:sz w:val="24"/>
            <w:szCs w:val="24"/>
          </w:rPr>
          <w:t xml:space="preserve"> and bubble </w:t>
        </w:r>
        <w:commentRangeStart w:id="262"/>
        <w:r w:rsidR="00B35DBF">
          <w:rPr>
            <w:rFonts w:ascii="Times New Roman" w:eastAsiaTheme="minorEastAsia" w:hAnsi="Times New Roman" w:cs="Times New Roman"/>
            <w:sz w:val="24"/>
            <w:szCs w:val="24"/>
          </w:rPr>
          <w:t>plots (</w:t>
        </w:r>
      </w:ins>
      <w:ins w:id="263" w:author="Daniel Noble" w:date="2025-02-21T11:36:00Z" w16du:dateUtc="2025-02-21T00:36:00Z">
        <w:r w:rsidR="00F0286A">
          <w:rPr>
            <w:rFonts w:ascii="Times New Roman" w:eastAsiaTheme="minorEastAsia" w:hAnsi="Times New Roman" w:cs="Times New Roman"/>
            <w:sz w:val="24"/>
            <w:szCs w:val="24"/>
          </w:rPr>
          <w:t xml:space="preserve">R package </w:t>
        </w:r>
        <w:r w:rsidR="00B35DBF" w:rsidRPr="00F0286A">
          <w:rPr>
            <w:rFonts w:ascii="Times New Roman" w:eastAsiaTheme="minorEastAsia" w:hAnsi="Times New Roman" w:cs="Times New Roman"/>
            <w:i/>
            <w:iCs/>
            <w:sz w:val="24"/>
            <w:szCs w:val="24"/>
            <w:rPrChange w:id="264" w:author="Daniel Noble" w:date="2025-02-21T11:36:00Z" w16du:dateUtc="2025-02-21T00:36:00Z">
              <w:rPr>
                <w:rFonts w:ascii="Times New Roman" w:eastAsiaTheme="minorEastAsia" w:hAnsi="Times New Roman" w:cs="Times New Roman"/>
                <w:sz w:val="24"/>
                <w:szCs w:val="24"/>
              </w:rPr>
            </w:rPrChange>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r w:rsidR="00B35DBF">
          <w:rPr>
            <w:rFonts w:ascii="Times New Roman" w:eastAsiaTheme="minorEastAsia" w:hAnsi="Times New Roman" w:cs="Times New Roman"/>
            <w:sz w:val="24"/>
            <w:szCs w:val="24"/>
          </w:rPr>
          <w:t xml:space="preserve">. 2.0, </w:t>
        </w:r>
        <w:commentRangeStart w:id="265"/>
        <w:r w:rsidR="00B35DBF">
          <w:rPr>
            <w:rFonts w:ascii="Times New Roman" w:eastAsiaTheme="minorEastAsia" w:hAnsi="Times New Roman" w:cs="Times New Roman"/>
            <w:sz w:val="24"/>
            <w:szCs w:val="24"/>
          </w:rPr>
          <w:t xml:space="preserve">Nakagawa et al. </w:t>
        </w:r>
      </w:ins>
      <w:commentRangeEnd w:id="265"/>
      <w:ins w:id="266" w:author="Daniel Noble" w:date="2025-02-21T11:38:00Z" w16du:dateUtc="2025-02-21T00:38:00Z">
        <w:r w:rsidR="005B35EF">
          <w:rPr>
            <w:rStyle w:val="CommentReference"/>
          </w:rPr>
          <w:commentReference w:id="265"/>
        </w:r>
      </w:ins>
      <w:ins w:id="267" w:author="Daniel Noble" w:date="2025-02-21T11:36:00Z" w16du:dateUtc="2025-02-21T00:36:00Z">
        <w:r w:rsidR="00B35DBF">
          <w:rPr>
            <w:rFonts w:ascii="Times New Roman" w:eastAsiaTheme="minorEastAsia" w:hAnsi="Times New Roman" w:cs="Times New Roman"/>
            <w:sz w:val="24"/>
            <w:szCs w:val="24"/>
          </w:rPr>
          <w:t>202</w:t>
        </w:r>
      </w:ins>
      <w:ins w:id="268" w:author="Daniel Noble" w:date="2025-02-21T11:37:00Z" w16du:dateUtc="2025-02-21T00:37:00Z">
        <w:r w:rsidR="005B35EF">
          <w:rPr>
            <w:rFonts w:ascii="Times New Roman" w:eastAsiaTheme="minorEastAsia" w:hAnsi="Times New Roman" w:cs="Times New Roman"/>
            <w:sz w:val="24"/>
            <w:szCs w:val="24"/>
          </w:rPr>
          <w:t>3</w:t>
        </w:r>
      </w:ins>
      <w:ins w:id="269" w:author="Daniel Noble" w:date="2025-02-21T11:35:00Z" w16du:dateUtc="2025-02-21T00:35:00Z">
        <w:r w:rsidR="00B35DBF">
          <w:rPr>
            <w:rFonts w:ascii="Times New Roman" w:eastAsiaTheme="minorEastAsia" w:hAnsi="Times New Roman" w:cs="Times New Roman"/>
            <w:sz w:val="24"/>
            <w:szCs w:val="24"/>
          </w:rPr>
          <w:t>), which also provide 95% prediction intervals</w:t>
        </w:r>
      </w:ins>
      <w:ins w:id="270" w:author="Daniel Noble" w:date="2025-02-22T09:12:00Z" w16du:dateUtc="2025-02-21T22:12:00Z">
        <w:r w:rsidR="00212634">
          <w:rPr>
            <w:rFonts w:ascii="Times New Roman" w:eastAsiaTheme="minorEastAsia" w:hAnsi="Times New Roman" w:cs="Times New Roman"/>
            <w:sz w:val="24"/>
            <w:szCs w:val="24"/>
          </w:rPr>
          <w:t xml:space="preserve">. </w:t>
        </w:r>
      </w:ins>
      <w:ins w:id="271" w:author="Daniel Noble" w:date="2025-02-22T09:13:00Z" w16du:dateUtc="2025-02-21T22:13:00Z">
        <w:r w:rsidR="00212634">
          <w:rPr>
            <w:rFonts w:ascii="Times New Roman" w:eastAsiaTheme="minorEastAsia" w:hAnsi="Times New Roman" w:cs="Times New Roman"/>
            <w:sz w:val="24"/>
            <w:szCs w:val="24"/>
          </w:rPr>
          <w:t xml:space="preserve">Prediction intervals </w:t>
        </w:r>
      </w:ins>
      <w:ins w:id="272" w:author="Daniel Noble" w:date="2025-02-21T11:35:00Z" w16du:dateUtc="2025-02-21T00:35:00Z">
        <w:r w:rsidR="00B35DBF">
          <w:rPr>
            <w:rFonts w:ascii="Times New Roman" w:eastAsiaTheme="minorEastAsia" w:hAnsi="Times New Roman" w:cs="Times New Roman"/>
            <w:sz w:val="24"/>
            <w:szCs w:val="24"/>
          </w:rPr>
          <w:t xml:space="preserve">provide important information </w:t>
        </w:r>
      </w:ins>
      <w:ins w:id="273" w:author="Daniel Noble" w:date="2025-02-22T10:42:00Z" w16du:dateUtc="2025-02-21T23:42:00Z">
        <w:r w:rsidR="00167C69">
          <w:rPr>
            <w:rFonts w:ascii="Times New Roman" w:eastAsiaTheme="minorEastAsia" w:hAnsi="Times New Roman" w:cs="Times New Roman"/>
            <w:sz w:val="24"/>
            <w:szCs w:val="24"/>
          </w:rPr>
          <w:t xml:space="preserve">about </w:t>
        </w:r>
      </w:ins>
      <w:ins w:id="274" w:author="Daniel Noble" w:date="2025-02-21T11:36:00Z" w16du:dateUtc="2025-02-21T00:36:00Z">
        <w:r w:rsidR="00F0286A">
          <w:rPr>
            <w:rFonts w:ascii="Times New Roman" w:eastAsiaTheme="minorEastAsia" w:hAnsi="Times New Roman" w:cs="Times New Roman"/>
            <w:sz w:val="24"/>
            <w:szCs w:val="24"/>
          </w:rPr>
          <w:t>effect</w:t>
        </w:r>
      </w:ins>
      <w:ins w:id="275" w:author="Daniel Noble" w:date="2025-02-21T11:35:00Z" w16du:dateUtc="2025-02-21T00:35:00Z">
        <w:r w:rsidR="00B35DBF">
          <w:rPr>
            <w:rFonts w:ascii="Times New Roman" w:eastAsiaTheme="minorEastAsia" w:hAnsi="Times New Roman" w:cs="Times New Roman"/>
            <w:sz w:val="24"/>
            <w:szCs w:val="24"/>
          </w:rPr>
          <w:t xml:space="preserve"> heterogeneity (Noble </w:t>
        </w:r>
        <w:commentRangeStart w:id="276"/>
        <w:r w:rsidR="00B35DBF">
          <w:rPr>
            <w:rFonts w:ascii="Times New Roman" w:eastAsiaTheme="minorEastAsia" w:hAnsi="Times New Roman" w:cs="Times New Roman"/>
            <w:sz w:val="24"/>
            <w:szCs w:val="24"/>
          </w:rPr>
          <w:t>et al. 2022</w:t>
        </w:r>
      </w:ins>
      <w:commentRangeEnd w:id="276"/>
      <w:ins w:id="277" w:author="Daniel Noble" w:date="2025-02-21T11:39:00Z" w16du:dateUtc="2025-02-21T00:39:00Z">
        <w:r w:rsidR="005B35EF">
          <w:rPr>
            <w:rStyle w:val="CommentReference"/>
          </w:rPr>
          <w:commentReference w:id="276"/>
        </w:r>
      </w:ins>
      <w:ins w:id="278" w:author="Daniel Noble" w:date="2025-02-21T11:35:00Z" w16du:dateUtc="2025-02-21T00:35:00Z">
        <w:r w:rsidR="00B35DBF">
          <w:rPr>
            <w:rFonts w:ascii="Times New Roman" w:eastAsiaTheme="minorEastAsia" w:hAnsi="Times New Roman" w:cs="Times New Roman"/>
            <w:sz w:val="24"/>
            <w:szCs w:val="24"/>
          </w:rPr>
          <w:t xml:space="preserve">; </w:t>
        </w:r>
        <w:commentRangeStart w:id="279"/>
        <w:r w:rsidR="00B35DBF">
          <w:rPr>
            <w:rFonts w:ascii="Times New Roman" w:eastAsiaTheme="minorEastAsia" w:hAnsi="Times New Roman" w:cs="Times New Roman"/>
            <w:sz w:val="24"/>
            <w:szCs w:val="24"/>
          </w:rPr>
          <w:t>Nakagawa et al. 2021</w:t>
        </w:r>
      </w:ins>
      <w:commentRangeEnd w:id="279"/>
      <w:ins w:id="280" w:author="Daniel Noble" w:date="2025-02-21T11:38:00Z" w16du:dateUtc="2025-02-21T00:38:00Z">
        <w:r w:rsidR="005B35EF">
          <w:rPr>
            <w:rStyle w:val="CommentReference"/>
          </w:rPr>
          <w:commentReference w:id="279"/>
        </w:r>
      </w:ins>
      <w:ins w:id="281" w:author="Daniel Noble" w:date="2025-02-22T09:13:00Z" w16du:dateUtc="2025-02-21T22:13:00Z">
        <w:r w:rsidR="00212634">
          <w:rPr>
            <w:rFonts w:ascii="Times New Roman" w:eastAsiaTheme="minorEastAsia" w:hAnsi="Times New Roman" w:cs="Times New Roman"/>
            <w:sz w:val="24"/>
            <w:szCs w:val="24"/>
          </w:rPr>
          <w:t>; Yang et al. 2025</w:t>
        </w:r>
      </w:ins>
      <w:ins w:id="282" w:author="Daniel Noble" w:date="2025-02-21T11:35:00Z" w16du:dateUtc="2025-02-21T00:35:00Z">
        <w:r w:rsidR="00B35DBF">
          <w:rPr>
            <w:rFonts w:ascii="Times New Roman" w:eastAsiaTheme="minorEastAsia" w:hAnsi="Times New Roman" w:cs="Times New Roman"/>
            <w:sz w:val="24"/>
            <w:szCs w:val="24"/>
          </w:rPr>
          <w:t>)</w:t>
        </w:r>
      </w:ins>
      <w:commentRangeEnd w:id="262"/>
      <w:ins w:id="283" w:author="Daniel Noble" w:date="2025-02-21T11:36:00Z" w16du:dateUtc="2025-02-21T00:36:00Z">
        <w:r w:rsidR="005B35EF">
          <w:rPr>
            <w:rStyle w:val="CommentReference"/>
          </w:rPr>
          <w:commentReference w:id="262"/>
        </w:r>
      </w:ins>
    </w:p>
    <w:p w14:paraId="5998DC11" w14:textId="77777777" w:rsidR="00E27D7A" w:rsidRDefault="00E27D7A">
      <w:pPr>
        <w:spacing w:after="0" w:line="240" w:lineRule="auto"/>
        <w:rPr>
          <w:rFonts w:ascii="Times New Roman" w:eastAsiaTheme="minorEastAsia" w:hAnsi="Times New Roman" w:cs="Times New Roman"/>
          <w:b/>
          <w:bCs/>
          <w:sz w:val="24"/>
          <w:szCs w:val="24"/>
        </w:rPr>
        <w:pPrChange w:id="284" w:author="Daniel Noble" w:date="2025-02-01T13:22:00Z" w16du:dateUtc="2025-02-01T02:22:00Z">
          <w:pPr>
            <w:spacing w:after="0" w:line="480" w:lineRule="auto"/>
          </w:pPr>
        </w:pPrChange>
      </w:pPr>
    </w:p>
    <w:p w14:paraId="7F75DD06" w14:textId="4C0C3C1B" w:rsidR="0042151F" w:rsidRPr="00B96E9B" w:rsidRDefault="0042151F">
      <w:pPr>
        <w:spacing w:after="0" w:line="240" w:lineRule="auto"/>
        <w:rPr>
          <w:rFonts w:ascii="Times New Roman" w:eastAsiaTheme="minorEastAsia" w:hAnsi="Times New Roman" w:cs="Times New Roman"/>
          <w:i/>
          <w:iCs/>
          <w:sz w:val="24"/>
          <w:szCs w:val="24"/>
        </w:rPr>
        <w:pPrChange w:id="285" w:author="Daniel Noble" w:date="2025-02-01T13:22:00Z" w16du:dateUtc="2025-02-01T02:22:00Z">
          <w:pPr>
            <w:spacing w:after="0" w:line="480" w:lineRule="auto"/>
          </w:pPr>
        </w:pPrChange>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6D8DA975" w:rsidR="0042151F" w:rsidRDefault="0042151F">
      <w:pPr>
        <w:spacing w:after="0" w:line="240" w:lineRule="auto"/>
        <w:ind w:firstLine="720"/>
        <w:rPr>
          <w:rFonts w:ascii="Times New Roman" w:eastAsiaTheme="minorEastAsia" w:hAnsi="Times New Roman" w:cs="Times New Roman"/>
          <w:sz w:val="24"/>
          <w:szCs w:val="24"/>
        </w:rPr>
        <w:pPrChange w:id="286" w:author="Daniel Noble" w:date="2025-02-01T13:22:00Z" w16du:dateUtc="2025-02-01T02:22:00Z">
          <w:pPr>
            <w:spacing w:after="0" w:line="480" w:lineRule="auto"/>
            <w:ind w:firstLine="720"/>
          </w:pPr>
        </w:pPrChange>
      </w:pPr>
      <w:r w:rsidRPr="00402514">
        <w:rPr>
          <w:rFonts w:ascii="Times New Roman" w:eastAsiaTheme="minorEastAsia" w:hAnsi="Times New Roman" w:cs="Times New Roman"/>
          <w:sz w:val="24"/>
          <w:szCs w:val="24"/>
        </w:rPr>
        <w:t xml:space="preserve">Multi-level meta-analyses (MLMA) were </w:t>
      </w:r>
      <w:del w:id="287" w:author="Daniel Noble" w:date="2025-02-19T11:27:00Z" w16du:dateUtc="2025-02-19T00:27:00Z">
        <w:r w:rsidRPr="00402514" w:rsidDel="00EC7A22">
          <w:rPr>
            <w:rFonts w:ascii="Times New Roman" w:eastAsiaTheme="minorEastAsia" w:hAnsi="Times New Roman" w:cs="Times New Roman"/>
            <w:sz w:val="24"/>
            <w:szCs w:val="24"/>
          </w:rPr>
          <w:delText xml:space="preserve">conducted </w:delText>
        </w:r>
      </w:del>
      <w:ins w:id="288" w:author="Daniel Noble" w:date="2025-02-19T11:27:00Z" w16du:dateUtc="2025-02-19T00:27:00Z">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with frequentist models </w:t>
      </w:r>
      <w:del w:id="289" w:author="Daniel Noble" w:date="2025-02-19T11:27:00Z" w16du:dateUtc="2025-02-19T00:27:00Z">
        <w:r w:rsidRPr="00402514" w:rsidDel="00EC7A22">
          <w:rPr>
            <w:rFonts w:ascii="Times New Roman" w:eastAsiaTheme="minorEastAsia" w:hAnsi="Times New Roman" w:cs="Times New Roman"/>
            <w:sz w:val="24"/>
            <w:szCs w:val="24"/>
          </w:rPr>
          <w:delText>fitted with the</w:delText>
        </w:r>
      </w:del>
      <w:ins w:id="290" w:author="Daniel Noble" w:date="2025-02-19T11:27:00Z" w16du:dateUtc="2025-02-19T00:27:00Z">
        <w:r w:rsidR="00EC7A22">
          <w:rPr>
            <w:rFonts w:ascii="Times New Roman" w:eastAsiaTheme="minorEastAsia" w:hAnsi="Times New Roman" w:cs="Times New Roman"/>
            <w:sz w:val="24"/>
            <w:szCs w:val="24"/>
          </w:rPr>
          <w:t>using</w:t>
        </w:r>
      </w:ins>
      <w:r w:rsidRPr="00402514">
        <w:rPr>
          <w:rFonts w:ascii="Times New Roman" w:eastAsiaTheme="minorEastAsia" w:hAnsi="Times New Roman" w:cs="Times New Roman"/>
          <w:sz w:val="24"/>
          <w:szCs w:val="24"/>
        </w:rPr>
        <w:t xml:space="preserve"> restricted maximum likelihood (REML) </w:t>
      </w:r>
      <w:del w:id="291" w:author="Daniel Noble" w:date="2025-02-19T11:27:00Z" w16du:dateUtc="2025-02-19T00:27:00Z">
        <w:r w:rsidRPr="00402514" w:rsidDel="00EC7A22">
          <w:rPr>
            <w:rFonts w:ascii="Times New Roman" w:eastAsiaTheme="minorEastAsia" w:hAnsi="Times New Roman" w:cs="Times New Roman"/>
            <w:sz w:val="24"/>
            <w:szCs w:val="24"/>
          </w:rPr>
          <w:delText xml:space="preserve">approach </w:delText>
        </w:r>
      </w:del>
      <w:r w:rsidRPr="00402514">
        <w:rPr>
          <w:rFonts w:ascii="Times New Roman" w:eastAsiaTheme="minorEastAsia" w:hAnsi="Times New Roman" w:cs="Times New Roman"/>
          <w:sz w:val="24"/>
          <w:szCs w:val="24"/>
        </w:rPr>
        <w:t>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del w:id="292" w:author="Daniel Noble" w:date="2025-04-03T10:51:00Z" w16du:dateUtc="2025-04-02T23:51:00Z">
        <w:r w:rsidRPr="00402514" w:rsidDel="00DA71DD">
          <w:rPr>
            <w:rFonts w:ascii="Times New Roman" w:eastAsiaTheme="minorEastAsia" w:hAnsi="Times New Roman" w:cs="Times New Roman"/>
            <w:sz w:val="24"/>
            <w:szCs w:val="24"/>
          </w:rPr>
          <w:delText xml:space="preserve">The t-statistic of the model contained adjusted degrees of freedom based on the number of studies </w:delText>
        </w:r>
      </w:del>
      <w:ins w:id="293" w:author="Daniel Noble" w:date="2025-04-03T10:51:00Z" w16du:dateUtc="2025-04-02T23:51:00Z">
        <w:r w:rsidR="00DA71DD">
          <w:rPr>
            <w:rFonts w:ascii="Times New Roman" w:eastAsiaTheme="minorEastAsia" w:hAnsi="Times New Roman" w:cs="Times New Roman"/>
            <w:sz w:val="24"/>
            <w:szCs w:val="24"/>
          </w:rPr>
          <w:t xml:space="preserve">Inferential tests were done using a </w:t>
        </w:r>
        <w:r w:rsidR="00DA71DD" w:rsidRPr="00DA71DD">
          <w:rPr>
            <w:rFonts w:ascii="Times New Roman" w:eastAsiaTheme="minorEastAsia" w:hAnsi="Times New Roman" w:cs="Times New Roman"/>
            <w:i/>
            <w:iCs/>
            <w:sz w:val="24"/>
            <w:szCs w:val="24"/>
            <w:rPrChange w:id="294" w:author="Daniel Noble" w:date="2025-04-03T10:51:00Z" w16du:dateUtc="2025-04-02T23:51:00Z">
              <w:rPr>
                <w:rFonts w:ascii="Times New Roman" w:eastAsiaTheme="minorEastAsia" w:hAnsi="Times New Roman" w:cs="Times New Roman"/>
                <w:sz w:val="24"/>
                <w:szCs w:val="24"/>
              </w:rPr>
            </w:rPrChange>
          </w:rPr>
          <w:t>t</w:t>
        </w:r>
        <w:r w:rsidR="00DA71DD">
          <w:rPr>
            <w:rFonts w:ascii="Times New Roman" w:eastAsiaTheme="minorEastAsia" w:hAnsi="Times New Roman" w:cs="Times New Roman"/>
            <w:sz w:val="24"/>
            <w:szCs w:val="24"/>
          </w:rPr>
          <w:t xml:space="preserve">-distribution </w:t>
        </w:r>
      </w:ins>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r w:rsidR="00086780" w:rsidRPr="00086780">
            <w:rPr>
              <w:rFonts w:ascii="Times New Roman" w:eastAsia="Times New Roman" w:hAnsi="Times New Roman" w:cs="Times New Roman"/>
              <w:sz w:val="24"/>
            </w:rPr>
            <w:t>(Nakagawa et al., 2022b)</w:t>
          </w:r>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 xml:space="preserve">o account for multiple effect sizes using </w:t>
      </w:r>
      <w:r w:rsidRPr="00402514">
        <w:rPr>
          <w:rFonts w:ascii="Times New Roman" w:eastAsiaTheme="minorEastAsia" w:hAnsi="Times New Roman" w:cs="Times New Roman"/>
          <w:sz w:val="24"/>
          <w:szCs w:val="24"/>
        </w:rPr>
        <w:lastRenderedPageBreak/>
        <w:t>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r w:rsidR="00086780" w:rsidRPr="00086780">
            <w:rPr>
              <w:rFonts w:ascii="Times New Roman" w:eastAsia="Times New Roman" w:hAnsi="Times New Roman" w:cs="Times New Roman"/>
              <w:sz w:val="24"/>
            </w:rPr>
            <w:t>(Noble et al., 2022)</w:t>
          </w:r>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r w:rsidR="00086780" w:rsidRPr="00086780">
            <w:rPr>
              <w:rFonts w:ascii="Times New Roman" w:eastAsia="Times New Roman" w:hAnsi="Times New Roman" w:cs="Times New Roman"/>
              <w:sz w:val="24"/>
            </w:rPr>
            <w:t>(Noble et al., 2017)</w:t>
          </w:r>
        </w:sdtContent>
      </w:sdt>
      <w:r w:rsidRPr="00402514">
        <w:rPr>
          <w:rFonts w:ascii="Times New Roman" w:eastAsiaTheme="minorEastAsia" w:hAnsi="Times New Roman" w:cs="Times New Roman"/>
          <w:sz w:val="24"/>
          <w:szCs w:val="24"/>
        </w:rPr>
        <w:t>.</w:t>
      </w:r>
    </w:p>
    <w:p w14:paraId="4EFC4CD6" w14:textId="52FB4459" w:rsidR="0042151F" w:rsidRPr="00402514" w:rsidRDefault="0042151F">
      <w:pPr>
        <w:spacing w:after="0" w:line="240" w:lineRule="auto"/>
        <w:ind w:firstLine="720"/>
        <w:rPr>
          <w:rFonts w:ascii="Times New Roman" w:eastAsiaTheme="minorEastAsia" w:hAnsi="Times New Roman" w:cs="Times New Roman"/>
          <w:sz w:val="24"/>
          <w:szCs w:val="24"/>
        </w:rPr>
        <w:pPrChange w:id="295" w:author="Daniel Noble" w:date="2025-02-01T13:22:00Z" w16du:dateUtc="2025-02-01T02:22:00Z">
          <w:pPr>
            <w:spacing w:after="0" w:line="480" w:lineRule="auto"/>
            <w:ind w:firstLine="720"/>
          </w:pPr>
        </w:pPrChange>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w:t>
      </w:r>
      <w:del w:id="296" w:author="Daniel Noble" w:date="2025-04-03T10:52:00Z" w16du:dateUtc="2025-04-02T23:52:00Z">
        <w:r w:rsidRPr="00402514" w:rsidDel="00DA71DD">
          <w:rPr>
            <w:rFonts w:ascii="Times New Roman" w:eastAsiaTheme="minorEastAsia" w:hAnsi="Times New Roman" w:cs="Times New Roman"/>
            <w:sz w:val="24"/>
            <w:szCs w:val="24"/>
          </w:rPr>
          <w:delText>to</w:delText>
        </w:r>
      </w:del>
      <w:r w:rsidRPr="00402514">
        <w:rPr>
          <w:rFonts w:ascii="Times New Roman" w:eastAsiaTheme="minorEastAsia" w:hAnsi="Times New Roman" w:cs="Times New Roman"/>
          <w:sz w:val="24"/>
          <w:szCs w:val="24"/>
        </w:rPr>
        <w:t xml:space="preserve">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r w:rsidR="00086780" w:rsidRPr="00086780">
            <w:rPr>
              <w:rFonts w:ascii="Times New Roman" w:eastAsia="Times New Roman" w:hAnsi="Times New Roman" w:cs="Times New Roman"/>
              <w:sz w:val="24"/>
            </w:rPr>
            <w:t>(Nakagawa et al., 2017)</w:t>
          </w:r>
        </w:sdtContent>
      </w:sdt>
      <w:r w:rsidRPr="00402514">
        <w:rPr>
          <w:rFonts w:ascii="Times New Roman" w:eastAsiaTheme="minorEastAsia" w:hAnsi="Times New Roman" w:cs="Times New Roman"/>
          <w:sz w:val="24"/>
          <w:szCs w:val="24"/>
        </w:rPr>
        <w:t xml:space="preserve">. A Study ID random effect 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t>
      </w:r>
      <w:del w:id="297" w:author="Daniel Noble" w:date="2025-04-03T10:52:00Z" w16du:dateUtc="2025-04-02T23:52:00Z">
        <w:r w:rsidR="0072661C" w:rsidDel="00DA71DD">
          <w:rPr>
            <w:rFonts w:ascii="Times New Roman" w:eastAsiaTheme="minorEastAsia" w:hAnsi="Times New Roman" w:cs="Times New Roman"/>
            <w:sz w:val="24"/>
            <w:szCs w:val="24"/>
          </w:rPr>
          <w:delText xml:space="preserve">where </w:delText>
        </w:r>
      </w:del>
      <w:ins w:id="298" w:author="Daniel Noble" w:date="2025-04-03T10:52:00Z" w16du:dateUtc="2025-04-02T23:52:00Z">
        <w:r w:rsidR="00DA71DD">
          <w:rPr>
            <w:rFonts w:ascii="Times New Roman" w:eastAsiaTheme="minorEastAsia" w:hAnsi="Times New Roman" w:cs="Times New Roman"/>
            <w:sz w:val="24"/>
            <w:szCs w:val="24"/>
          </w:rPr>
          <w:t>to account for</w:t>
        </w:r>
        <w:r w:rsidR="00DA71DD">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the same set of animals </w:t>
      </w:r>
      <w:del w:id="299" w:author="Daniel Noble" w:date="2025-02-19T11:28:00Z" w16du:dateUtc="2025-02-19T00:28:00Z">
        <w:r w:rsidRPr="00402514" w:rsidDel="00EC7A22">
          <w:rPr>
            <w:rFonts w:ascii="Times New Roman" w:eastAsiaTheme="minorEastAsia" w:hAnsi="Times New Roman" w:cs="Times New Roman"/>
            <w:sz w:val="24"/>
            <w:szCs w:val="24"/>
          </w:rPr>
          <w:delText>w</w:delText>
        </w:r>
        <w:r w:rsidR="0072661C" w:rsidDel="00EC7A22">
          <w:rPr>
            <w:rFonts w:ascii="Times New Roman" w:eastAsiaTheme="minorEastAsia" w:hAnsi="Times New Roman" w:cs="Times New Roman"/>
            <w:sz w:val="24"/>
            <w:szCs w:val="24"/>
          </w:rPr>
          <w:delText>as</w:delText>
        </w:r>
        <w:r w:rsidRPr="00402514" w:rsidDel="00EC7A22">
          <w:rPr>
            <w:rFonts w:ascii="Times New Roman" w:eastAsiaTheme="minorEastAsia" w:hAnsi="Times New Roman" w:cs="Times New Roman"/>
            <w:sz w:val="24"/>
            <w:szCs w:val="24"/>
          </w:rPr>
          <w:delText xml:space="preserve"> </w:delText>
        </w:r>
      </w:del>
      <w:ins w:id="300" w:author="Daniel Noble" w:date="2025-04-03T10:52:00Z" w16du:dateUtc="2025-04-02T23:52:00Z">
        <w:r w:rsidR="00DA71DD">
          <w:rPr>
            <w:rFonts w:ascii="Times New Roman" w:eastAsiaTheme="minorEastAsia" w:hAnsi="Times New Roman" w:cs="Times New Roman"/>
            <w:sz w:val="24"/>
            <w:szCs w:val="24"/>
          </w:rPr>
          <w:t>being</w:t>
        </w:r>
      </w:ins>
      <w:ins w:id="301" w:author="Daniel Noble" w:date="2025-02-19T11:28:00Z" w16du:dateUtc="2025-02-19T00:28:00Z">
        <w:r w:rsidR="00EC7A22" w:rsidRPr="00402514">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used for several measured </w:t>
      </w:r>
      <w:del w:id="302" w:author="Daniel Noble" w:date="2025-04-03T10:52:00Z" w16du:dateUtc="2025-04-02T23:52:00Z">
        <w:r w:rsidRPr="00402514" w:rsidDel="00DA71DD">
          <w:rPr>
            <w:rFonts w:ascii="Times New Roman" w:eastAsiaTheme="minorEastAsia" w:hAnsi="Times New Roman" w:cs="Times New Roman"/>
            <w:sz w:val="24"/>
            <w:szCs w:val="24"/>
          </w:rPr>
          <w:delText>responses</w:delText>
        </w:r>
      </w:del>
      <w:ins w:id="303" w:author="Daniel Noble" w:date="2025-04-03T10:52:00Z" w16du:dateUtc="2025-04-02T23:52:00Z">
        <w:r w:rsidR="00DA71DD">
          <w:rPr>
            <w:rFonts w:ascii="Times New Roman" w:eastAsiaTheme="minorEastAsia" w:hAnsi="Times New Roman" w:cs="Times New Roman"/>
            <w:sz w:val="24"/>
            <w:szCs w:val="24"/>
          </w:rPr>
          <w:t>outcomes</w:t>
        </w:r>
      </w:ins>
      <w:r w:rsidRPr="00402514">
        <w:rPr>
          <w:rFonts w:ascii="Times New Roman" w:eastAsiaTheme="minorEastAsia" w:hAnsi="Times New Roman" w:cs="Times New Roman"/>
          <w:sz w:val="24"/>
          <w:szCs w:val="24"/>
        </w:rPr>
        <w:t xml:space="preserve">. To control for phylogenetic relatedness, a phylogenetic tree was created using the Open Tree of Life </w:t>
      </w:r>
      <w:del w:id="304" w:author="Daniel Noble" w:date="2025-02-19T11:28:00Z" w16du:dateUtc="2025-02-19T00:28:00Z">
        <w:r w:rsidRPr="00402514" w:rsidDel="00EC7A22">
          <w:rPr>
            <w:rFonts w:ascii="Times New Roman" w:eastAsiaTheme="minorEastAsia" w:hAnsi="Times New Roman" w:cs="Times New Roman"/>
            <w:sz w:val="24"/>
            <w:szCs w:val="24"/>
          </w:rPr>
          <w:delText>database, and</w:delText>
        </w:r>
      </w:del>
      <w:ins w:id="305" w:author="Daniel Noble" w:date="2025-02-19T11:28:00Z" w16du:dateUtc="2025-02-19T00:28:00Z">
        <w:r w:rsidR="00EC7A22" w:rsidRPr="00402514">
          <w:rPr>
            <w:rFonts w:ascii="Times New Roman" w:eastAsiaTheme="minorEastAsia" w:hAnsi="Times New Roman" w:cs="Times New Roman"/>
            <w:sz w:val="24"/>
            <w:szCs w:val="24"/>
          </w:rPr>
          <w:t>database and</w:t>
        </w:r>
      </w:ins>
      <w:r w:rsidRPr="00402514">
        <w:rPr>
          <w:rFonts w:ascii="Times New Roman" w:eastAsiaTheme="minorEastAsia" w:hAnsi="Times New Roman" w:cs="Times New Roman"/>
          <w:sz w:val="24"/>
          <w:szCs w:val="24"/>
        </w:rPr>
        <w:t xml:space="preserve"> converted into a correlation</w:t>
      </w:r>
      <w:del w:id="306" w:author="Daniel Noble" w:date="2025-04-01T11:28:00Z" w16du:dateUtc="2025-04-01T00:28:00Z">
        <w:r w:rsidRPr="00402514" w:rsidDel="006C7AC6">
          <w:rPr>
            <w:rFonts w:ascii="Times New Roman" w:eastAsiaTheme="minorEastAsia" w:hAnsi="Times New Roman" w:cs="Times New Roman"/>
            <w:sz w:val="24"/>
            <w:szCs w:val="24"/>
          </w:rPr>
          <w:delText>/covariance</w:delText>
        </w:r>
      </w:del>
      <w:r w:rsidRPr="00402514">
        <w:rPr>
          <w:rFonts w:ascii="Times New Roman" w:eastAsiaTheme="minorEastAsia" w:hAnsi="Times New Roman" w:cs="Times New Roman"/>
          <w:sz w:val="24"/>
          <w:szCs w:val="24"/>
        </w:rPr>
        <w:t xml:space="preserve">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r w:rsidR="00086780" w:rsidRPr="00086780">
            <w:rPr>
              <w:rFonts w:ascii="Times New Roman" w:eastAsia="Times New Roman" w:hAnsi="Times New Roman" w:cs="Times New Roman"/>
              <w:sz w:val="24"/>
            </w:rPr>
            <w:t>(Paradis and Schliep, 2018)</w:t>
          </w:r>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Grafen</w:t>
          </w:r>
          <w:proofErr w:type="spellEnd"/>
          <w:r w:rsidR="00086780" w:rsidRPr="00086780">
            <w:rPr>
              <w:rFonts w:ascii="Times New Roman" w:eastAsia="Times New Roman" w:hAnsi="Times New Roman" w:cs="Times New Roman"/>
              <w:sz w:val="24"/>
            </w:rPr>
            <w:t>, 1989)</w:t>
          </w:r>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 </w:t>
      </w:r>
      <w:ins w:id="307" w:author="Daniel Noble" w:date="2025-02-19T11:28:00Z" w16du:dateUtc="2025-02-19T00:28:00Z">
        <w:r w:rsidR="00EC7A22">
          <w:rPr>
            <w:rFonts w:ascii="Times New Roman" w:eastAsiaTheme="minorEastAsia" w:hAnsi="Times New Roman" w:cs="Times New Roman"/>
            <w:sz w:val="24"/>
            <w:szCs w:val="24"/>
          </w:rPr>
          <w:t xml:space="preserve">also </w:t>
        </w:r>
      </w:ins>
      <w:r w:rsidRPr="00402514">
        <w:rPr>
          <w:rFonts w:ascii="Times New Roman" w:eastAsiaTheme="minorEastAsia" w:hAnsi="Times New Roman" w:cs="Times New Roman"/>
          <w:sz w:val="24"/>
          <w:szCs w:val="24"/>
        </w:rPr>
        <w:t>included to account for the repeated use of the same species across effect sizes</w:t>
      </w:r>
      <w:ins w:id="308" w:author="Daniel Noble" w:date="2025-02-19T11:28:00Z" w16du:dateUtc="2025-02-19T00:28:00Z">
        <w:r w:rsidR="00EC7A22">
          <w:rPr>
            <w:rFonts w:ascii="Times New Roman" w:eastAsiaTheme="minorEastAsia" w:hAnsi="Times New Roman" w:cs="Times New Roman"/>
            <w:sz w:val="24"/>
            <w:szCs w:val="24"/>
          </w:rPr>
          <w:t xml:space="preserve"> (Cinar et al</w:t>
        </w:r>
        <w:commentRangeStart w:id="309"/>
        <w:r w:rsidR="00EC7A22">
          <w:rPr>
            <w:rFonts w:ascii="Times New Roman" w:eastAsiaTheme="minorEastAsia" w:hAnsi="Times New Roman" w:cs="Times New Roman"/>
            <w:sz w:val="24"/>
            <w:szCs w:val="24"/>
          </w:rPr>
          <w:t xml:space="preserve">. </w:t>
        </w:r>
      </w:ins>
      <w:ins w:id="310" w:author="Daniel Noble" w:date="2025-02-19T11:29:00Z" w16du:dateUtc="2025-02-19T00:29:00Z">
        <w:r w:rsidR="00EC7A22">
          <w:rPr>
            <w:rFonts w:ascii="Times New Roman" w:eastAsiaTheme="minorEastAsia" w:hAnsi="Times New Roman" w:cs="Times New Roman"/>
            <w:sz w:val="24"/>
            <w:szCs w:val="24"/>
          </w:rPr>
          <w:t>2022</w:t>
        </w:r>
        <w:commentRangeEnd w:id="309"/>
        <w:r w:rsidR="00EC7A22">
          <w:rPr>
            <w:rStyle w:val="CommentReference"/>
          </w:rPr>
          <w:commentReference w:id="309"/>
        </w:r>
        <w:r w:rsidR="00EC7A22">
          <w:rPr>
            <w:rFonts w:ascii="Times New Roman" w:eastAsiaTheme="minorEastAsia" w:hAnsi="Times New Roman" w:cs="Times New Roman"/>
            <w:sz w:val="24"/>
            <w:szCs w:val="24"/>
          </w:rPr>
          <w:t>)</w:t>
        </w:r>
      </w:ins>
      <w:r w:rsidRPr="00402514">
        <w:rPr>
          <w:rFonts w:ascii="Times New Roman" w:eastAsiaTheme="minorEastAsia" w:hAnsi="Times New Roman" w:cs="Times New Roman"/>
          <w:sz w:val="24"/>
          <w:szCs w:val="24"/>
        </w:rPr>
        <w:t xml:space="preserve">. To reduce the likelihood of specific traits dominating the analysis, a trait-level random effect was added to the model (except in meta-regressions that analysed specific phenotypic traits as the moderator). Lastly, an observational-level random effect was added to estimate the </w:t>
      </w:r>
      <w:del w:id="311" w:author="Daniel Noble" w:date="2025-04-03T10:53:00Z" w16du:dateUtc="2025-04-02T23:53:00Z">
        <w:r w:rsidRPr="00402514" w:rsidDel="00F17D89">
          <w:rPr>
            <w:rFonts w:ascii="Times New Roman" w:eastAsiaTheme="minorEastAsia" w:hAnsi="Times New Roman" w:cs="Times New Roman"/>
            <w:sz w:val="24"/>
            <w:szCs w:val="24"/>
          </w:rPr>
          <w:delText xml:space="preserve">final </w:delText>
        </w:r>
      </w:del>
      <w:r w:rsidRPr="00402514">
        <w:rPr>
          <w:rFonts w:ascii="Times New Roman" w:eastAsiaTheme="minorEastAsia" w:hAnsi="Times New Roman" w:cs="Times New Roman"/>
          <w:sz w:val="24"/>
          <w:szCs w:val="24"/>
        </w:rPr>
        <w:t>‘residual’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r w:rsidR="00086780" w:rsidRPr="00086780">
            <w:rPr>
              <w:rFonts w:ascii="Times New Roman" w:eastAsia="Times New Roman" w:hAnsi="Times New Roman" w:cs="Times New Roman"/>
              <w:sz w:val="24"/>
            </w:rPr>
            <w:t>(Nakagawa and Santos, 2012)</w:t>
          </w:r>
        </w:sdtContent>
      </w:sdt>
      <w:r w:rsidRPr="00402514">
        <w:rPr>
          <w:rFonts w:ascii="Times New Roman" w:eastAsiaTheme="minorEastAsia" w:hAnsi="Times New Roman" w:cs="Times New Roman"/>
          <w:sz w:val="24"/>
          <w:szCs w:val="24"/>
        </w:rPr>
        <w:t xml:space="preserve">. </w:t>
      </w:r>
    </w:p>
    <w:p w14:paraId="7793980E" w14:textId="77777777" w:rsidR="0072661C" w:rsidRDefault="0072661C">
      <w:pPr>
        <w:spacing w:after="0" w:line="240" w:lineRule="auto"/>
        <w:rPr>
          <w:rFonts w:ascii="Times New Roman" w:eastAsiaTheme="minorEastAsia" w:hAnsi="Times New Roman" w:cs="Times New Roman"/>
          <w:b/>
          <w:bCs/>
          <w:sz w:val="24"/>
          <w:szCs w:val="24"/>
        </w:rPr>
        <w:pPrChange w:id="312" w:author="Daniel Noble" w:date="2025-02-01T13:22:00Z" w16du:dateUtc="2025-02-01T02:22:00Z">
          <w:pPr>
            <w:spacing w:after="0" w:line="480" w:lineRule="auto"/>
          </w:pPr>
        </w:pPrChange>
      </w:pPr>
    </w:p>
    <w:p w14:paraId="401C9777" w14:textId="50F58F9F" w:rsidR="0042151F" w:rsidRPr="00B96E9B" w:rsidRDefault="0042151F">
      <w:pPr>
        <w:spacing w:after="0" w:line="240" w:lineRule="auto"/>
        <w:rPr>
          <w:rFonts w:ascii="Times New Roman" w:eastAsiaTheme="minorEastAsia" w:hAnsi="Times New Roman" w:cs="Times New Roman"/>
          <w:i/>
          <w:iCs/>
          <w:sz w:val="24"/>
          <w:szCs w:val="24"/>
        </w:rPr>
        <w:pPrChange w:id="313" w:author="Daniel Noble" w:date="2025-02-01T13:22:00Z" w16du:dateUtc="2025-02-01T02:22:00Z">
          <w:pPr>
            <w:spacing w:after="0" w:line="480" w:lineRule="auto"/>
          </w:pPr>
        </w:pPrChange>
      </w:pPr>
      <w:r w:rsidRPr="00B96E9B">
        <w:rPr>
          <w:rFonts w:ascii="Times New Roman" w:eastAsiaTheme="minorEastAsia" w:hAnsi="Times New Roman" w:cs="Times New Roman"/>
          <w:i/>
          <w:iCs/>
          <w:sz w:val="24"/>
          <w:szCs w:val="24"/>
        </w:rPr>
        <w:t>Multi-level Meta-analytic Models</w:t>
      </w:r>
    </w:p>
    <w:p w14:paraId="23EB9563" w14:textId="2CA89B6C" w:rsidR="0042151F" w:rsidRDefault="0042151F">
      <w:pPr>
        <w:spacing w:after="0" w:line="240" w:lineRule="auto"/>
        <w:ind w:firstLine="720"/>
        <w:rPr>
          <w:rFonts w:ascii="Times New Roman" w:eastAsiaTheme="minorEastAsia" w:hAnsi="Times New Roman" w:cs="Times New Roman"/>
          <w:sz w:val="24"/>
          <w:szCs w:val="24"/>
        </w:rPr>
        <w:pPrChange w:id="314" w:author="Daniel Noble" w:date="2025-02-01T13:22:00Z" w16du:dateUtc="2025-02-01T02:22:00Z">
          <w:pPr>
            <w:spacing w:after="0" w:line="480" w:lineRule="auto"/>
            <w:ind w:firstLine="720"/>
          </w:pPr>
        </w:pPrChange>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Viechtbauer</w:t>
          </w:r>
          <w:proofErr w:type="spellEnd"/>
          <w:r w:rsidR="00086780" w:rsidRPr="00086780">
            <w:rPr>
              <w:rFonts w:ascii="Times New Roman" w:eastAsia="Times New Roman" w:hAnsi="Times New Roman" w:cs="Times New Roman"/>
              <w:sz w:val="24"/>
            </w:rPr>
            <w:t>, 2010)</w:t>
          </w:r>
        </w:sdtContent>
      </w:sdt>
      <w:r w:rsidRPr="00402514">
        <w:rPr>
          <w:rFonts w:ascii="Times New Roman" w:eastAsiaTheme="minorEastAsia" w:hAnsi="Times New Roman" w:cs="Times New Roman"/>
          <w:sz w:val="24"/>
          <w:szCs w:val="24"/>
        </w:rPr>
        <w:t xml:space="preserve"> were implemented to estimate the </w:t>
      </w:r>
      <w:ins w:id="315" w:author="Daniel Noble" w:date="2025-04-03T10:53:00Z" w16du:dateUtc="2025-04-02T23:53:00Z">
        <w:r w:rsidR="00F17D89">
          <w:rPr>
            <w:rFonts w:ascii="Times New Roman" w:eastAsiaTheme="minorEastAsia" w:hAnsi="Times New Roman" w:cs="Times New Roman"/>
            <w:sz w:val="24"/>
            <w:szCs w:val="24"/>
          </w:rPr>
          <w:t xml:space="preserve">overall </w:t>
        </w:r>
      </w:ins>
      <w:r w:rsidRPr="00402514">
        <w:rPr>
          <w:rFonts w:ascii="Times New Roman" w:eastAsiaTheme="minorEastAsia" w:hAnsi="Times New Roman" w:cs="Times New Roman"/>
          <w:sz w:val="24"/>
          <w:szCs w:val="24"/>
        </w:rPr>
        <w:t xml:space="preserve">meta-analytic mean </w:t>
      </w:r>
      <w:del w:id="316" w:author="Daniel Noble" w:date="2025-04-03T10:53:00Z" w16du:dateUtc="2025-04-02T23:53:00Z">
        <w:r w:rsidRPr="00402514" w:rsidDel="00F17D89">
          <w:rPr>
            <w:rFonts w:ascii="Times New Roman" w:eastAsiaTheme="minorEastAsia" w:hAnsi="Times New Roman" w:cs="Times New Roman"/>
            <w:sz w:val="24"/>
            <w:szCs w:val="24"/>
          </w:rPr>
          <w:delText xml:space="preserve">of the overall data set. In addition, analyses were conducted </w:delText>
        </w:r>
      </w:del>
      <w:r w:rsidRPr="00402514">
        <w:rPr>
          <w:rFonts w:ascii="Times New Roman" w:eastAsiaTheme="minorEastAsia" w:hAnsi="Times New Roman" w:cs="Times New Roman"/>
          <w:sz w:val="24"/>
          <w:szCs w:val="24"/>
        </w:rPr>
        <w:t xml:space="preserve">on data subsets </w:t>
      </w:r>
      <w:ins w:id="317" w:author="Daniel Noble" w:date="2025-04-03T10:53:00Z" w16du:dateUtc="2025-04-02T23:53:00Z">
        <w:r w:rsidR="00F17D89">
          <w:rPr>
            <w:rFonts w:ascii="Times New Roman" w:eastAsiaTheme="minorEastAsia" w:hAnsi="Times New Roman" w:cs="Times New Roman"/>
            <w:sz w:val="24"/>
            <w:szCs w:val="24"/>
          </w:rPr>
          <w:t>(</w:t>
        </w:r>
        <w:r w:rsidR="00F17D89" w:rsidRPr="00402514">
          <w:rPr>
            <w:rFonts w:ascii="Times New Roman" w:eastAsiaTheme="minorEastAsia" w:hAnsi="Times New Roman" w:cs="Times New Roman"/>
            <w:sz w:val="24"/>
            <w:szCs w:val="24"/>
          </w:rPr>
          <w:t>population- and individual-level traits</w:t>
        </w:r>
        <w:r w:rsidR="00F17D89">
          <w:rPr>
            <w:rFonts w:ascii="Times New Roman" w:eastAsiaTheme="minorEastAsia" w:hAnsi="Times New Roman" w:cs="Times New Roman"/>
            <w:sz w:val="24"/>
            <w:szCs w:val="24"/>
          </w:rPr>
          <w:t>)</w:t>
        </w:r>
        <w:r w:rsidR="00F17D89" w:rsidRPr="00402514">
          <w:rPr>
            <w:rFonts w:ascii="Times New Roman" w:eastAsiaTheme="minorEastAsia" w:hAnsi="Times New Roman" w:cs="Times New Roman"/>
            <w:sz w:val="24"/>
            <w:szCs w:val="24"/>
          </w:rPr>
          <w:t xml:space="preserve"> </w:t>
        </w:r>
      </w:ins>
      <w:del w:id="318" w:author="Daniel Noble" w:date="2025-04-03T10:54:00Z" w16du:dateUtc="2025-04-02T23:54:00Z">
        <w:r w:rsidRPr="00402514" w:rsidDel="00F17D89">
          <w:rPr>
            <w:rFonts w:ascii="Times New Roman" w:eastAsiaTheme="minorEastAsia" w:hAnsi="Times New Roman" w:cs="Times New Roman"/>
            <w:sz w:val="24"/>
            <w:szCs w:val="24"/>
          </w:rPr>
          <w:delText>to estimate the meta-analytic means for</w:delText>
        </w:r>
      </w:del>
      <w:del w:id="319" w:author="Daniel Noble" w:date="2025-04-03T10:53:00Z" w16du:dateUtc="2025-04-02T23:53:00Z">
        <w:r w:rsidRPr="00402514" w:rsidDel="00F17D89">
          <w:rPr>
            <w:rFonts w:ascii="Times New Roman" w:eastAsiaTheme="minorEastAsia" w:hAnsi="Times New Roman" w:cs="Times New Roman"/>
            <w:sz w:val="24"/>
            <w:szCs w:val="24"/>
          </w:rPr>
          <w:delText xml:space="preserve"> population- and individual-level traits</w:delText>
        </w:r>
      </w:del>
      <w:del w:id="320" w:author="Daniel Noble" w:date="2025-04-03T10:54:00Z" w16du:dateUtc="2025-04-02T23:54:00Z">
        <w:r w:rsidRPr="00402514" w:rsidDel="00F17D89">
          <w:rPr>
            <w:rFonts w:ascii="Times New Roman" w:eastAsiaTheme="minorEastAsia" w:hAnsi="Times New Roman" w:cs="Times New Roman"/>
            <w:sz w:val="24"/>
            <w:szCs w:val="24"/>
          </w:rPr>
          <w:delText xml:space="preserve">, terrestrial and aquatic organisms, and acclimation or developmental plasticity treatments </w:delText>
        </w:r>
      </w:del>
      <w:r w:rsidRPr="00402514">
        <w:rPr>
          <w:rFonts w:ascii="Times New Roman" w:eastAsiaTheme="minorEastAsia" w:hAnsi="Times New Roman" w:cs="Times New Roman"/>
          <w:sz w:val="24"/>
          <w:szCs w:val="24"/>
        </w:rPr>
        <w:t xml:space="preserve">(Figure 2). </w:t>
      </w:r>
      <w:del w:id="321" w:author="Daniel Noble" w:date="2025-04-03T10:54:00Z" w16du:dateUtc="2025-04-02T23:54:00Z">
        <w:r w:rsidRPr="00402514" w:rsidDel="00F17D89">
          <w:rPr>
            <w:rFonts w:ascii="Times New Roman" w:eastAsiaTheme="minorEastAsia" w:hAnsi="Times New Roman" w:cs="Times New Roman"/>
            <w:sz w:val="24"/>
            <w:szCs w:val="24"/>
          </w:rPr>
          <w:delText xml:space="preserve">The definitions of the subset terms can be found in Table 1. </w:delText>
        </w:r>
      </w:del>
      <w:r w:rsidRPr="00402514">
        <w:rPr>
          <w:rFonts w:ascii="Times New Roman" w:eastAsiaTheme="minorEastAsia" w:hAnsi="Times New Roman" w:cs="Times New Roman"/>
          <w:sz w:val="24"/>
          <w:szCs w:val="24"/>
        </w:rPr>
        <w:t xml:space="preserve">The total </w:t>
      </w:r>
      <w:del w:id="322" w:author="Daniel Noble" w:date="2025-02-19T11:30:00Z" w16du:dateUtc="2025-02-19T00:30:00Z">
        <w:r w:rsidRPr="00402514" w:rsidDel="00EC7A22">
          <w:rPr>
            <w:rFonts w:ascii="Times New Roman" w:eastAsiaTheme="minorEastAsia" w:hAnsi="Times New Roman" w:cs="Times New Roman"/>
            <w:sz w:val="24"/>
            <w:szCs w:val="24"/>
          </w:rPr>
          <w:delText xml:space="preserve">extended </w:delText>
        </w:r>
      </w:del>
      <w:r w:rsidRPr="00402514">
        <w:rPr>
          <w:rFonts w:ascii="Times New Roman" w:eastAsiaTheme="minorEastAsia" w:hAnsi="Times New Roman" w:cs="Times New Roman"/>
          <w:sz w:val="24"/>
          <w:szCs w:val="24"/>
        </w:rPr>
        <w:t>heterogeneity statistic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del w:id="323" w:author="Daniel Noble" w:date="2025-03-20T20:44:00Z" w16du:dateUtc="2025-03-20T09:44:00Z">
        <w:r w:rsidRPr="00402514" w:rsidDel="00A20B76">
          <w:rPr>
            <w:rFonts w:ascii="Times New Roman" w:eastAsiaTheme="minorEastAsia" w:hAnsi="Times New Roman" w:cs="Times New Roman"/>
            <w:sz w:val="24"/>
            <w:szCs w:val="24"/>
          </w:rPr>
          <w:delText xml:space="preserve">; </w:delText>
        </w:r>
        <w:commentRangeStart w:id="324"/>
        <w:commentRangeStart w:id="325"/>
        <w:r w:rsidRPr="00402514" w:rsidDel="00A20B76">
          <w:rPr>
            <w:rFonts w:ascii="Times New Roman" w:eastAsiaTheme="minorEastAsia" w:hAnsi="Times New Roman" w:cs="Times New Roman"/>
            <w:sz w:val="24"/>
            <w:szCs w:val="24"/>
          </w:rPr>
          <w:delText>2.d.p</w:delText>
        </w:r>
        <w:commentRangeEnd w:id="324"/>
        <w:r w:rsidR="00101448" w:rsidDel="00A20B76">
          <w:rPr>
            <w:rStyle w:val="CommentReference"/>
          </w:rPr>
          <w:commentReference w:id="324"/>
        </w:r>
        <w:commentRangeEnd w:id="325"/>
        <w:r w:rsidR="00F46607" w:rsidDel="00A20B76">
          <w:rPr>
            <w:rStyle w:val="CommentReference"/>
          </w:rPr>
          <w:commentReference w:id="325"/>
        </w:r>
      </w:del>
      <w:r w:rsidRPr="00402514">
        <w:rPr>
          <w:rFonts w:ascii="Times New Roman" w:eastAsiaTheme="minorEastAsia" w:hAnsi="Times New Roman" w:cs="Times New Roman"/>
          <w:sz w:val="24"/>
          <w:szCs w:val="24"/>
        </w:rPr>
        <w:t xml:space="preserve">) and partitions corresponding to </w:t>
      </w:r>
      <w:r w:rsidR="00101448">
        <w:rPr>
          <w:rFonts w:ascii="Times New Roman" w:eastAsiaTheme="minorEastAsia" w:hAnsi="Times New Roman" w:cs="Times New Roman"/>
          <w:sz w:val="24"/>
          <w:szCs w:val="24"/>
        </w:rPr>
        <w:t xml:space="preserve">each of </w:t>
      </w:r>
      <w:r w:rsidRPr="00402514">
        <w:rPr>
          <w:rFonts w:ascii="Times New Roman" w:eastAsiaTheme="minorEastAsia" w:hAnsi="Times New Roman" w:cs="Times New Roman"/>
          <w:sz w:val="24"/>
          <w:szCs w:val="24"/>
        </w:rPr>
        <w:t>the random effects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Animal</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Obs</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Phylo</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Species</w:t>
      </w:r>
      <w:r w:rsidRPr="00402514">
        <w:rPr>
          <w:rFonts w:ascii="Times New Roman" w:eastAsiaTheme="minorEastAsia" w:hAnsi="Times New Roman" w:cs="Times New Roman"/>
          <w:sz w:val="24"/>
          <w:szCs w:val="24"/>
          <w:vertAlign w:val="subscript"/>
        </w:rPr>
        <w:t>,</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Study</w:t>
      </w:r>
      <w:r w:rsidRPr="00402514">
        <w:rPr>
          <w:rFonts w:ascii="Times New Roman" w:eastAsiaTheme="minorEastAsia" w:hAnsi="Times New Roman" w:cs="Times New Roman"/>
          <w:sz w:val="24"/>
          <w:szCs w:val="24"/>
        </w:rPr>
        <w:t>, and</w:t>
      </w:r>
      <w:r w:rsidRPr="00402514">
        <w:rPr>
          <w:rFonts w:ascii="Times New Roman" w:eastAsiaTheme="minorEastAsia" w:hAnsi="Times New Roman" w:cs="Times New Roman"/>
          <w:i/>
          <w:iCs/>
          <w:sz w:val="24"/>
          <w:szCs w:val="24"/>
        </w:rPr>
        <w:t xml:space="preserve"> 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Trait</w:t>
      </w:r>
      <w:r w:rsidRPr="00402514">
        <w:rPr>
          <w:rFonts w:ascii="Times New Roman" w:eastAsiaTheme="minorEastAsia" w:hAnsi="Times New Roman" w:cs="Times New Roman"/>
          <w:sz w:val="24"/>
          <w:szCs w:val="24"/>
        </w:rPr>
        <w:t>,), were calculated for each of the MLMA models to quantify unexplained variation after removing the known sampling variance</w:t>
      </w:r>
      <w:ins w:id="326" w:author="Daniel Noble" w:date="2025-02-19T11:30:00Z" w16du:dateUtc="2025-02-19T00:30:00Z">
        <w:r w:rsidR="00EC7A22">
          <w:rPr>
            <w:rFonts w:ascii="Times New Roman" w:eastAsiaTheme="minorEastAsia" w:hAnsi="Times New Roman" w:cs="Times New Roman"/>
            <w:sz w:val="24"/>
            <w:szCs w:val="24"/>
          </w:rPr>
          <w:t xml:space="preserve"> and proportional variance resulting from each le</w:t>
        </w:r>
      </w:ins>
      <w:ins w:id="327" w:author="Daniel Noble" w:date="2025-02-19T11:31:00Z" w16du:dateUtc="2025-02-19T00:31:00Z">
        <w:r w:rsidR="00EC7A22">
          <w:rPr>
            <w:rFonts w:ascii="Times New Roman" w:eastAsiaTheme="minorEastAsia" w:hAnsi="Times New Roman" w:cs="Times New Roman"/>
            <w:sz w:val="24"/>
            <w:szCs w:val="24"/>
          </w:rPr>
          <w:t>vel of stratification</w:t>
        </w:r>
      </w:ins>
      <w:r w:rsidR="00101448">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It is common to achieve an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greater than 90% in multispecies meta-analyses</w:t>
      </w:r>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8820dee-0194-4cc6-bb35-a9e650a89f39+"/>
          <w:id w:val="-707250126"/>
          <w:placeholder>
            <w:docPart w:val="DefaultPlaceholder_-1854013440"/>
          </w:placeholder>
        </w:sdtPr>
        <w:sdtContent>
          <w:r w:rsidR="00086780" w:rsidRPr="00086780">
            <w:rPr>
              <w:rFonts w:ascii="Times New Roman" w:eastAsia="Times New Roman" w:hAnsi="Times New Roman" w:cs="Times New Roman"/>
              <w:sz w:val="24"/>
            </w:rPr>
            <w:t>(Senior et al., 2016)</w:t>
          </w:r>
        </w:sdtContent>
      </w:sdt>
      <w:r w:rsidRPr="00402514">
        <w:rPr>
          <w:rFonts w:ascii="Times New Roman" w:eastAsiaTheme="minorEastAsia" w:hAnsi="Times New Roman" w:cs="Times New Roman"/>
          <w:sz w:val="24"/>
          <w:szCs w:val="24"/>
        </w:rPr>
        <w:t xml:space="preserve">. </w:t>
      </w:r>
    </w:p>
    <w:p w14:paraId="702C5BEB" w14:textId="77777777" w:rsidR="00DC1585" w:rsidRDefault="00DC1585">
      <w:pPr>
        <w:spacing w:after="0" w:line="240" w:lineRule="auto"/>
        <w:rPr>
          <w:rFonts w:ascii="Times New Roman" w:eastAsiaTheme="minorEastAsia" w:hAnsi="Times New Roman" w:cs="Times New Roman"/>
          <w:sz w:val="24"/>
          <w:szCs w:val="24"/>
        </w:rPr>
        <w:pPrChange w:id="328" w:author="Daniel Noble" w:date="2025-02-01T13:22:00Z" w16du:dateUtc="2025-02-01T02:22:00Z">
          <w:pPr>
            <w:spacing w:after="0" w:line="480" w:lineRule="auto"/>
          </w:pPr>
        </w:pPrChange>
      </w:pPr>
    </w:p>
    <w:p w14:paraId="0D27ECD2" w14:textId="2ABA0AEC" w:rsidR="0042151F" w:rsidRPr="00B96E9B" w:rsidRDefault="0042151F">
      <w:pPr>
        <w:spacing w:after="0" w:line="240" w:lineRule="auto"/>
        <w:rPr>
          <w:rFonts w:ascii="Times New Roman" w:eastAsiaTheme="minorEastAsia" w:hAnsi="Times New Roman" w:cs="Times New Roman"/>
          <w:i/>
          <w:iCs/>
          <w:sz w:val="24"/>
          <w:szCs w:val="24"/>
        </w:rPr>
        <w:pPrChange w:id="329" w:author="Daniel Noble" w:date="2025-02-01T13:22:00Z" w16du:dateUtc="2025-02-01T02:22:00Z">
          <w:pPr>
            <w:spacing w:after="0" w:line="480" w:lineRule="auto"/>
          </w:pPr>
        </w:pPrChange>
      </w:pPr>
      <w:r w:rsidRPr="00B96E9B">
        <w:rPr>
          <w:rFonts w:ascii="Times New Roman" w:eastAsiaTheme="minorEastAsia" w:hAnsi="Times New Roman" w:cs="Times New Roman"/>
          <w:i/>
          <w:iCs/>
          <w:sz w:val="24"/>
          <w:szCs w:val="24"/>
        </w:rPr>
        <w:t>Meta-regression Models</w:t>
      </w:r>
    </w:p>
    <w:p w14:paraId="4FB4F2A1" w14:textId="0224F8F6" w:rsidR="0042151F" w:rsidRDefault="0042151F">
      <w:pPr>
        <w:spacing w:after="0" w:line="240" w:lineRule="auto"/>
        <w:ind w:firstLine="720"/>
        <w:rPr>
          <w:rFonts w:ascii="Times New Roman" w:eastAsiaTheme="minorEastAsia" w:hAnsi="Times New Roman" w:cs="Times New Roman"/>
          <w:sz w:val="24"/>
          <w:szCs w:val="24"/>
        </w:rPr>
        <w:pPrChange w:id="330" w:author="Daniel Noble" w:date="2025-02-01T13:22:00Z" w16du:dateUtc="2025-02-01T02:22:00Z">
          <w:pPr>
            <w:spacing w:after="0" w:line="480" w:lineRule="auto"/>
            <w:ind w:firstLine="720"/>
          </w:pPr>
        </w:pPrChange>
      </w:pPr>
      <w:r w:rsidRPr="00402514">
        <w:rPr>
          <w:rFonts w:ascii="Times New Roman" w:eastAsiaTheme="minorEastAsia" w:hAnsi="Times New Roman" w:cs="Times New Roman"/>
          <w:sz w:val="24"/>
          <w:szCs w:val="24"/>
        </w:rPr>
        <w:t xml:space="preserve">For each data subset we conducted separate meta-regression models to compare moderators that had the potential to </w:t>
      </w:r>
      <w:del w:id="331" w:author="Daniel Noble" w:date="2025-02-19T11:32:00Z" w16du:dateUtc="2025-02-19T00:32:00Z">
        <w:r w:rsidRPr="00402514" w:rsidDel="0060562D">
          <w:rPr>
            <w:rFonts w:ascii="Times New Roman" w:eastAsiaTheme="minorEastAsia" w:hAnsi="Times New Roman" w:cs="Times New Roman"/>
            <w:sz w:val="24"/>
            <w:szCs w:val="24"/>
          </w:rPr>
          <w:delText xml:space="preserve">influence </w:delText>
        </w:r>
      </w:del>
      <w:ins w:id="332" w:author="Daniel Noble" w:date="2025-02-19T11:32:00Z" w16du:dateUtc="2025-02-19T00:32:00Z">
        <w:r w:rsidR="0060562D">
          <w:rPr>
            <w:rFonts w:ascii="Times New Roman" w:eastAsiaTheme="minorEastAsia" w:hAnsi="Times New Roman" w:cs="Times New Roman"/>
            <w:sz w:val="24"/>
            <w:szCs w:val="24"/>
          </w:rPr>
          <w:t>explain</w:t>
        </w:r>
        <w:r w:rsidR="0060562D" w:rsidRPr="00402514">
          <w:rPr>
            <w:rFonts w:ascii="Times New Roman" w:eastAsiaTheme="minorEastAsia" w:hAnsi="Times New Roman" w:cs="Times New Roman"/>
            <w:sz w:val="24"/>
            <w:szCs w:val="24"/>
          </w:rPr>
          <w:t xml:space="preserve"> </w:t>
        </w:r>
      </w:ins>
      <w:del w:id="333" w:author="Daniel Noble" w:date="2025-02-19T11:32:00Z" w16du:dateUtc="2025-02-19T00:32:00Z">
        <w:r w:rsidRPr="00402514" w:rsidDel="0060562D">
          <w:rPr>
            <w:rFonts w:ascii="Times New Roman" w:eastAsiaTheme="minorEastAsia" w:hAnsi="Times New Roman" w:cs="Times New Roman"/>
            <w:sz w:val="24"/>
            <w:szCs w:val="24"/>
          </w:rPr>
          <w:delText xml:space="preserve">the observed mean </w:delText>
        </w:r>
      </w:del>
      <w:r w:rsidRPr="00402514">
        <w:rPr>
          <w:rFonts w:ascii="Times New Roman" w:eastAsiaTheme="minorEastAsia" w:hAnsi="Times New Roman" w:cs="Times New Roman"/>
          <w:sz w:val="24"/>
          <w:szCs w:val="24"/>
        </w:rPr>
        <w:t xml:space="preserve">effect size </w:t>
      </w:r>
      <w:del w:id="334" w:author="Daniel Noble" w:date="2025-02-19T11:32:00Z" w16du:dateUtc="2025-02-19T00:32:00Z">
        <w:r w:rsidRPr="00402514" w:rsidDel="0060562D">
          <w:rPr>
            <w:rFonts w:ascii="Times New Roman" w:eastAsiaTheme="minorEastAsia" w:hAnsi="Times New Roman" w:cs="Times New Roman"/>
            <w:sz w:val="24"/>
            <w:szCs w:val="24"/>
          </w:rPr>
          <w:delText>estimate</w:delText>
        </w:r>
      </w:del>
      <w:ins w:id="335" w:author="Daniel Noble" w:date="2025-02-19T11:32:00Z" w16du:dateUtc="2025-02-19T00:32:00Z">
        <w:r w:rsidR="0060562D">
          <w:rPr>
            <w:rFonts w:ascii="Times New Roman" w:eastAsiaTheme="minorEastAsia" w:hAnsi="Times New Roman" w:cs="Times New Roman"/>
            <w:sz w:val="24"/>
            <w:szCs w:val="24"/>
          </w:rPr>
          <w:t>variation</w:t>
        </w:r>
      </w:ins>
      <w:r w:rsidRPr="00402514">
        <w:rPr>
          <w:rFonts w:ascii="Times New Roman" w:eastAsiaTheme="minorEastAsia" w:hAnsi="Times New Roman" w:cs="Times New Roman"/>
          <w:sz w:val="24"/>
          <w:szCs w:val="24"/>
        </w:rPr>
        <w:t>. Categorical moderators include</w:t>
      </w:r>
      <w:ins w:id="336" w:author="Daniel Noble" w:date="2025-02-19T11:32:00Z" w16du:dateUtc="2025-02-19T00:32:00Z">
        <w:r w:rsidR="0060562D">
          <w:rPr>
            <w:rFonts w:ascii="Times New Roman" w:eastAsiaTheme="minorEastAsia" w:hAnsi="Times New Roman" w:cs="Times New Roman"/>
            <w:sz w:val="24"/>
            <w:szCs w:val="24"/>
          </w:rPr>
          <w:t>d</w:t>
        </w:r>
      </w:ins>
      <w:r w:rsidRPr="00402514">
        <w:rPr>
          <w:rFonts w:ascii="Times New Roman" w:eastAsiaTheme="minorEastAsia" w:hAnsi="Times New Roman" w:cs="Times New Roman"/>
          <w:sz w:val="24"/>
          <w:szCs w:val="24"/>
        </w:rPr>
        <w:t xml:space="preserve"> </w:t>
      </w:r>
      <w:del w:id="337" w:author="Daniel Noble" w:date="2025-04-03T10:54:00Z" w16du:dateUtc="2025-04-02T23:54:00Z">
        <w:r w:rsidRPr="00402514" w:rsidDel="00171389">
          <w:rPr>
            <w:rFonts w:ascii="Times New Roman" w:eastAsiaTheme="minorEastAsia" w:hAnsi="Times New Roman" w:cs="Times New Roman"/>
            <w:sz w:val="24"/>
            <w:szCs w:val="24"/>
          </w:rPr>
          <w:delText>developmental exposure period (embryo, larva, pupa</w:delText>
        </w:r>
        <w:r w:rsidR="00DC1585" w:rsidDel="00171389">
          <w:rPr>
            <w:rFonts w:ascii="Times New Roman" w:eastAsiaTheme="minorEastAsia" w:hAnsi="Times New Roman" w:cs="Times New Roman"/>
            <w:sz w:val="24"/>
            <w:szCs w:val="24"/>
          </w:rPr>
          <w:delText>, or</w:delText>
        </w:r>
        <w:r w:rsidRPr="00402514" w:rsidDel="00171389">
          <w:rPr>
            <w:rFonts w:ascii="Times New Roman" w:eastAsiaTheme="minorEastAsia" w:hAnsi="Times New Roman" w:cs="Times New Roman"/>
            <w:sz w:val="24"/>
            <w:szCs w:val="24"/>
          </w:rPr>
          <w:delText xml:space="preserve"> juvenile), </w:delText>
        </w:r>
      </w:del>
      <w:r w:rsidR="00DC1585">
        <w:rPr>
          <w:rFonts w:ascii="Times New Roman" w:eastAsiaTheme="minorEastAsia" w:hAnsi="Times New Roman" w:cs="Times New Roman"/>
          <w:sz w:val="24"/>
          <w:szCs w:val="24"/>
        </w:rPr>
        <w:t>type</w:t>
      </w:r>
      <w:del w:id="338" w:author="Daniel Noble" w:date="2025-02-19T11:32:00Z" w16du:dateUtc="2025-02-19T00:32:00Z">
        <w:r w:rsidR="00DC1585" w:rsidDel="0060562D">
          <w:rPr>
            <w:rFonts w:ascii="Times New Roman" w:eastAsiaTheme="minorEastAsia" w:hAnsi="Times New Roman" w:cs="Times New Roman"/>
            <w:sz w:val="24"/>
            <w:szCs w:val="24"/>
          </w:rPr>
          <w:delText>s</w:delText>
        </w:r>
      </w:del>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sidR="00DC1585">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w:t>
      </w:r>
      <w:del w:id="339" w:author="Daniel Noble" w:date="2025-04-03T10:54:00Z" w16du:dateUtc="2025-04-02T23:54:00Z">
        <w:r w:rsidRPr="00402514" w:rsidDel="00171389">
          <w:rPr>
            <w:rFonts w:ascii="Times New Roman" w:eastAsiaTheme="minorEastAsia" w:hAnsi="Times New Roman" w:cs="Times New Roman"/>
            <w:sz w:val="24"/>
            <w:szCs w:val="24"/>
          </w:rPr>
          <w:delText>; Figure 1</w:delText>
        </w:r>
      </w:del>
      <w:r w:rsidRPr="00402514">
        <w:rPr>
          <w:rFonts w:ascii="Times New Roman" w:eastAsiaTheme="minorEastAsia" w:hAnsi="Times New Roman" w:cs="Times New Roman"/>
          <w:sz w:val="24"/>
          <w:szCs w:val="24"/>
        </w:rPr>
        <w:t xml:space="preserve">), </w:t>
      </w:r>
      <w:del w:id="340" w:author="Daniel Noble" w:date="2025-04-03T10:55:00Z" w16du:dateUtc="2025-04-02T23:55:00Z">
        <w:r w:rsidRPr="00402514" w:rsidDel="00171389">
          <w:rPr>
            <w:rFonts w:ascii="Times New Roman" w:eastAsiaTheme="minorEastAsia" w:hAnsi="Times New Roman" w:cs="Times New Roman"/>
            <w:sz w:val="24"/>
            <w:szCs w:val="24"/>
          </w:rPr>
          <w:delText>acclimation life-history stage</w:delText>
        </w:r>
      </w:del>
      <w:del w:id="341" w:author="Daniel Noble" w:date="2025-02-19T11:32:00Z" w16du:dateUtc="2025-02-19T00:32:00Z">
        <w:r w:rsidRPr="00402514" w:rsidDel="0060562D">
          <w:rPr>
            <w:rFonts w:ascii="Times New Roman" w:eastAsiaTheme="minorEastAsia" w:hAnsi="Times New Roman" w:cs="Times New Roman"/>
            <w:sz w:val="24"/>
            <w:szCs w:val="24"/>
          </w:rPr>
          <w:delText>s</w:delText>
        </w:r>
      </w:del>
      <w:del w:id="342" w:author="Daniel Noble" w:date="2025-04-03T10:55:00Z" w16du:dateUtc="2025-04-02T23:55:00Z">
        <w:r w:rsidRPr="00402514" w:rsidDel="00171389">
          <w:rPr>
            <w:rFonts w:ascii="Times New Roman" w:eastAsiaTheme="minorEastAsia" w:hAnsi="Times New Roman" w:cs="Times New Roman"/>
            <w:sz w:val="24"/>
            <w:szCs w:val="24"/>
          </w:rPr>
          <w:delText xml:space="preserve"> (embryo, larva, pupa, juvenile and adult), </w:delText>
        </w:r>
      </w:del>
      <w:r w:rsidRPr="00402514">
        <w:rPr>
          <w:rFonts w:ascii="Times New Roman" w:eastAsiaTheme="minorEastAsia" w:hAnsi="Times New Roman" w:cs="Times New Roman"/>
          <w:sz w:val="24"/>
          <w:szCs w:val="24"/>
        </w:rPr>
        <w:t>phenotypic trait categories (behavioural, biochemical assay, gene expression, life-history, morphological</w:t>
      </w:r>
      <w:r w:rsidR="00DC1585">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ins w:id="343" w:author="Daniel Noble" w:date="2025-02-19T11:33:00Z" w16du:dateUtc="2025-02-19T00:33:00Z">
        <w:r w:rsidR="0060562D">
          <w:rPr>
            <w:rFonts w:ascii="Times New Roman" w:eastAsiaTheme="minorEastAsia" w:hAnsi="Times New Roman" w:cs="Times New Roman"/>
            <w:sz w:val="24"/>
            <w:szCs w:val="24"/>
          </w:rPr>
          <w:t xml:space="preserve">the </w:t>
        </w:r>
      </w:ins>
      <w:r w:rsidRPr="00402514">
        <w:rPr>
          <w:rFonts w:ascii="Times New Roman" w:eastAsiaTheme="minorEastAsia" w:hAnsi="Times New Roman" w:cs="Times New Roman"/>
          <w:sz w:val="24"/>
          <w:szCs w:val="24"/>
        </w:rPr>
        <w:t>specific phenotypic trait</w:t>
      </w:r>
      <w:del w:id="344" w:author="Daniel Noble" w:date="2025-02-19T11:33:00Z" w16du:dateUtc="2025-02-19T00:33:00Z">
        <w:r w:rsidRPr="00402514" w:rsidDel="0060562D">
          <w:rPr>
            <w:rFonts w:ascii="Times New Roman" w:eastAsiaTheme="minorEastAsia" w:hAnsi="Times New Roman" w:cs="Times New Roman"/>
            <w:sz w:val="24"/>
            <w:szCs w:val="24"/>
          </w:rPr>
          <w:delText>s</w:delText>
        </w:r>
      </w:del>
      <w:r w:rsidRPr="00402514">
        <w:rPr>
          <w:rFonts w:ascii="Times New Roman" w:eastAsiaTheme="minorEastAsia" w:hAnsi="Times New Roman" w:cs="Times New Roman"/>
          <w:sz w:val="24"/>
          <w:szCs w:val="24"/>
        </w:rPr>
        <w:t xml:space="preserve"> (</w:t>
      </w:r>
      <w:r w:rsidRPr="00402514">
        <w:rPr>
          <w:rFonts w:ascii="Times New Roman" w:eastAsia="Times New Roman" w:hAnsi="Times New Roman" w:cs="Times New Roman"/>
          <w:color w:val="000000"/>
          <w:sz w:val="24"/>
          <w:szCs w:val="24"/>
          <w:lang w:eastAsia="en-AU"/>
        </w:rPr>
        <w:t xml:space="preserve">see </w:t>
      </w:r>
      <w:r w:rsidRPr="00402514">
        <w:rPr>
          <w:rFonts w:ascii="Times New Roman" w:hAnsi="Times New Roman" w:cs="Times New Roman"/>
          <w:sz w:val="24"/>
          <w:szCs w:val="24"/>
        </w:rPr>
        <w:t>Supplementary Materials 7.8</w:t>
      </w:r>
      <w:r w:rsidRPr="00402514">
        <w:rPr>
          <w:rFonts w:ascii="Times New Roman" w:eastAsia="Times New Roman" w:hAnsi="Times New Roman" w:cs="Times New Roman"/>
          <w:color w:val="000000"/>
          <w:sz w:val="24"/>
          <w:szCs w:val="24"/>
          <w:lang w:eastAsia="en-AU"/>
        </w:rPr>
        <w:t xml:space="preserve"> for full list of phenotypic traits), and </w:t>
      </w:r>
      <w:del w:id="345" w:author="Daniel Noble" w:date="2025-02-21T11:45:00Z" w16du:dateUtc="2025-02-21T00:45:00Z">
        <w:r w:rsidRPr="00402514" w:rsidDel="009463CC">
          <w:rPr>
            <w:rFonts w:ascii="Times New Roman" w:eastAsia="Times New Roman" w:hAnsi="Times New Roman" w:cs="Times New Roman"/>
            <w:color w:val="000000"/>
            <w:sz w:val="24"/>
            <w:szCs w:val="24"/>
            <w:lang w:eastAsia="en-AU"/>
          </w:rPr>
          <w:delText>taxonomic class</w:delText>
        </w:r>
      </w:del>
      <w:ins w:id="346" w:author="Daniel Noble" w:date="2025-02-21T11:45:00Z" w16du:dateUtc="2025-02-21T00:45:00Z">
        <w:r w:rsidR="009463CC">
          <w:rPr>
            <w:rFonts w:ascii="Times New Roman" w:eastAsia="Times New Roman" w:hAnsi="Times New Roman" w:cs="Times New Roman"/>
            <w:color w:val="000000"/>
            <w:sz w:val="24"/>
            <w:szCs w:val="24"/>
            <w:lang w:eastAsia="en-AU"/>
          </w:rPr>
          <w:t>broad taxonomic group (invertebrate vs vertebrate</w:t>
        </w:r>
      </w:ins>
      <w:ins w:id="347" w:author="Daniel Noble" w:date="2025-02-21T11:46:00Z" w16du:dateUtc="2025-02-21T00:46:00Z">
        <w:r w:rsidR="009463CC">
          <w:rPr>
            <w:rFonts w:ascii="Times New Roman" w:eastAsia="Times New Roman" w:hAnsi="Times New Roman" w:cs="Times New Roman"/>
            <w:color w:val="000000"/>
            <w:sz w:val="24"/>
            <w:szCs w:val="24"/>
            <w:lang w:eastAsia="en-AU"/>
          </w:rPr>
          <w:t>)</w:t>
        </w:r>
      </w:ins>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7.10 </w:t>
      </w:r>
      <w:r w:rsidRPr="00402514">
        <w:rPr>
          <w:rFonts w:ascii="Times New Roman" w:eastAsiaTheme="minorEastAsia" w:hAnsi="Times New Roman" w:cs="Times New Roman"/>
          <w:sz w:val="24"/>
          <w:szCs w:val="24"/>
        </w:rPr>
        <w:t>for phylogenetic tree). Categorical moderators and their levels were only included in analyses if the number of effect sizes were &gt; 10</w:t>
      </w:r>
      <w:r w:rsidR="00DC158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DefaultPlaceholder_-1854013440"/>
          </w:placeholder>
        </w:sdtPr>
        <w:sdtContent>
          <w:r w:rsidR="00086780" w:rsidRPr="00086780">
            <w:rPr>
              <w:rFonts w:ascii="Times New Roman" w:eastAsia="Times New Roman" w:hAnsi="Times New Roman" w:cs="Times New Roman"/>
              <w:sz w:val="24"/>
            </w:rPr>
            <w:t>(O’Dea et al., 2021)</w:t>
          </w:r>
        </w:sdtContent>
      </w:sdt>
      <w:r w:rsidRPr="00402514">
        <w:rPr>
          <w:rFonts w:ascii="Times New Roman" w:eastAsiaTheme="minorEastAsia" w:hAnsi="Times New Roman" w:cs="Times New Roman"/>
          <w:sz w:val="24"/>
          <w:szCs w:val="24"/>
        </w:rPr>
        <w:t>. We analysed the amplitude of fluctuations, and the number of fluctuations (treatment exposure duration/</w:t>
      </w:r>
      <w:commentRangeStart w:id="348"/>
      <w:commentRangeStart w:id="349"/>
      <w:r w:rsidRPr="00402514">
        <w:rPr>
          <w:rFonts w:ascii="Times New Roman" w:eastAsiaTheme="minorEastAsia" w:hAnsi="Times New Roman" w:cs="Times New Roman"/>
          <w:sz w:val="24"/>
          <w:szCs w:val="24"/>
        </w:rPr>
        <w:t>period of fluctuations</w:t>
      </w:r>
      <w:commentRangeEnd w:id="348"/>
      <w:r w:rsidR="00EB30D8">
        <w:rPr>
          <w:rStyle w:val="CommentReference"/>
        </w:rPr>
        <w:commentReference w:id="348"/>
      </w:r>
      <w:commentRangeEnd w:id="349"/>
      <w:r w:rsidR="00882444">
        <w:rPr>
          <w:rStyle w:val="CommentReference"/>
        </w:rPr>
        <w:commentReference w:id="349"/>
      </w:r>
      <w:r w:rsidRPr="00402514">
        <w:rPr>
          <w:rFonts w:ascii="Times New Roman" w:eastAsiaTheme="minorEastAsia" w:hAnsi="Times New Roman" w:cs="Times New Roman"/>
          <w:sz w:val="24"/>
          <w:szCs w:val="24"/>
        </w:rPr>
        <w:t xml:space="preserve">; range = 4 – 546 fluctuations) as continuous moderators. </w:t>
      </w:r>
    </w:p>
    <w:p w14:paraId="095D9E62" w14:textId="77777777" w:rsidR="00DC1585" w:rsidRPr="00402514" w:rsidRDefault="00DC1585">
      <w:pPr>
        <w:spacing w:after="0" w:line="240" w:lineRule="auto"/>
        <w:ind w:firstLine="720"/>
        <w:rPr>
          <w:rFonts w:ascii="Times New Roman" w:eastAsiaTheme="minorEastAsia" w:hAnsi="Times New Roman" w:cs="Times New Roman"/>
          <w:sz w:val="24"/>
          <w:szCs w:val="24"/>
        </w:rPr>
        <w:pPrChange w:id="350" w:author="Daniel Noble" w:date="2025-02-01T13:22:00Z" w16du:dateUtc="2025-02-01T02:22:00Z">
          <w:pPr>
            <w:spacing w:after="0" w:line="480" w:lineRule="auto"/>
            <w:ind w:firstLine="720"/>
          </w:pPr>
        </w:pPrChange>
      </w:pPr>
    </w:p>
    <w:p w14:paraId="6BCCE91F" w14:textId="4440D27E" w:rsidR="0042151F" w:rsidRPr="00B96E9B" w:rsidRDefault="0042151F">
      <w:pPr>
        <w:spacing w:after="0" w:line="240" w:lineRule="auto"/>
        <w:rPr>
          <w:rFonts w:ascii="Times New Roman" w:eastAsiaTheme="minorEastAsia" w:hAnsi="Times New Roman" w:cs="Times New Roman"/>
          <w:i/>
          <w:iCs/>
          <w:sz w:val="24"/>
          <w:szCs w:val="24"/>
        </w:rPr>
        <w:pPrChange w:id="351" w:author="Daniel Noble" w:date="2025-02-01T13:22:00Z" w16du:dateUtc="2025-02-01T02:22:00Z">
          <w:pPr>
            <w:spacing w:after="0" w:line="480" w:lineRule="auto"/>
          </w:pPr>
        </w:pPrChange>
      </w:pPr>
      <w:r w:rsidRPr="00B96E9B">
        <w:rPr>
          <w:rFonts w:ascii="Times New Roman" w:eastAsiaTheme="minorEastAsia" w:hAnsi="Times New Roman" w:cs="Times New Roman"/>
          <w:i/>
          <w:iCs/>
          <w:sz w:val="24"/>
          <w:szCs w:val="24"/>
        </w:rPr>
        <w:t>Publication Bias and Sensitivity Analysis</w:t>
      </w:r>
    </w:p>
    <w:p w14:paraId="2F1833E9" w14:textId="6A939C09" w:rsidR="0042151F" w:rsidRPr="00402514" w:rsidRDefault="0042151F">
      <w:pPr>
        <w:spacing w:after="0" w:line="240" w:lineRule="auto"/>
        <w:ind w:firstLine="720"/>
        <w:rPr>
          <w:rFonts w:ascii="Times New Roman" w:eastAsiaTheme="minorEastAsia" w:hAnsi="Times New Roman" w:cs="Times New Roman"/>
          <w:sz w:val="24"/>
          <w:szCs w:val="24"/>
        </w:rPr>
        <w:pPrChange w:id="352" w:author="Daniel Noble" w:date="2025-02-01T13:22:00Z" w16du:dateUtc="2025-02-01T02:22:00Z">
          <w:pPr>
            <w:spacing w:after="0" w:line="480" w:lineRule="auto"/>
            <w:ind w:firstLine="720"/>
          </w:pPr>
        </w:pPrChange>
      </w:pPr>
      <w:r w:rsidRPr="00402514">
        <w:rPr>
          <w:rFonts w:ascii="Times New Roman" w:eastAsiaTheme="minorEastAsia" w:hAnsi="Times New Roman" w:cs="Times New Roman"/>
          <w:sz w:val="24"/>
          <w:szCs w:val="24"/>
        </w:rPr>
        <w:t>Publication bias was first investigated by visually examining funnel plots for asymmetry</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r w:rsidR="00086780" w:rsidRPr="00086780">
            <w:rPr>
              <w:rFonts w:ascii="Times New Roman" w:eastAsia="Times New Roman" w:hAnsi="Times New Roman" w:cs="Times New Roman"/>
              <w:sz w:val="24"/>
            </w:rPr>
            <w:t>(Sterne et al., 2005)</w:t>
          </w:r>
        </w:sdtContent>
      </w:sdt>
      <w:r w:rsidRPr="00402514">
        <w:rPr>
          <w:rFonts w:ascii="Times New Roman" w:eastAsiaTheme="minorEastAsia" w:hAnsi="Times New Roman" w:cs="Times New Roman"/>
          <w:sz w:val="24"/>
          <w:szCs w:val="24"/>
        </w:rPr>
        <w:t>. Second</w:t>
      </w:r>
      <w:del w:id="353" w:author="Daniel Noble" w:date="2025-04-03T10:55:00Z" w16du:dateUtc="2025-04-02T23:55:00Z">
        <w:r w:rsidRPr="00402514" w:rsidDel="006F41FF">
          <w:rPr>
            <w:rFonts w:ascii="Times New Roman" w:eastAsiaTheme="minorEastAsia" w:hAnsi="Times New Roman" w:cs="Times New Roman"/>
            <w:sz w:val="24"/>
            <w:szCs w:val="24"/>
          </w:rPr>
          <w:delText>ly</w:delText>
        </w:r>
      </w:del>
      <w:r w:rsidRPr="00402514">
        <w:rPr>
          <w:rFonts w:ascii="Times New Roman" w:eastAsiaTheme="minorEastAsia" w:hAnsi="Times New Roman" w:cs="Times New Roman"/>
          <w:sz w:val="24"/>
          <w:szCs w:val="24"/>
        </w:rPr>
        <w:t xml:space="preserve">, our overall MLMA model was then altered to include z-transformed publication year and precision (inverse of </w:t>
      </w:r>
      <w:ins w:id="354" w:author="Daniel Noble" w:date="2025-04-03T10:55:00Z" w16du:dateUtc="2025-04-02T23:55:00Z">
        <w:r w:rsidR="006F41FF">
          <w:rPr>
            <w:rFonts w:ascii="Times New Roman" w:eastAsiaTheme="minorEastAsia" w:hAnsi="Times New Roman" w:cs="Times New Roman"/>
            <w:sz w:val="24"/>
            <w:szCs w:val="24"/>
          </w:rPr>
          <w:t xml:space="preserve">sampling </w:t>
        </w:r>
      </w:ins>
      <w:r w:rsidRPr="00402514">
        <w:rPr>
          <w:rFonts w:ascii="Times New Roman" w:eastAsiaTheme="minorEastAsia" w:hAnsi="Times New Roman" w:cs="Times New Roman"/>
          <w:sz w:val="24"/>
          <w:szCs w:val="24"/>
        </w:rPr>
        <w:t>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r w:rsidR="00086780" w:rsidRPr="00086780">
            <w:rPr>
              <w:rFonts w:ascii="Times New Roman" w:eastAsia="Times New Roman" w:hAnsi="Times New Roman" w:cs="Times New Roman"/>
              <w:sz w:val="24"/>
            </w:rPr>
            <w:t>(Nakagawa et al., 2022a)</w:t>
          </w:r>
        </w:sdtContent>
      </w:sdt>
      <w:r w:rsidRPr="00402514">
        <w:rPr>
          <w:rFonts w:ascii="Times New Roman" w:eastAsiaTheme="minorEastAsia" w:hAnsi="Times New Roman" w:cs="Times New Roman"/>
          <w:sz w:val="24"/>
          <w:szCs w:val="24"/>
        </w:rPr>
        <w:t xml:space="preserve">. There was no evidence of </w:t>
      </w:r>
      <w:del w:id="355" w:author="Daniel Noble" w:date="2025-04-02T14:16:00Z" w16du:dateUtc="2025-04-02T03:16:00Z">
        <w:r w:rsidRPr="00402514" w:rsidDel="00D7203E">
          <w:rPr>
            <w:rFonts w:ascii="Times New Roman" w:eastAsiaTheme="minorEastAsia" w:hAnsi="Times New Roman" w:cs="Times New Roman"/>
            <w:sz w:val="24"/>
            <w:szCs w:val="24"/>
          </w:rPr>
          <w:delText>publication bias</w:delText>
        </w:r>
      </w:del>
      <w:ins w:id="356" w:author="Daniel Noble" w:date="2025-04-02T14:16:00Z" w16du:dateUtc="2025-04-02T03:16:00Z">
        <w:r w:rsidR="00D7203E">
          <w:rPr>
            <w:rFonts w:ascii="Times New Roman" w:eastAsiaTheme="minorEastAsia" w:hAnsi="Times New Roman" w:cs="Times New Roman"/>
            <w:sz w:val="24"/>
            <w:szCs w:val="24"/>
          </w:rPr>
          <w:t>small-study effects</w:t>
        </w:r>
      </w:ins>
      <w:r w:rsidRPr="00402514">
        <w:rPr>
          <w:rFonts w:ascii="Times New Roman" w:eastAsiaTheme="minorEastAsia" w:hAnsi="Times New Roman" w:cs="Times New Roman"/>
          <w:sz w:val="24"/>
          <w:szCs w:val="24"/>
        </w:rPr>
        <w:t xml:space="preserve"> </w:t>
      </w:r>
      <w:ins w:id="357" w:author="Daniel Noble" w:date="2025-04-03T10:56:00Z" w16du:dateUtc="2025-04-02T23:56:00Z">
        <w:r w:rsidR="006F41FF">
          <w:rPr>
            <w:rFonts w:ascii="Times New Roman" w:eastAsiaTheme="minorEastAsia" w:hAnsi="Times New Roman" w:cs="Times New Roman"/>
            <w:sz w:val="24"/>
            <w:szCs w:val="24"/>
          </w:rPr>
          <w:t xml:space="preserve">(i.e., no relationship with precision) </w:t>
        </w:r>
      </w:ins>
      <w:r w:rsidRPr="00402514">
        <w:rPr>
          <w:rFonts w:ascii="Times New Roman" w:eastAsiaTheme="minorEastAsia" w:hAnsi="Times New Roman" w:cs="Times New Roman"/>
          <w:sz w:val="24"/>
          <w:szCs w:val="24"/>
        </w:rPr>
        <w:t>in our overall data set</w:t>
      </w:r>
      <w:ins w:id="358" w:author="Daniel Noble" w:date="2025-04-02T14:16:00Z" w16du:dateUtc="2025-04-02T03:16:00Z">
        <w:r w:rsidR="00D7203E">
          <w:rPr>
            <w:rFonts w:ascii="Times New Roman" w:eastAsiaTheme="minorEastAsia" w:hAnsi="Times New Roman" w:cs="Times New Roman"/>
            <w:sz w:val="24"/>
            <w:szCs w:val="24"/>
          </w:rPr>
          <w:t>, however, mean PRRDs, unsurprisingly, did show evidence of time</w:t>
        </w:r>
      </w:ins>
      <w:ins w:id="359" w:author="Daniel Noble" w:date="2025-04-02T14:17:00Z" w16du:dateUtc="2025-04-02T03:17:00Z">
        <w:r w:rsidR="00D7203E">
          <w:rPr>
            <w:rFonts w:ascii="Times New Roman" w:eastAsiaTheme="minorEastAsia" w:hAnsi="Times New Roman" w:cs="Times New Roman"/>
            <w:sz w:val="24"/>
            <w:szCs w:val="24"/>
          </w:rPr>
          <w:t>-lag bias where average effects have decreased towards zero through time</w:t>
        </w:r>
      </w:ins>
      <w:r w:rsidRPr="00402514">
        <w:rPr>
          <w:rFonts w:ascii="Times New Roman" w:eastAsiaTheme="minorEastAsia" w:hAnsi="Times New Roman" w:cs="Times New Roman"/>
          <w:sz w:val="24"/>
          <w:szCs w:val="24"/>
        </w:rPr>
        <w:t xml:space="preserve"> (Supplementary Materials 7.11)</w:t>
      </w:r>
      <w:ins w:id="360" w:author="Daniel Noble" w:date="2025-04-03T10:56:00Z" w16du:dateUtc="2025-04-02T23:56:00Z">
        <w:r w:rsidR="006F41FF">
          <w:rPr>
            <w:rFonts w:ascii="Times New Roman" w:eastAsiaTheme="minorEastAsia" w:hAnsi="Times New Roman" w:cs="Times New Roman"/>
            <w:sz w:val="24"/>
            <w:szCs w:val="24"/>
          </w:rPr>
          <w:t xml:space="preserve"> coinciding with our overall meta-analytic means</w:t>
        </w:r>
        <w:r w:rsidR="00974185">
          <w:rPr>
            <w:rFonts w:ascii="Times New Roman" w:eastAsiaTheme="minorEastAsia" w:hAnsi="Times New Roman" w:cs="Times New Roman"/>
            <w:sz w:val="24"/>
            <w:szCs w:val="24"/>
          </w:rPr>
          <w:t xml:space="preserve"> for most analyses</w:t>
        </w:r>
      </w:ins>
      <w:r w:rsidRPr="00402514">
        <w:rPr>
          <w:rFonts w:ascii="Times New Roman" w:eastAsiaTheme="minorEastAsia" w:hAnsi="Times New Roman" w:cs="Times New Roman"/>
          <w:sz w:val="24"/>
          <w:szCs w:val="24"/>
        </w:rPr>
        <w:t>.</w:t>
      </w:r>
    </w:p>
    <w:p w14:paraId="46FA6143" w14:textId="1AFADCC8" w:rsidR="0042151F" w:rsidRDefault="00014D8E">
      <w:pPr>
        <w:spacing w:after="0" w:line="240" w:lineRule="auto"/>
        <w:ind w:firstLine="720"/>
        <w:rPr>
          <w:rFonts w:ascii="Times New Roman" w:eastAsiaTheme="minorEastAsia" w:hAnsi="Times New Roman" w:cs="Times New Roman"/>
          <w:sz w:val="24"/>
          <w:szCs w:val="24"/>
        </w:rPr>
        <w:pPrChange w:id="361" w:author="Daniel Noble" w:date="2025-02-01T13:22:00Z" w16du:dateUtc="2025-02-01T02:22:00Z">
          <w:pPr>
            <w:spacing w:after="0" w:line="480" w:lineRule="auto"/>
            <w:ind w:firstLine="720"/>
          </w:pPr>
        </w:pPrChange>
      </w:pPr>
      <w:ins w:id="362" w:author="Daniel Noble" w:date="2025-04-03T10:56:00Z" w16du:dateUtc="2025-04-02T23:56:00Z">
        <w:r>
          <w:rPr>
            <w:rFonts w:ascii="Times New Roman" w:eastAsiaTheme="minorEastAsia" w:hAnsi="Times New Roman" w:cs="Times New Roman"/>
            <w:sz w:val="24"/>
            <w:szCs w:val="24"/>
          </w:rPr>
          <w:lastRenderedPageBreak/>
          <w:t>A sample of effect s</w:t>
        </w:r>
      </w:ins>
      <w:ins w:id="363" w:author="Daniel Noble" w:date="2025-04-03T10:57:00Z" w16du:dateUtc="2025-04-02T23:57:00Z">
        <w:r>
          <w:rPr>
            <w:rFonts w:ascii="Times New Roman" w:eastAsiaTheme="minorEastAsia" w:hAnsi="Times New Roman" w:cs="Times New Roman"/>
            <w:sz w:val="24"/>
            <w:szCs w:val="24"/>
          </w:rPr>
          <w:t xml:space="preserve">izes showed higher than expected precision. We carefully checked these extreme values to ensure that data was corrected extracted. However, we could not know for sure if these were reported </w:t>
        </w:r>
        <w:proofErr w:type="spellStart"/>
        <w:r>
          <w:rPr>
            <w:rFonts w:ascii="Times New Roman" w:eastAsiaTheme="minorEastAsia" w:hAnsi="Times New Roman" w:cs="Times New Roman"/>
            <w:sz w:val="24"/>
            <w:szCs w:val="24"/>
          </w:rPr>
          <w:t>incorrectlt</w:t>
        </w:r>
        <w:proofErr w:type="spellEnd"/>
        <w:r>
          <w:rPr>
            <w:rFonts w:ascii="Times New Roman" w:eastAsiaTheme="minorEastAsia" w:hAnsi="Times New Roman" w:cs="Times New Roman"/>
            <w:sz w:val="24"/>
            <w:szCs w:val="24"/>
          </w:rPr>
          <w:t xml:space="preserve">. </w:t>
        </w:r>
      </w:ins>
      <w:r w:rsidR="0042151F" w:rsidRPr="00402514">
        <w:rPr>
          <w:rFonts w:ascii="Times New Roman" w:eastAsiaTheme="minorEastAsia" w:hAnsi="Times New Roman" w:cs="Times New Roman"/>
          <w:sz w:val="24"/>
          <w:szCs w:val="24"/>
        </w:rPr>
        <w:t xml:space="preserve">To understand how ‘robust’ our overall MLMA model was to influential data points, we </w:t>
      </w:r>
      <w:ins w:id="364" w:author="Daniel Noble" w:date="2025-04-03T10:58:00Z" w16du:dateUtc="2025-04-02T23:58:00Z">
        <w:r>
          <w:rPr>
            <w:rFonts w:ascii="Times New Roman" w:eastAsiaTheme="minorEastAsia" w:hAnsi="Times New Roman" w:cs="Times New Roman"/>
            <w:sz w:val="24"/>
            <w:szCs w:val="24"/>
          </w:rPr>
          <w:t xml:space="preserve">therefore </w:t>
        </w:r>
      </w:ins>
      <w:r w:rsidR="0042151F" w:rsidRPr="00402514">
        <w:rPr>
          <w:rFonts w:ascii="Times New Roman" w:eastAsiaTheme="minorEastAsia" w:hAnsi="Times New Roman" w:cs="Times New Roman"/>
          <w:sz w:val="24"/>
          <w:szCs w:val="24"/>
        </w:rPr>
        <w:t xml:space="preserve">conducted Cook’s distance sensitivity analysis (using the function </w:t>
      </w:r>
      <w:proofErr w:type="spellStart"/>
      <w:proofErr w:type="gramStart"/>
      <w:r w:rsidR="0042151F" w:rsidRPr="00402514">
        <w:rPr>
          <w:rFonts w:ascii="Times New Roman" w:eastAsiaTheme="minorEastAsia" w:hAnsi="Times New Roman" w:cs="Times New Roman"/>
          <w:i/>
          <w:iCs/>
          <w:sz w:val="24"/>
          <w:szCs w:val="24"/>
        </w:rPr>
        <w:t>cooks.distance</w:t>
      </w:r>
      <w:proofErr w:type="spellEnd"/>
      <w:proofErr w:type="gramEnd"/>
      <w:r w:rsidR="0042151F" w:rsidRPr="00402514">
        <w:rPr>
          <w:rFonts w:ascii="Times New Roman" w:eastAsiaTheme="minorEastAsia" w:hAnsi="Times New Roman" w:cs="Times New Roman"/>
          <w:sz w:val="24"/>
          <w:szCs w:val="24"/>
        </w:rPr>
        <w:t xml:space="preserve"> in the R Package </w:t>
      </w:r>
      <w:proofErr w:type="spellStart"/>
      <w:r w:rsidR="0042151F" w:rsidRPr="00402514">
        <w:rPr>
          <w:rFonts w:ascii="Times New Roman" w:eastAsiaTheme="minorEastAsia" w:hAnsi="Times New Roman" w:cs="Times New Roman"/>
          <w:i/>
          <w:iCs/>
          <w:sz w:val="24"/>
          <w:szCs w:val="24"/>
        </w:rPr>
        <w:t>metafor</w:t>
      </w:r>
      <w:proofErr w:type="spellEnd"/>
      <w:r w:rsidR="0042151F" w:rsidRPr="00402514">
        <w:rPr>
          <w:rFonts w:ascii="Times New Roman" w:eastAsiaTheme="minorEastAsia" w:hAnsi="Times New Roman" w:cs="Times New Roman"/>
          <w:sz w:val="24"/>
          <w:szCs w:val="24"/>
        </w:rPr>
        <w:t xml:space="preserve">). </w:t>
      </w:r>
      <w:del w:id="365" w:author="Daniel Noble" w:date="2025-04-02T13:30:00Z" w16du:dateUtc="2025-04-02T02:30:00Z">
        <w:r w:rsidR="0042151F" w:rsidRPr="00402514" w:rsidDel="006A301F">
          <w:rPr>
            <w:rFonts w:ascii="Times New Roman" w:eastAsiaTheme="minorEastAsia" w:hAnsi="Times New Roman" w:cs="Times New Roman"/>
            <w:sz w:val="24"/>
            <w:szCs w:val="24"/>
          </w:rPr>
          <w:delText xml:space="preserve">An overall MLMA model was also compared to a model fitted with untransformed data </w:delText>
        </w:r>
      </w:del>
      <w:customXmlDelRangeStart w:id="366" w:author="Daniel Noble" w:date="2025-04-02T13:30:00Z"/>
      <w:sdt>
        <w:sdtPr>
          <w:rPr>
            <w:rFonts w:ascii="Times New Roman" w:eastAsiaTheme="minorEastAsia" w:hAnsi="Times New Roman" w:cs="Times New Roman"/>
            <w:sz w:val="24"/>
            <w:szCs w:val="24"/>
          </w:rPr>
          <w:alias w:val="SmartCite Citation"/>
          <w:tag w:val="52b54cf9-ca83-4a3f-8679-59ce89896f7a:cb4e5171-5e43-401f-b451-01991fdc173a,52b54cf9-ca83-4a3f-8679-59ce89896f7a:b784bd9a-f81e-4cff-8654-dfed57201a9f+"/>
          <w:id w:val="560593752"/>
          <w:placeholder>
            <w:docPart w:val="DefaultPlaceholder_-1854013440"/>
          </w:placeholder>
        </w:sdtPr>
        <w:sdtContent>
          <w:customXmlDelRangeEnd w:id="366"/>
          <w:del w:id="367" w:author="Daniel Noble" w:date="2025-04-02T13:30:00Z" w16du:dateUtc="2025-04-02T02:30:00Z">
            <w:r w:rsidR="00086780" w:rsidRPr="00086780" w:rsidDel="006A301F">
              <w:rPr>
                <w:rFonts w:ascii="Times New Roman" w:eastAsia="Times New Roman" w:hAnsi="Times New Roman" w:cs="Times New Roman"/>
                <w:sz w:val="24"/>
              </w:rPr>
              <w:delText>(Knol et al., 2011; Macartney et al., 2022)</w:delText>
            </w:r>
          </w:del>
          <w:customXmlDelRangeStart w:id="368" w:author="Daniel Noble" w:date="2025-04-02T13:30:00Z"/>
        </w:sdtContent>
      </w:sdt>
      <w:customXmlDelRangeEnd w:id="368"/>
      <w:del w:id="369" w:author="Daniel Noble" w:date="2025-04-02T13:30:00Z" w16du:dateUtc="2025-04-02T02:30:00Z">
        <w:r w:rsidR="0042151F" w:rsidRPr="00402514" w:rsidDel="006A301F">
          <w:rPr>
            <w:rFonts w:ascii="Times New Roman" w:eastAsiaTheme="minorEastAsia" w:hAnsi="Times New Roman" w:cs="Times New Roman"/>
            <w:sz w:val="24"/>
            <w:szCs w:val="24"/>
          </w:rPr>
          <w:delText>. These two r</w:delText>
        </w:r>
      </w:del>
      <w:ins w:id="370" w:author="Daniel Noble" w:date="2025-04-02T13:30:00Z" w16du:dateUtc="2025-04-02T02:30:00Z">
        <w:r w:rsidR="006A301F">
          <w:rPr>
            <w:rFonts w:ascii="Times New Roman" w:eastAsiaTheme="minorEastAsia" w:hAnsi="Times New Roman" w:cs="Times New Roman"/>
            <w:sz w:val="24"/>
            <w:szCs w:val="24"/>
          </w:rPr>
          <w:t>R</w:t>
        </w:r>
      </w:ins>
      <w:r w:rsidR="0042151F" w:rsidRPr="00402514">
        <w:rPr>
          <w:rFonts w:ascii="Times New Roman" w:eastAsiaTheme="minorEastAsia" w:hAnsi="Times New Roman" w:cs="Times New Roman"/>
          <w:sz w:val="24"/>
          <w:szCs w:val="24"/>
        </w:rPr>
        <w:t xml:space="preserve">esults </w:t>
      </w:r>
      <w:del w:id="371" w:author="Daniel Noble" w:date="2025-04-02T13:30:00Z" w16du:dateUtc="2025-04-02T02:30:00Z">
        <w:r w:rsidR="0042151F" w:rsidRPr="00402514" w:rsidDel="006A301F">
          <w:rPr>
            <w:rFonts w:ascii="Times New Roman" w:eastAsiaTheme="minorEastAsia" w:hAnsi="Times New Roman" w:cs="Times New Roman"/>
            <w:sz w:val="24"/>
            <w:szCs w:val="24"/>
          </w:rPr>
          <w:delText xml:space="preserve">combined </w:delText>
        </w:r>
      </w:del>
      <w:r w:rsidR="0042151F" w:rsidRPr="00402514">
        <w:rPr>
          <w:rFonts w:ascii="Times New Roman" w:eastAsiaTheme="minorEastAsia" w:hAnsi="Times New Roman" w:cs="Times New Roman"/>
          <w:sz w:val="24"/>
          <w:szCs w:val="24"/>
        </w:rPr>
        <w:t xml:space="preserve">suggest that our </w:t>
      </w:r>
      <w:del w:id="372" w:author="Daniel Noble" w:date="2025-04-02T14:14:00Z" w16du:dateUtc="2025-04-02T03:14:00Z">
        <w:r w:rsidR="0042151F" w:rsidRPr="00402514" w:rsidDel="005C5263">
          <w:rPr>
            <w:rFonts w:ascii="Times New Roman" w:eastAsiaTheme="minorEastAsia" w:hAnsi="Times New Roman" w:cs="Times New Roman"/>
            <w:sz w:val="24"/>
            <w:szCs w:val="24"/>
          </w:rPr>
          <w:delText>data set is both</w:delText>
        </w:r>
      </w:del>
      <w:ins w:id="373" w:author="Daniel Noble" w:date="2025-04-02T14:14:00Z" w16du:dateUtc="2025-04-02T03:14:00Z">
        <w:r w:rsidR="005C5263">
          <w:rPr>
            <w:rFonts w:ascii="Times New Roman" w:eastAsiaTheme="minorEastAsia" w:hAnsi="Times New Roman" w:cs="Times New Roman"/>
            <w:sz w:val="24"/>
            <w:szCs w:val="24"/>
          </w:rPr>
          <w:t>conclusions are</w:t>
        </w:r>
      </w:ins>
      <w:r w:rsidR="0042151F" w:rsidRPr="00402514">
        <w:rPr>
          <w:rFonts w:ascii="Times New Roman" w:eastAsiaTheme="minorEastAsia" w:hAnsi="Times New Roman" w:cs="Times New Roman"/>
          <w:sz w:val="24"/>
          <w:szCs w:val="24"/>
        </w:rPr>
        <w:t xml:space="preserve"> robust and free from significant influential outliers (Supplementary materials 7.11).</w:t>
      </w:r>
      <w:ins w:id="374" w:author="Daniel Noble" w:date="2025-04-02T14:14:00Z" w16du:dateUtc="2025-04-02T03:14:00Z">
        <w:r w:rsidR="005C5263">
          <w:rPr>
            <w:rFonts w:ascii="Times New Roman" w:eastAsiaTheme="minorEastAsia" w:hAnsi="Times New Roman" w:cs="Times New Roman"/>
            <w:sz w:val="24"/>
            <w:szCs w:val="24"/>
          </w:rPr>
          <w:t xml:space="preserve"> We also confirmed </w:t>
        </w:r>
      </w:ins>
      <w:ins w:id="375" w:author="Daniel Noble" w:date="2025-04-03T10:58:00Z" w16du:dateUtc="2025-04-02T23:58:00Z">
        <w:r w:rsidR="005C5763">
          <w:rPr>
            <w:rFonts w:ascii="Times New Roman" w:eastAsiaTheme="minorEastAsia" w:hAnsi="Times New Roman" w:cs="Times New Roman"/>
            <w:sz w:val="24"/>
            <w:szCs w:val="24"/>
          </w:rPr>
          <w:t xml:space="preserve">our </w:t>
        </w:r>
      </w:ins>
      <w:ins w:id="376" w:author="Daniel Noble" w:date="2025-04-02T14:14:00Z" w16du:dateUtc="2025-04-02T03:14:00Z">
        <w:r w:rsidR="005C5263">
          <w:rPr>
            <w:rFonts w:ascii="Times New Roman" w:eastAsiaTheme="minorEastAsia" w:hAnsi="Times New Roman" w:cs="Times New Roman"/>
            <w:sz w:val="24"/>
            <w:szCs w:val="24"/>
          </w:rPr>
          <w:t xml:space="preserve">results </w:t>
        </w:r>
      </w:ins>
      <w:ins w:id="377" w:author="Daniel Noble" w:date="2025-04-03T10:58:00Z" w16du:dateUtc="2025-04-02T23:58:00Z">
        <w:r w:rsidR="005C5763">
          <w:rPr>
            <w:rFonts w:ascii="Times New Roman" w:eastAsiaTheme="minorEastAsia" w:hAnsi="Times New Roman" w:cs="Times New Roman"/>
            <w:sz w:val="24"/>
            <w:szCs w:val="24"/>
          </w:rPr>
          <w:t xml:space="preserve">were consistent with </w:t>
        </w:r>
      </w:ins>
      <w:ins w:id="378" w:author="Daniel Noble" w:date="2025-04-02T14:15:00Z" w16du:dateUtc="2025-04-02T03:15:00Z">
        <w:r w:rsidR="005C5263">
          <w:rPr>
            <w:rFonts w:ascii="Times New Roman" w:eastAsiaTheme="minorEastAsia" w:hAnsi="Times New Roman" w:cs="Times New Roman"/>
            <w:sz w:val="24"/>
            <w:szCs w:val="24"/>
          </w:rPr>
          <w:t xml:space="preserve">robust variance estimators </w:t>
        </w:r>
      </w:ins>
      <w:ins w:id="379" w:author="Daniel Noble" w:date="2025-04-02T14:17:00Z" w16du:dateUtc="2025-04-02T03:17:00Z">
        <w:r w:rsidR="003D1483">
          <w:rPr>
            <w:rFonts w:ascii="Times New Roman" w:eastAsiaTheme="minorEastAsia" w:hAnsi="Times New Roman" w:cs="Times New Roman"/>
            <w:sz w:val="24"/>
            <w:szCs w:val="24"/>
          </w:rPr>
          <w:t>(</w:t>
        </w:r>
        <w:commentRangeStart w:id="380"/>
        <w:r w:rsidR="003D1483">
          <w:rPr>
            <w:rFonts w:ascii="Times New Roman" w:eastAsiaTheme="minorEastAsia" w:hAnsi="Times New Roman" w:cs="Times New Roman"/>
            <w:sz w:val="24"/>
            <w:szCs w:val="24"/>
          </w:rPr>
          <w:t xml:space="preserve">Nakagawa et al. 2022) </w:t>
        </w:r>
      </w:ins>
      <w:ins w:id="381" w:author="Daniel Noble" w:date="2025-04-03T10:58:00Z" w16du:dateUtc="2025-04-02T23:58:00Z">
        <w:r w:rsidR="005C5763">
          <w:rPr>
            <w:rFonts w:ascii="Times New Roman" w:eastAsiaTheme="minorEastAsia" w:hAnsi="Times New Roman" w:cs="Times New Roman"/>
            <w:sz w:val="24"/>
            <w:szCs w:val="24"/>
          </w:rPr>
          <w:t>which better</w:t>
        </w:r>
      </w:ins>
      <w:ins w:id="382" w:author="Daniel Noble" w:date="2025-04-02T14:15:00Z" w16du:dateUtc="2025-04-02T03:15:00Z">
        <w:r w:rsidR="005C5263">
          <w:rPr>
            <w:rFonts w:ascii="Times New Roman" w:eastAsiaTheme="minorEastAsia" w:hAnsi="Times New Roman" w:cs="Times New Roman"/>
            <w:sz w:val="24"/>
            <w:szCs w:val="24"/>
          </w:rPr>
          <w:t xml:space="preserve"> </w:t>
        </w:r>
      </w:ins>
      <w:commentRangeEnd w:id="380"/>
      <w:ins w:id="383" w:author="Daniel Noble" w:date="2025-04-02T14:19:00Z" w16du:dateUtc="2025-04-02T03:19:00Z">
        <w:r w:rsidR="003D1483">
          <w:rPr>
            <w:rStyle w:val="CommentReference"/>
          </w:rPr>
          <w:commentReference w:id="380"/>
        </w:r>
      </w:ins>
      <w:ins w:id="384" w:author="Daniel Noble" w:date="2025-04-02T14:15:00Z" w16du:dateUtc="2025-04-02T03:15:00Z">
        <w:r w:rsidR="005C5263">
          <w:rPr>
            <w:rFonts w:ascii="Times New Roman" w:eastAsiaTheme="minorEastAsia" w:hAnsi="Times New Roman" w:cs="Times New Roman"/>
            <w:sz w:val="24"/>
            <w:szCs w:val="24"/>
          </w:rPr>
          <w:t xml:space="preserve">account for any sources of non-independence within studies that our models </w:t>
        </w:r>
      </w:ins>
      <w:ins w:id="385" w:author="Daniel Noble" w:date="2025-04-03T10:58:00Z" w16du:dateUtc="2025-04-02T23:58:00Z">
        <w:r w:rsidR="005C5763">
          <w:rPr>
            <w:rFonts w:ascii="Times New Roman" w:eastAsiaTheme="minorEastAsia" w:hAnsi="Times New Roman" w:cs="Times New Roman"/>
            <w:sz w:val="24"/>
            <w:szCs w:val="24"/>
          </w:rPr>
          <w:t>may</w:t>
        </w:r>
      </w:ins>
      <w:ins w:id="386" w:author="Daniel Noble" w:date="2025-04-02T14:15:00Z" w16du:dateUtc="2025-04-02T03:15:00Z">
        <w:r w:rsidR="005C5263">
          <w:rPr>
            <w:rFonts w:ascii="Times New Roman" w:eastAsiaTheme="minorEastAsia" w:hAnsi="Times New Roman" w:cs="Times New Roman"/>
            <w:sz w:val="24"/>
            <w:szCs w:val="24"/>
          </w:rPr>
          <w:t xml:space="preserve"> not </w:t>
        </w:r>
      </w:ins>
      <w:ins w:id="387" w:author="Daniel Noble" w:date="2025-04-03T10:58:00Z" w16du:dateUtc="2025-04-02T23:58:00Z">
        <w:r w:rsidR="005C5763">
          <w:rPr>
            <w:rFonts w:ascii="Times New Roman" w:eastAsiaTheme="minorEastAsia" w:hAnsi="Times New Roman" w:cs="Times New Roman"/>
            <w:sz w:val="24"/>
            <w:szCs w:val="24"/>
          </w:rPr>
          <w:t xml:space="preserve">have </w:t>
        </w:r>
      </w:ins>
      <w:ins w:id="388" w:author="Daniel Noble" w:date="2025-04-02T14:15:00Z" w16du:dateUtc="2025-04-02T03:15:00Z">
        <w:r w:rsidR="005C5263">
          <w:rPr>
            <w:rFonts w:ascii="Times New Roman" w:eastAsiaTheme="minorEastAsia" w:hAnsi="Times New Roman" w:cs="Times New Roman"/>
            <w:sz w:val="24"/>
            <w:szCs w:val="24"/>
          </w:rPr>
          <w:t>account</w:t>
        </w:r>
      </w:ins>
      <w:ins w:id="389" w:author="Daniel Noble" w:date="2025-04-03T10:58:00Z" w16du:dateUtc="2025-04-02T23:58:00Z">
        <w:r w:rsidR="005C5763">
          <w:rPr>
            <w:rFonts w:ascii="Times New Roman" w:eastAsiaTheme="minorEastAsia" w:hAnsi="Times New Roman" w:cs="Times New Roman"/>
            <w:sz w:val="24"/>
            <w:szCs w:val="24"/>
          </w:rPr>
          <w:t>ed</w:t>
        </w:r>
      </w:ins>
      <w:ins w:id="390" w:author="Daniel Noble" w:date="2025-04-02T14:15:00Z" w16du:dateUtc="2025-04-02T03:15:00Z">
        <w:r w:rsidR="005C5263">
          <w:rPr>
            <w:rFonts w:ascii="Times New Roman" w:eastAsiaTheme="minorEastAsia" w:hAnsi="Times New Roman" w:cs="Times New Roman"/>
            <w:sz w:val="24"/>
            <w:szCs w:val="24"/>
          </w:rPr>
          <w:t xml:space="preserve"> for</w:t>
        </w:r>
      </w:ins>
      <w:ins w:id="391" w:author="Daniel Noble" w:date="2025-04-03T10:58:00Z" w16du:dateUtc="2025-04-02T23:58:00Z">
        <w:r w:rsidR="005C5763">
          <w:rPr>
            <w:rFonts w:ascii="Times New Roman" w:eastAsiaTheme="minorEastAsia" w:hAnsi="Times New Roman" w:cs="Times New Roman"/>
            <w:sz w:val="24"/>
            <w:szCs w:val="24"/>
          </w:rPr>
          <w:t xml:space="preserve"> well enough. All </w:t>
        </w:r>
      </w:ins>
      <w:ins w:id="392" w:author="Daniel Noble" w:date="2025-04-02T14:15:00Z" w16du:dateUtc="2025-04-02T03:15:00Z">
        <w:r w:rsidR="005C5263">
          <w:rPr>
            <w:rFonts w:ascii="Times New Roman" w:eastAsiaTheme="minorEastAsia" w:hAnsi="Times New Roman" w:cs="Times New Roman"/>
            <w:sz w:val="24"/>
            <w:szCs w:val="24"/>
          </w:rPr>
          <w:t xml:space="preserve">results were also </w:t>
        </w:r>
      </w:ins>
      <w:ins w:id="393" w:author="Daniel Noble" w:date="2025-04-02T14:16:00Z" w16du:dateUtc="2025-04-02T03:16:00Z">
        <w:r w:rsidR="005C5263">
          <w:rPr>
            <w:rFonts w:ascii="Times New Roman" w:eastAsiaTheme="minorEastAsia" w:hAnsi="Times New Roman" w:cs="Times New Roman"/>
            <w:sz w:val="24"/>
            <w:szCs w:val="24"/>
          </w:rPr>
          <w:t xml:space="preserve">largely </w:t>
        </w:r>
      </w:ins>
      <w:ins w:id="394" w:author="Daniel Noble" w:date="2025-04-02T14:15:00Z" w16du:dateUtc="2025-04-02T03:15:00Z">
        <w:r w:rsidR="005C5263">
          <w:rPr>
            <w:rFonts w:ascii="Times New Roman" w:eastAsiaTheme="minorEastAsia" w:hAnsi="Times New Roman" w:cs="Times New Roman"/>
            <w:sz w:val="24"/>
            <w:szCs w:val="24"/>
          </w:rPr>
          <w:t>consistent</w:t>
        </w:r>
      </w:ins>
      <w:ins w:id="395" w:author="Daniel Noble" w:date="2025-04-03T10:58:00Z" w16du:dateUtc="2025-04-02T23:58:00Z">
        <w:r w:rsidR="005C5763">
          <w:rPr>
            <w:rFonts w:ascii="Times New Roman" w:eastAsiaTheme="minorEastAsia" w:hAnsi="Times New Roman" w:cs="Times New Roman"/>
            <w:sz w:val="24"/>
            <w:szCs w:val="24"/>
          </w:rPr>
          <w:t xml:space="preserve"> betw</w:t>
        </w:r>
      </w:ins>
      <w:ins w:id="396" w:author="Daniel Noble" w:date="2025-04-03T10:59:00Z" w16du:dateUtc="2025-04-02T23:59:00Z">
        <w:r w:rsidR="005C5763">
          <w:rPr>
            <w:rFonts w:ascii="Times New Roman" w:eastAsiaTheme="minorEastAsia" w:hAnsi="Times New Roman" w:cs="Times New Roman"/>
            <w:sz w:val="24"/>
            <w:szCs w:val="24"/>
          </w:rPr>
          <w:t>een our main analyses and those using robust variance estimators</w:t>
        </w:r>
      </w:ins>
      <w:ins w:id="397" w:author="Daniel Noble" w:date="2025-04-02T14:15:00Z" w16du:dateUtc="2025-04-02T03:15:00Z">
        <w:r w:rsidR="005C5263">
          <w:rPr>
            <w:rFonts w:ascii="Times New Roman" w:eastAsiaTheme="minorEastAsia" w:hAnsi="Times New Roman" w:cs="Times New Roman"/>
            <w:sz w:val="24"/>
            <w:szCs w:val="24"/>
          </w:rPr>
          <w:t>.</w:t>
        </w:r>
      </w:ins>
    </w:p>
    <w:p w14:paraId="252E6422" w14:textId="77777777" w:rsidR="00B763C2" w:rsidRPr="00402514" w:rsidRDefault="00B763C2">
      <w:pPr>
        <w:spacing w:after="0" w:line="240" w:lineRule="auto"/>
        <w:ind w:firstLine="720"/>
        <w:rPr>
          <w:rFonts w:ascii="Times New Roman" w:eastAsiaTheme="minorEastAsia" w:hAnsi="Times New Roman" w:cs="Times New Roman"/>
          <w:sz w:val="24"/>
          <w:szCs w:val="24"/>
        </w:rPr>
        <w:pPrChange w:id="398" w:author="Daniel Noble" w:date="2025-02-01T13:22:00Z" w16du:dateUtc="2025-02-01T02:22:00Z">
          <w:pPr>
            <w:spacing w:after="0" w:line="480" w:lineRule="auto"/>
            <w:ind w:firstLine="720"/>
          </w:pPr>
        </w:pPrChange>
      </w:pPr>
    </w:p>
    <w:p w14:paraId="0E722CF2" w14:textId="527C4EE9" w:rsidR="0042151F" w:rsidRPr="00402514" w:rsidRDefault="0042151F">
      <w:pPr>
        <w:spacing w:after="0" w:line="240" w:lineRule="auto"/>
        <w:rPr>
          <w:rFonts w:ascii="Times New Roman" w:hAnsi="Times New Roman" w:cs="Times New Roman"/>
          <w:b/>
          <w:bCs/>
          <w:sz w:val="24"/>
          <w:szCs w:val="24"/>
        </w:rPr>
        <w:pPrChange w:id="399" w:author="Daniel Noble" w:date="2025-02-01T13:22:00Z" w16du:dateUtc="2025-02-01T02:22:00Z">
          <w:pPr>
            <w:spacing w:after="0" w:line="480" w:lineRule="auto"/>
          </w:pPr>
        </w:pPrChange>
      </w:pPr>
      <w:r w:rsidRPr="00402514">
        <w:rPr>
          <w:rFonts w:ascii="Times New Roman" w:hAnsi="Times New Roman" w:cs="Times New Roman"/>
          <w:b/>
          <w:bCs/>
          <w:sz w:val="24"/>
          <w:szCs w:val="24"/>
        </w:rPr>
        <w:t>Results</w:t>
      </w:r>
    </w:p>
    <w:p w14:paraId="2D20B1A5" w14:textId="6233A00F" w:rsidR="00173BDF" w:rsidRDefault="0042151F">
      <w:pPr>
        <w:spacing w:after="0" w:line="240" w:lineRule="auto"/>
        <w:ind w:firstLine="720"/>
        <w:rPr>
          <w:ins w:id="400" w:author="Daniel Noble" w:date="2025-02-18T11:56:00Z" w16du:dateUtc="2025-02-18T00:56:00Z"/>
          <w:rFonts w:ascii="Times New Roman" w:hAnsi="Times New Roman" w:cs="Times New Roman"/>
          <w:sz w:val="24"/>
          <w:szCs w:val="24"/>
        </w:rPr>
      </w:pPr>
      <w:r w:rsidRPr="00402514">
        <w:rPr>
          <w:rFonts w:ascii="Times New Roman" w:hAnsi="Times New Roman" w:cs="Times New Roman"/>
          <w:sz w:val="24"/>
          <w:szCs w:val="24"/>
        </w:rPr>
        <w:t>The final data set include</w:t>
      </w:r>
      <w:ins w:id="401" w:author="Daniel Noble" w:date="2025-04-03T10:08:00Z" w16du:dateUtc="2025-04-02T23:08:00Z">
        <w:r w:rsidR="00285B26">
          <w:rPr>
            <w:rFonts w:ascii="Times New Roman" w:hAnsi="Times New Roman" w:cs="Times New Roman"/>
            <w:sz w:val="24"/>
            <w:szCs w:val="24"/>
          </w:rPr>
          <w:t>d</w:t>
        </w:r>
      </w:ins>
      <w:del w:id="402" w:author="Daniel Noble" w:date="2025-04-03T10:08:00Z" w16du:dateUtc="2025-04-02T23:08:00Z">
        <w:r w:rsidR="00564BB3" w:rsidDel="00285B26">
          <w:rPr>
            <w:rFonts w:ascii="Times New Roman" w:hAnsi="Times New Roman" w:cs="Times New Roman"/>
            <w:sz w:val="24"/>
            <w:szCs w:val="24"/>
          </w:rPr>
          <w:delText>s</w:delText>
        </w:r>
      </w:del>
      <w:r w:rsidRPr="00402514">
        <w:rPr>
          <w:rFonts w:ascii="Times New Roman" w:hAnsi="Times New Roman" w:cs="Times New Roman"/>
          <w:sz w:val="24"/>
          <w:szCs w:val="24"/>
        </w:rPr>
        <w:t xml:space="preserve"> 212 effect sizes from</w:t>
      </w:r>
      <w:r w:rsidR="00564BB3">
        <w:rPr>
          <w:rFonts w:ascii="Times New Roman" w:hAnsi="Times New Roman" w:cs="Times New Roman"/>
          <w:sz w:val="24"/>
          <w:szCs w:val="24"/>
        </w:rPr>
        <w:t xml:space="preserve"> </w:t>
      </w:r>
      <w:r w:rsidR="00564BB3" w:rsidRPr="00402514">
        <w:rPr>
          <w:rFonts w:ascii="Times New Roman" w:hAnsi="Times New Roman" w:cs="Times New Roman"/>
          <w:sz w:val="24"/>
          <w:szCs w:val="24"/>
        </w:rPr>
        <w:t>40 species (Supplementary Materials 7.10)</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r w:rsidRPr="00402514">
        <w:rPr>
          <w:rFonts w:ascii="Times New Roman" w:hAnsi="Times New Roman" w:cs="Times New Roman"/>
          <w:sz w:val="24"/>
          <w:szCs w:val="24"/>
        </w:rPr>
        <w:t>44 studies (Supplementary Materials 7.5)</w:t>
      </w:r>
      <w:ins w:id="403" w:author="Daniel Noble" w:date="2025-02-19T15:08:00Z" w16du:dateUtc="2025-02-19T04:08:00Z">
        <w:r w:rsidR="00765B0E">
          <w:rPr>
            <w:rFonts w:ascii="Times New Roman" w:hAnsi="Times New Roman" w:cs="Times New Roman"/>
            <w:sz w:val="24"/>
            <w:szCs w:val="24"/>
          </w:rPr>
          <w:t>.</w:t>
        </w:r>
      </w:ins>
      <w:r w:rsidRPr="00402514">
        <w:rPr>
          <w:rFonts w:ascii="Times New Roman" w:hAnsi="Times New Roman" w:cs="Times New Roman"/>
          <w:sz w:val="24"/>
          <w:szCs w:val="24"/>
        </w:rPr>
        <w:t xml:space="preserve"> </w:t>
      </w:r>
      <w:ins w:id="404" w:author="Daniel Noble" w:date="2025-02-21T09:56:00Z" w16du:dateUtc="2025-02-20T22:56:00Z">
        <w:r w:rsidR="003F51CE">
          <w:rPr>
            <w:rFonts w:ascii="Times New Roman" w:hAnsi="Times New Roman" w:cs="Times New Roman"/>
            <w:sz w:val="24"/>
            <w:szCs w:val="24"/>
          </w:rPr>
          <w:t>The dataset was dominated by invertebrates (n = 32 species) but also included vertebrate ectotherms (n = 8 species)</w:t>
        </w:r>
        <w:r w:rsidR="003F51CE" w:rsidRPr="00402514">
          <w:rPr>
            <w:rFonts w:ascii="Times New Roman" w:hAnsi="Times New Roman" w:cs="Times New Roman"/>
            <w:sz w:val="24"/>
            <w:szCs w:val="24"/>
          </w:rPr>
          <w:t xml:space="preserve">. </w:t>
        </w:r>
      </w:ins>
      <w:ins w:id="405" w:author="Daniel Noble" w:date="2025-02-19T15:08:00Z" w16du:dateUtc="2025-02-19T04:08:00Z">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98% of the stud</w:t>
        </w:r>
        <w:commentRangeStart w:id="406"/>
        <w:r w:rsidR="00765B0E">
          <w:rPr>
            <w:rFonts w:ascii="Times New Roman" w:eastAsiaTheme="minorEastAsia" w:hAnsi="Times New Roman" w:cs="Times New Roman"/>
            <w:sz w:val="24"/>
            <w:szCs w:val="24"/>
          </w:rPr>
          <w:t>ies</w:t>
        </w:r>
        <w:commentRangeEnd w:id="406"/>
        <w:r w:rsidR="00765B0E">
          <w:rPr>
            <w:rStyle w:val="CommentReference"/>
          </w:rPr>
          <w:commentReference w:id="406"/>
        </w:r>
        <w:r w:rsidR="00765B0E">
          <w:rPr>
            <w:rFonts w:ascii="Times New Roman" w:eastAsiaTheme="minorEastAsia" w:hAnsi="Times New Roman" w:cs="Times New Roman"/>
            <w:sz w:val="24"/>
            <w:szCs w:val="24"/>
          </w:rPr>
          <w:t xml:space="preserve"> used </w:t>
        </w:r>
      </w:ins>
      <w:del w:id="407" w:author="Daniel Noble" w:date="2025-02-19T15:08:00Z" w16du:dateUtc="2025-02-19T04:08:00Z">
        <w:r w:rsidRPr="00402514" w:rsidDel="00765B0E">
          <w:rPr>
            <w:rFonts w:ascii="Times New Roman" w:hAnsi="Times New Roman" w:cs="Times New Roman"/>
            <w:sz w:val="24"/>
            <w:szCs w:val="24"/>
          </w:rPr>
          <w:delText xml:space="preserve">that predominantly looked at </w:delText>
        </w:r>
      </w:del>
      <w:r w:rsidRPr="00402514">
        <w:rPr>
          <w:rFonts w:ascii="Times New Roman" w:hAnsi="Times New Roman" w:cs="Times New Roman"/>
          <w:sz w:val="24"/>
          <w:szCs w:val="24"/>
        </w:rPr>
        <w:t>diurnal temperature fluctuations (24 h cycles)</w:t>
      </w:r>
      <w:ins w:id="408" w:author="Daniel Noble" w:date="2025-02-21T09:55:00Z" w16du:dateUtc="2025-02-20T22:55:00Z">
        <w:r w:rsidR="003F51CE">
          <w:rPr>
            <w:rFonts w:ascii="Times New Roman" w:hAnsi="Times New Roman" w:cs="Times New Roman"/>
            <w:sz w:val="24"/>
            <w:szCs w:val="24"/>
          </w:rPr>
          <w:t xml:space="preserve">. </w:t>
        </w:r>
      </w:ins>
      <w:del w:id="409" w:author="Daniel Noble" w:date="2025-02-21T09:56:00Z" w16du:dateUtc="2025-02-20T22:56:00Z">
        <w:r w:rsidRPr="00402514" w:rsidDel="003F51CE">
          <w:rPr>
            <w:rFonts w:ascii="Times New Roman" w:hAnsi="Times New Roman" w:cs="Times New Roman"/>
            <w:sz w:val="24"/>
            <w:szCs w:val="24"/>
          </w:rPr>
          <w:delText xml:space="preserve">. </w:delText>
        </w:r>
      </w:del>
    </w:p>
    <w:p w14:paraId="177983B8" w14:textId="56E80E13" w:rsidR="004E6031" w:rsidRDefault="0042151F">
      <w:pPr>
        <w:spacing w:after="0" w:line="240" w:lineRule="auto"/>
        <w:ind w:firstLine="720"/>
        <w:rPr>
          <w:rFonts w:ascii="Times New Roman" w:eastAsiaTheme="minorEastAsia" w:hAnsi="Times New Roman" w:cs="Times New Roman"/>
          <w:sz w:val="24"/>
          <w:szCs w:val="24"/>
        </w:rPr>
        <w:pPrChange w:id="410" w:author="Daniel Noble" w:date="2025-02-01T13:22:00Z" w16du:dateUtc="2025-02-01T02:22:00Z">
          <w:pPr>
            <w:spacing w:after="0" w:line="480" w:lineRule="auto"/>
            <w:ind w:firstLine="720"/>
          </w:pPr>
        </w:pPrChange>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del w:id="411" w:author="Daniel Noble" w:date="2025-03-31T10:41:00Z" w16du:dateUtc="2025-03-30T23:41:00Z">
        <w:r w:rsidRPr="00402514" w:rsidDel="004361D0">
          <w:rPr>
            <w:rFonts w:ascii="Times New Roman" w:eastAsiaTheme="minorEastAsia" w:hAnsi="Times New Roman" w:cs="Times New Roman"/>
            <w:sz w:val="24"/>
            <w:szCs w:val="24"/>
          </w:rPr>
          <w:delText>-0.00</w:delText>
        </w:r>
      </w:del>
      <w:ins w:id="412" w:author="Daniel Noble" w:date="2025-03-31T10:41:00Z" w16du:dateUtc="2025-03-30T23:41:00Z">
        <w:r w:rsidR="004361D0">
          <w:rPr>
            <w:rFonts w:ascii="Times New Roman" w:eastAsiaTheme="minorEastAsia" w:hAnsi="Times New Roman" w:cs="Times New Roman"/>
            <w:sz w:val="24"/>
            <w:szCs w:val="24"/>
          </w:rPr>
          <w:t>0.0019</w:t>
        </w:r>
      </w:ins>
      <w:r w:rsidRPr="00402514">
        <w:rPr>
          <w:rFonts w:ascii="Times New Roman" w:eastAsiaTheme="minorEastAsia" w:hAnsi="Times New Roman" w:cs="Times New Roman"/>
          <w:sz w:val="24"/>
          <w:szCs w:val="24"/>
        </w:rPr>
        <w:t>; 95% CIs = [-0.</w:t>
      </w:r>
      <w:del w:id="413" w:author="Daniel Noble" w:date="2025-03-31T10:41:00Z" w16du:dateUtc="2025-03-30T23:41:00Z">
        <w:r w:rsidRPr="00402514" w:rsidDel="004361D0">
          <w:rPr>
            <w:rFonts w:ascii="Times New Roman" w:eastAsiaTheme="minorEastAsia" w:hAnsi="Times New Roman" w:cs="Times New Roman"/>
            <w:sz w:val="24"/>
            <w:szCs w:val="24"/>
          </w:rPr>
          <w:delText>02</w:delText>
        </w:r>
      </w:del>
      <w:ins w:id="414" w:author="Daniel Noble" w:date="2025-03-31T10:41:00Z" w16du:dateUtc="2025-03-30T23:41:00Z">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09</w:t>
        </w:r>
      </w:ins>
      <w:r w:rsidRPr="00402514">
        <w:rPr>
          <w:rFonts w:ascii="Times New Roman" w:eastAsiaTheme="minorEastAsia" w:hAnsi="Times New Roman" w:cs="Times New Roman"/>
          <w:sz w:val="24"/>
          <w:szCs w:val="24"/>
        </w:rPr>
        <w:t>, 0.</w:t>
      </w:r>
      <w:del w:id="415" w:author="Daniel Noble" w:date="2025-03-31T10:41:00Z" w16du:dateUtc="2025-03-30T23:41:00Z">
        <w:r w:rsidRPr="00402514" w:rsidDel="004361D0">
          <w:rPr>
            <w:rFonts w:ascii="Times New Roman" w:eastAsiaTheme="minorEastAsia" w:hAnsi="Times New Roman" w:cs="Times New Roman"/>
            <w:sz w:val="24"/>
            <w:szCs w:val="24"/>
          </w:rPr>
          <w:delText>03</w:delText>
        </w:r>
      </w:del>
      <w:ins w:id="416" w:author="Daniel Noble" w:date="2025-03-31T10:41:00Z" w16du:dateUtc="2025-03-30T23:41:00Z">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128</w:t>
        </w:r>
      </w:ins>
      <w:r w:rsidRPr="00402514">
        <w:rPr>
          <w:rFonts w:ascii="Times New Roman" w:eastAsiaTheme="minorEastAsia" w:hAnsi="Times New Roman" w:cs="Times New Roman"/>
          <w:sz w:val="24"/>
          <w:szCs w:val="24"/>
        </w:rPr>
        <w:t>]; p = 0.</w:t>
      </w:r>
      <w:del w:id="417" w:author="Daniel Noble" w:date="2025-03-31T10:41:00Z" w16du:dateUtc="2025-03-30T23:41:00Z">
        <w:r w:rsidRPr="00402514" w:rsidDel="004361D0">
          <w:rPr>
            <w:rFonts w:ascii="Times New Roman" w:eastAsiaTheme="minorEastAsia" w:hAnsi="Times New Roman" w:cs="Times New Roman"/>
            <w:sz w:val="24"/>
            <w:szCs w:val="24"/>
          </w:rPr>
          <w:delText>8732</w:delText>
        </w:r>
      </w:del>
      <w:ins w:id="418" w:author="Daniel Noble" w:date="2025-03-31T10:41:00Z" w16du:dateUtc="2025-03-30T23:41:00Z">
        <w:r w:rsidR="004361D0">
          <w:rPr>
            <w:rFonts w:ascii="Times New Roman" w:eastAsiaTheme="minorEastAsia" w:hAnsi="Times New Roman" w:cs="Times New Roman"/>
            <w:sz w:val="24"/>
            <w:szCs w:val="24"/>
          </w:rPr>
          <w:t>7296</w:t>
        </w:r>
      </w:ins>
      <w:r w:rsidRPr="00402514">
        <w:rPr>
          <w:rFonts w:ascii="Times New Roman" w:eastAsiaTheme="minorEastAsia" w:hAnsi="Times New Roman" w:cs="Times New Roman"/>
          <w:sz w:val="24"/>
          <w:szCs w:val="24"/>
        </w:rPr>
        <w:t>; n = 212</w:t>
      </w:r>
      <w:ins w:id="419" w:author="Daniel Noble" w:date="2025-02-22T12:05:00Z" w16du:dateUtc="2025-02-22T01:05:00Z">
        <w:r w:rsidR="00445248">
          <w:rPr>
            <w:rFonts w:ascii="Times New Roman" w:eastAsiaTheme="minorEastAsia" w:hAnsi="Times New Roman" w:cs="Times New Roman"/>
            <w:sz w:val="24"/>
            <w:szCs w:val="24"/>
          </w:rPr>
          <w:t>, Figure 2a</w:t>
        </w:r>
      </w:ins>
      <w:r w:rsidRPr="00402514">
        <w:rPr>
          <w:rFonts w:ascii="Times New Roman" w:hAnsi="Times New Roman" w:cs="Times New Roman"/>
          <w:sz w:val="24"/>
          <w:szCs w:val="24"/>
        </w:rPr>
        <w:t>) and the subsequent subset analyses (</w:t>
      </w:r>
      <w:ins w:id="420" w:author="Daniel Noble" w:date="2025-02-22T12:06:00Z" w16du:dateUtc="2025-02-22T01:06:00Z">
        <w:r w:rsidR="00445248">
          <w:rPr>
            <w:rFonts w:ascii="Times New Roman" w:hAnsi="Times New Roman" w:cs="Times New Roman"/>
            <w:sz w:val="24"/>
            <w:szCs w:val="24"/>
          </w:rPr>
          <w:t xml:space="preserve">Figure 2b &amp; </w:t>
        </w:r>
      </w:ins>
      <w:r w:rsidRPr="00402514">
        <w:rPr>
          <w:rFonts w:ascii="Times New Roman" w:hAnsi="Times New Roman" w:cs="Times New Roman"/>
          <w:sz w:val="24"/>
          <w:szCs w:val="24"/>
        </w:rPr>
        <w:t xml:space="preserve">Supplementary Materials 7.12), the mean plastic responses were not significantly different between constant and fluctuating thermal environments (Figure </w:t>
      </w:r>
      <w:ins w:id="421" w:author="Daniel Noble" w:date="2025-02-22T12:06:00Z" w16du:dateUtc="2025-02-22T01:06:00Z">
        <w:r w:rsidR="00445248">
          <w:rPr>
            <w:rFonts w:ascii="Times New Roman" w:hAnsi="Times New Roman" w:cs="Times New Roman"/>
            <w:sz w:val="24"/>
            <w:szCs w:val="24"/>
          </w:rPr>
          <w:t>2</w:t>
        </w:r>
      </w:ins>
      <w:del w:id="422" w:author="Daniel Noble" w:date="2025-02-22T12:06:00Z" w16du:dateUtc="2025-02-22T01:06:00Z">
        <w:r w:rsidRPr="00402514" w:rsidDel="00445248">
          <w:rPr>
            <w:rFonts w:ascii="Times New Roman" w:hAnsi="Times New Roman" w:cs="Times New Roman"/>
            <w:sz w:val="24"/>
            <w:szCs w:val="24"/>
          </w:rPr>
          <w:delText>3</w:delText>
        </w:r>
      </w:del>
      <w:r w:rsidRPr="00402514">
        <w:rPr>
          <w:rFonts w:ascii="Times New Roman" w:hAnsi="Times New Roman" w:cs="Times New Roman"/>
          <w:sz w:val="24"/>
          <w:szCs w:val="24"/>
        </w:rPr>
        <w:t xml:space="preserve">). Total heterogeneity </w:t>
      </w:r>
      <w:ins w:id="423" w:author="Daniel Noble" w:date="2025-04-03T10:59:00Z" w16du:dateUtc="2025-04-02T23:59:00Z">
        <w:r w:rsidR="005C221F">
          <w:rPr>
            <w:rFonts w:ascii="Times New Roman" w:hAnsi="Times New Roman" w:cs="Times New Roman"/>
            <w:sz w:val="24"/>
            <w:szCs w:val="24"/>
          </w:rPr>
          <w:t xml:space="preserve">however </w:t>
        </w:r>
      </w:ins>
      <w:r w:rsidRPr="00402514">
        <w:rPr>
          <w:rFonts w:ascii="Times New Roman" w:hAnsi="Times New Roman" w:cs="Times New Roman"/>
          <w:sz w:val="24"/>
          <w:szCs w:val="24"/>
        </w:rPr>
        <w:t xml:space="preserve">was </w:t>
      </w:r>
      <w:del w:id="424" w:author="Daniel Noble" w:date="2025-03-31T10:58:00Z" w16du:dateUtc="2025-03-30T23:58:00Z">
        <w:r w:rsidRPr="00402514" w:rsidDel="00C65505">
          <w:rPr>
            <w:rFonts w:ascii="Times New Roman" w:hAnsi="Times New Roman" w:cs="Times New Roman"/>
            <w:sz w:val="24"/>
            <w:szCs w:val="24"/>
          </w:rPr>
          <w:delText xml:space="preserve">extremely </w:delText>
        </w:r>
      </w:del>
      <w:del w:id="425" w:author="Daniel Noble" w:date="2025-03-31T10:42:00Z" w16du:dateUtc="2025-03-30T23:42:00Z">
        <w:r w:rsidRPr="00402514" w:rsidDel="004361D0">
          <w:rPr>
            <w:rFonts w:ascii="Times New Roman" w:hAnsi="Times New Roman" w:cs="Times New Roman"/>
            <w:sz w:val="24"/>
            <w:szCs w:val="24"/>
          </w:rPr>
          <w:delText xml:space="preserve">low </w:delText>
        </w:r>
      </w:del>
      <w:ins w:id="426" w:author="Daniel Noble" w:date="2025-03-31T10:42:00Z" w16du:dateUtc="2025-03-30T23:42:00Z">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ins>
      <w:ins w:id="427" w:author="Daniel Noble" w:date="2025-03-31T12:04:00Z" w16du:dateUtc="2025-03-31T01:04:00Z">
        <w:r w:rsidR="00200B6D">
          <w:rPr>
            <w:rFonts w:ascii="Times New Roman" w:hAnsi="Times New Roman" w:cs="Times New Roman"/>
            <w:sz w:val="24"/>
            <w:szCs w:val="24"/>
          </w:rPr>
          <w:t xml:space="preserve">overall </w:t>
        </w:r>
      </w:ins>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del w:id="428" w:author="Daniel Noble" w:date="2025-03-31T10:42:00Z" w16du:dateUtc="2025-03-30T23:42:00Z">
        <w:r w:rsidRPr="00402514" w:rsidDel="004361D0">
          <w:rPr>
            <w:rFonts w:ascii="Times New Roman" w:eastAsiaTheme="minorEastAsia" w:hAnsi="Times New Roman" w:cs="Times New Roman"/>
            <w:sz w:val="24"/>
            <w:szCs w:val="24"/>
          </w:rPr>
          <w:delText>0.00</w:delText>
        </w:r>
      </w:del>
      <w:ins w:id="429" w:author="Daniel Noble" w:date="2025-03-31T10:42:00Z" w16du:dateUtc="2025-03-30T23:42:00Z">
        <w:r w:rsidR="004361D0">
          <w:rPr>
            <w:rFonts w:ascii="Times New Roman" w:eastAsiaTheme="minorEastAsia" w:hAnsi="Times New Roman" w:cs="Times New Roman"/>
            <w:sz w:val="24"/>
            <w:szCs w:val="24"/>
          </w:rPr>
          <w:t>99.35</w:t>
        </w:r>
      </w:ins>
      <w:r w:rsidRPr="00402514">
        <w:rPr>
          <w:rFonts w:ascii="Times New Roman" w:eastAsiaTheme="minorEastAsia" w:hAnsi="Times New Roman" w:cs="Times New Roman"/>
          <w:sz w:val="24"/>
          <w:szCs w:val="24"/>
        </w:rPr>
        <w:t xml:space="preserve">%), </w:t>
      </w:r>
      <w:del w:id="430" w:author="Daniel Noble" w:date="2025-03-31T10:42:00Z" w16du:dateUtc="2025-03-30T23:42:00Z">
        <w:r w:rsidRPr="00402514" w:rsidDel="004361D0">
          <w:rPr>
            <w:rFonts w:ascii="Times New Roman" w:eastAsiaTheme="minorEastAsia" w:hAnsi="Times New Roman" w:cs="Times New Roman"/>
            <w:sz w:val="24"/>
            <w:szCs w:val="24"/>
          </w:rPr>
          <w:delText>and the random effects in the MLMA models did not explain a significant proportion of variation</w:delText>
        </w:r>
      </w:del>
      <w:ins w:id="431" w:author="Daniel Noble" w:date="2025-03-31T10:42:00Z" w16du:dateUtc="2025-03-30T23:42:00Z">
        <w:r w:rsidR="004361D0">
          <w:rPr>
            <w:rFonts w:ascii="Times New Roman" w:eastAsiaTheme="minorEastAsia" w:hAnsi="Times New Roman" w:cs="Times New Roman"/>
            <w:sz w:val="24"/>
            <w:szCs w:val="24"/>
          </w:rPr>
          <w:t xml:space="preserve">with substantial </w:t>
        </w:r>
      </w:ins>
      <w:ins w:id="432" w:author="Daniel Noble" w:date="2025-03-31T10:56:00Z" w16du:dateUtc="2025-03-30T23:56:00Z">
        <w:r w:rsidR="000E6417">
          <w:rPr>
            <w:rFonts w:ascii="Times New Roman" w:eastAsiaTheme="minorEastAsia" w:hAnsi="Times New Roman" w:cs="Times New Roman"/>
            <w:sz w:val="24"/>
            <w:szCs w:val="24"/>
          </w:rPr>
          <w:t>b</w:t>
        </w:r>
      </w:ins>
      <w:ins w:id="433" w:author="Daniel Noble" w:date="2025-03-31T10:42:00Z" w16du:dateUtc="2025-03-30T23:42:00Z">
        <w:r w:rsidR="004361D0">
          <w:rPr>
            <w:rFonts w:ascii="Times New Roman" w:eastAsiaTheme="minorEastAsia" w:hAnsi="Times New Roman" w:cs="Times New Roman"/>
            <w:sz w:val="24"/>
            <w:szCs w:val="24"/>
          </w:rPr>
          <w:t xml:space="preserve">etween study </w:t>
        </w:r>
      </w:ins>
      <w:ins w:id="434" w:author="Daniel Noble" w:date="2025-03-31T10:57:00Z" w16du:dateUtc="2025-03-30T23:57:00Z">
        <w:r w:rsidR="0026760B">
          <w:rPr>
            <w:rFonts w:ascii="Times New Roman" w:eastAsiaTheme="minorEastAsia" w:hAnsi="Times New Roman" w:cs="Times New Roman"/>
            <w:sz w:val="24"/>
            <w:szCs w:val="24"/>
          </w:rPr>
          <w:t>(~</w:t>
        </w:r>
      </w:ins>
      <w:ins w:id="435" w:author="Daniel Noble" w:date="2025-03-31T12:04:00Z" w16du:dateUtc="2025-03-31T01:04:00Z">
        <w:r w:rsidR="00200B6D">
          <w:rPr>
            <w:rFonts w:ascii="Times New Roman" w:eastAsiaTheme="minorEastAsia" w:hAnsi="Times New Roman" w:cs="Times New Roman"/>
            <w:sz w:val="24"/>
            <w:szCs w:val="24"/>
          </w:rPr>
          <w:t>38</w:t>
        </w:r>
      </w:ins>
      <w:ins w:id="436" w:author="Daniel Noble" w:date="2025-03-31T10:57:00Z" w16du:dateUtc="2025-03-30T23:57:00Z">
        <w:r w:rsidR="0026760B">
          <w:rPr>
            <w:rFonts w:ascii="Times New Roman" w:eastAsiaTheme="minorEastAsia" w:hAnsi="Times New Roman" w:cs="Times New Roman"/>
            <w:sz w:val="24"/>
            <w:szCs w:val="24"/>
          </w:rPr>
          <w:t xml:space="preserve">%) </w:t>
        </w:r>
      </w:ins>
      <w:ins w:id="437" w:author="Daniel Noble" w:date="2025-03-31T10:42:00Z" w16du:dateUtc="2025-03-30T23:42:00Z">
        <w:r w:rsidR="004361D0">
          <w:rPr>
            <w:rFonts w:ascii="Times New Roman" w:eastAsiaTheme="minorEastAsia" w:hAnsi="Times New Roman" w:cs="Times New Roman"/>
            <w:sz w:val="24"/>
            <w:szCs w:val="24"/>
          </w:rPr>
          <w:t xml:space="preserve">and within-study </w:t>
        </w:r>
      </w:ins>
      <w:ins w:id="438" w:author="Daniel Noble" w:date="2025-03-31T10:56:00Z" w16du:dateUtc="2025-03-30T23:56:00Z">
        <w:r w:rsidR="000E6417">
          <w:rPr>
            <w:rFonts w:ascii="Times New Roman" w:eastAsiaTheme="minorEastAsia" w:hAnsi="Times New Roman" w:cs="Times New Roman"/>
            <w:sz w:val="24"/>
            <w:szCs w:val="24"/>
          </w:rPr>
          <w:t>heterogeneity</w:t>
        </w:r>
      </w:ins>
      <w:ins w:id="439" w:author="Daniel Noble" w:date="2025-03-31T10:58:00Z" w16du:dateUtc="2025-03-30T23:58:00Z">
        <w:r w:rsidR="0026760B">
          <w:rPr>
            <w:rFonts w:ascii="Times New Roman" w:eastAsiaTheme="minorEastAsia" w:hAnsi="Times New Roman" w:cs="Times New Roman"/>
            <w:sz w:val="24"/>
            <w:szCs w:val="24"/>
          </w:rPr>
          <w:t xml:space="preserve"> (~</w:t>
        </w:r>
      </w:ins>
      <w:ins w:id="440" w:author="Daniel Noble" w:date="2025-03-31T12:05:00Z" w16du:dateUtc="2025-03-31T01:05:00Z">
        <w:r w:rsidR="00200B6D">
          <w:rPr>
            <w:rFonts w:ascii="Times New Roman" w:eastAsiaTheme="minorEastAsia" w:hAnsi="Times New Roman" w:cs="Times New Roman"/>
            <w:sz w:val="24"/>
            <w:szCs w:val="24"/>
          </w:rPr>
          <w:t>52</w:t>
        </w:r>
      </w:ins>
      <w:ins w:id="441" w:author="Daniel Noble" w:date="2025-03-31T10:58:00Z" w16du:dateUtc="2025-03-30T23:58:00Z">
        <w:r w:rsidR="0026760B">
          <w:rPr>
            <w:rFonts w:ascii="Times New Roman" w:eastAsiaTheme="minorEastAsia" w:hAnsi="Times New Roman" w:cs="Times New Roman"/>
            <w:sz w:val="24"/>
            <w:szCs w:val="24"/>
          </w:rPr>
          <w:t>%)</w:t>
        </w:r>
      </w:ins>
      <w:ins w:id="442" w:author="Daniel Noble" w:date="2025-03-31T10:57:00Z" w16du:dateUtc="2025-03-30T23:57:00Z">
        <w:r w:rsidR="0026760B">
          <w:rPr>
            <w:rFonts w:ascii="Times New Roman" w:eastAsiaTheme="minorEastAsia" w:hAnsi="Times New Roman" w:cs="Times New Roman"/>
            <w:sz w:val="24"/>
            <w:szCs w:val="24"/>
          </w:rPr>
          <w:t xml:space="preserve">. </w:t>
        </w:r>
      </w:ins>
      <w:ins w:id="443" w:author="Daniel Noble" w:date="2025-03-31T10:59:00Z" w16du:dateUtc="2025-03-30T23:59:00Z">
        <w:r w:rsidR="00C65505">
          <w:rPr>
            <w:rFonts w:ascii="Times New Roman" w:eastAsiaTheme="minorEastAsia" w:hAnsi="Times New Roman" w:cs="Times New Roman"/>
            <w:sz w:val="24"/>
            <w:szCs w:val="24"/>
          </w:rPr>
          <w:t>L</w:t>
        </w:r>
      </w:ins>
      <w:ins w:id="444" w:author="Daniel Noble" w:date="2025-03-31T10:57:00Z" w16du:dateUtc="2025-03-30T23:57:00Z">
        <w:r w:rsidR="0026760B">
          <w:rPr>
            <w:rFonts w:ascii="Times New Roman" w:eastAsiaTheme="minorEastAsia" w:hAnsi="Times New Roman" w:cs="Times New Roman"/>
            <w:sz w:val="24"/>
            <w:szCs w:val="24"/>
          </w:rPr>
          <w:t xml:space="preserve">ittle between species heterogeneity </w:t>
        </w:r>
      </w:ins>
      <w:ins w:id="445" w:author="Daniel Noble" w:date="2025-03-31T10:59:00Z" w16du:dateUtc="2025-03-30T23:59:00Z">
        <w:r w:rsidR="00C65505">
          <w:rPr>
            <w:rFonts w:ascii="Times New Roman" w:eastAsiaTheme="minorEastAsia" w:hAnsi="Times New Roman" w:cs="Times New Roman"/>
            <w:sz w:val="24"/>
            <w:szCs w:val="24"/>
          </w:rPr>
          <w:t xml:space="preserve">was identified </w:t>
        </w:r>
      </w:ins>
      <w:del w:id="446" w:author="Daniel Noble" w:date="2025-03-31T10:57:00Z" w16du:dateUtc="2025-03-30T23:57:00Z">
        <w:r w:rsidRPr="00402514" w:rsidDel="0026760B">
          <w:rPr>
            <w:rFonts w:ascii="Times New Roman" w:eastAsiaTheme="minorEastAsia" w:hAnsi="Times New Roman" w:cs="Times New Roman"/>
            <w:sz w:val="24"/>
            <w:szCs w:val="24"/>
          </w:rPr>
          <w:delText xml:space="preserve"> </w:delText>
        </w:r>
      </w:del>
      <w:r w:rsidRPr="00402514">
        <w:rPr>
          <w:rFonts w:ascii="Times New Roman" w:eastAsiaTheme="minorEastAsia" w:hAnsi="Times New Roman" w:cs="Times New Roman"/>
          <w:sz w:val="24"/>
          <w:szCs w:val="24"/>
        </w:rPr>
        <w:t>(</w:t>
      </w:r>
      <w:ins w:id="447" w:author="Daniel Noble" w:date="2025-03-31T12:05:00Z" w16du:dateUtc="2025-03-31T01:05:00Z">
        <w:r w:rsidR="00200B6D">
          <w:rPr>
            <w:rFonts w:ascii="Times New Roman" w:eastAsiaTheme="minorEastAsia" w:hAnsi="Times New Roman" w:cs="Times New Roman"/>
            <w:sz w:val="24"/>
            <w:szCs w:val="24"/>
          </w:rPr>
          <w:t xml:space="preserve">phylogeny and species both 0% </w:t>
        </w:r>
      </w:ins>
      <w:ins w:id="448" w:author="Daniel Noble" w:date="2025-04-03T10:09:00Z" w16du:dateUtc="2025-04-02T23:09:00Z">
        <w:r w:rsidR="00285B26">
          <w:rPr>
            <w:rFonts w:ascii="Times New Roman" w:eastAsiaTheme="minorEastAsia" w:hAnsi="Times New Roman" w:cs="Times New Roman"/>
            <w:sz w:val="24"/>
            <w:szCs w:val="24"/>
          </w:rPr>
          <w:t>–</w:t>
        </w:r>
      </w:ins>
      <w:ins w:id="449" w:author="Daniel Noble" w:date="2025-03-31T12:05:00Z" w16du:dateUtc="2025-03-31T01:05:00Z">
        <w:r w:rsidR="00200B6D">
          <w:rPr>
            <w:rFonts w:ascii="Times New Roman" w:eastAsiaTheme="minorEastAsia" w:hAnsi="Times New Roman" w:cs="Times New Roman"/>
            <w:sz w:val="24"/>
            <w:szCs w:val="24"/>
          </w:rPr>
          <w:t xml:space="preserve"> see full </w:t>
        </w:r>
      </w:ins>
      <w:r w:rsidRPr="00402514">
        <w:rPr>
          <w:rFonts w:ascii="Times New Roman" w:eastAsiaTheme="minorEastAsia" w:hAnsi="Times New Roman" w:cs="Times New Roman"/>
          <w:sz w:val="24"/>
          <w:szCs w:val="24"/>
        </w:rPr>
        <w:t xml:space="preserve">heterogeneity statistics </w:t>
      </w:r>
      <w:del w:id="450" w:author="Daniel Noble" w:date="2025-03-31T12:05:00Z" w16du:dateUtc="2025-03-31T01:05:00Z">
        <w:r w:rsidRPr="00402514" w:rsidDel="00200B6D">
          <w:rPr>
            <w:rFonts w:ascii="Times New Roman" w:eastAsiaTheme="minorEastAsia" w:hAnsi="Times New Roman" w:cs="Times New Roman"/>
            <w:sz w:val="24"/>
            <w:szCs w:val="24"/>
          </w:rPr>
          <w:delText xml:space="preserve">for each subset analyses </w:delText>
        </w:r>
      </w:del>
      <w:r w:rsidRPr="00402514">
        <w:rPr>
          <w:rFonts w:ascii="Times New Roman" w:eastAsiaTheme="minorEastAsia" w:hAnsi="Times New Roman" w:cs="Times New Roman"/>
          <w:sz w:val="24"/>
          <w:szCs w:val="24"/>
        </w:rPr>
        <w:t xml:space="preserve">in Supplementary Materials 7.13). </w:t>
      </w:r>
      <w:del w:id="451" w:author="Daniel Noble" w:date="2025-03-31T10:56:00Z" w16du:dateUtc="2025-03-30T23:56:00Z">
        <w:r w:rsidRPr="00402514" w:rsidDel="000E6417">
          <w:rPr>
            <w:rFonts w:ascii="Times New Roman" w:eastAsiaTheme="minorEastAsia" w:hAnsi="Times New Roman" w:cs="Times New Roman"/>
            <w:sz w:val="24"/>
            <w:szCs w:val="24"/>
          </w:rPr>
          <w:delText xml:space="preserve">An extremely low </w:delText>
        </w:r>
        <w:r w:rsidRPr="00402514" w:rsidDel="000E6417">
          <w:rPr>
            <w:rFonts w:ascii="Times New Roman" w:eastAsiaTheme="minorEastAsia" w:hAnsi="Times New Roman" w:cs="Times New Roman"/>
            <w:i/>
            <w:iCs/>
            <w:sz w:val="24"/>
            <w:szCs w:val="24"/>
          </w:rPr>
          <w:delText>I</w:delText>
        </w:r>
        <w:r w:rsidRPr="00402514" w:rsidDel="000E6417">
          <w:rPr>
            <w:rFonts w:ascii="Times New Roman" w:eastAsiaTheme="minorEastAsia" w:hAnsi="Times New Roman" w:cs="Times New Roman"/>
            <w:i/>
            <w:iCs/>
            <w:sz w:val="24"/>
            <w:szCs w:val="24"/>
            <w:vertAlign w:val="superscript"/>
          </w:rPr>
          <w:delText>2</w:delText>
        </w:r>
        <w:r w:rsidRPr="00402514" w:rsidDel="000E6417">
          <w:rPr>
            <w:rFonts w:ascii="Times New Roman" w:eastAsiaTheme="minorEastAsia" w:hAnsi="Times New Roman" w:cs="Times New Roman"/>
            <w:i/>
            <w:iCs/>
            <w:sz w:val="24"/>
            <w:szCs w:val="24"/>
            <w:vertAlign w:val="subscript"/>
          </w:rPr>
          <w:delText xml:space="preserve">Total </w:delText>
        </w:r>
      </w:del>
      <w:del w:id="452" w:author="Daniel Noble" w:date="2025-02-22T09:14:00Z" w16du:dateUtc="2025-02-21T22:14:00Z">
        <w:r w:rsidRPr="00402514" w:rsidDel="00212634">
          <w:rPr>
            <w:rFonts w:ascii="Times New Roman" w:eastAsiaTheme="minorEastAsia" w:hAnsi="Times New Roman" w:cs="Times New Roman"/>
            <w:sz w:val="24"/>
            <w:szCs w:val="24"/>
          </w:rPr>
          <w:delText xml:space="preserve">could </w:delText>
        </w:r>
      </w:del>
      <w:del w:id="453" w:author="Daniel Noble" w:date="2025-03-31T10:56:00Z" w16du:dateUtc="2025-03-30T23:56:00Z">
        <w:r w:rsidRPr="00402514" w:rsidDel="000E6417">
          <w:rPr>
            <w:rFonts w:ascii="Times New Roman" w:eastAsiaTheme="minorEastAsia" w:hAnsi="Times New Roman" w:cs="Times New Roman"/>
            <w:sz w:val="24"/>
            <w:szCs w:val="24"/>
          </w:rPr>
          <w:delText xml:space="preserve">indicate that </w:delText>
        </w:r>
      </w:del>
      <w:del w:id="454" w:author="Daniel Noble" w:date="2025-02-22T09:15:00Z" w16du:dateUtc="2025-02-21T22:15:00Z">
        <w:r w:rsidRPr="00402514" w:rsidDel="00212634">
          <w:rPr>
            <w:rFonts w:ascii="Times New Roman" w:eastAsiaTheme="minorEastAsia" w:hAnsi="Times New Roman" w:cs="Times New Roman"/>
            <w:sz w:val="24"/>
            <w:szCs w:val="24"/>
          </w:rPr>
          <w:delText xml:space="preserve">heterogeneity in our data </w:delText>
        </w:r>
      </w:del>
      <w:del w:id="455" w:author="Daniel Noble" w:date="2025-03-31T10:56:00Z" w16du:dateUtc="2025-03-30T23:56:00Z">
        <w:r w:rsidRPr="00402514" w:rsidDel="000E6417">
          <w:rPr>
            <w:rFonts w:ascii="Times New Roman" w:eastAsiaTheme="minorEastAsia" w:hAnsi="Times New Roman" w:cs="Times New Roman"/>
            <w:sz w:val="24"/>
            <w:szCs w:val="24"/>
          </w:rPr>
          <w:delText xml:space="preserve">is predominantly due to </w:delText>
        </w:r>
      </w:del>
      <w:del w:id="456" w:author="Daniel Noble" w:date="2025-02-22T09:15:00Z" w16du:dateUtc="2025-02-21T22:15:00Z">
        <w:r w:rsidRPr="00402514" w:rsidDel="00212634">
          <w:rPr>
            <w:rFonts w:ascii="Times New Roman" w:eastAsiaTheme="minorEastAsia" w:hAnsi="Times New Roman" w:cs="Times New Roman"/>
            <w:sz w:val="24"/>
            <w:szCs w:val="24"/>
          </w:rPr>
          <w:delText>within-study rather than between-study variability</w:delText>
        </w:r>
      </w:del>
      <w:del w:id="457" w:author="Daniel Noble" w:date="2025-03-31T10:56:00Z" w16du:dateUtc="2025-03-30T23:56:00Z">
        <w:r w:rsidRPr="00402514" w:rsidDel="000E6417">
          <w:rPr>
            <w:rFonts w:ascii="Times New Roman" w:eastAsiaTheme="minorEastAsia" w:hAnsi="Times New Roman" w:cs="Times New Roman"/>
            <w:sz w:val="24"/>
            <w:szCs w:val="24"/>
          </w:rPr>
          <w:delText xml:space="preserve">. </w:delText>
        </w:r>
      </w:del>
    </w:p>
    <w:p w14:paraId="1D487BE8" w14:textId="497F9EF0" w:rsidR="00FF0BA9" w:rsidRDefault="005C221F">
      <w:pPr>
        <w:spacing w:after="0" w:line="240" w:lineRule="auto"/>
        <w:ind w:firstLine="720"/>
        <w:rPr>
          <w:rFonts w:ascii="Times New Roman" w:eastAsiaTheme="minorEastAsia" w:hAnsi="Times New Roman" w:cs="Times New Roman"/>
          <w:sz w:val="24"/>
          <w:szCs w:val="24"/>
        </w:rPr>
        <w:pPrChange w:id="458" w:author="Daniel Noble" w:date="2025-02-01T13:22:00Z" w16du:dateUtc="2025-02-01T02:22:00Z">
          <w:pPr>
            <w:spacing w:after="0" w:line="480" w:lineRule="auto"/>
            <w:ind w:firstLine="720"/>
          </w:pPr>
        </w:pPrChange>
      </w:pPr>
      <w:ins w:id="459" w:author="Daniel Noble" w:date="2025-04-03T11:00:00Z" w16du:dateUtc="2025-04-03T00:00:00Z">
        <w:r>
          <w:rPr>
            <w:rFonts w:ascii="Times New Roman" w:hAnsi="Times New Roman" w:cs="Times New Roman"/>
            <w:sz w:val="24"/>
            <w:szCs w:val="24"/>
          </w:rPr>
          <w:t xml:space="preserve">We explored a priori factors we expected would explain the high heterogeneity. </w:t>
        </w:r>
      </w:ins>
      <w:r w:rsidR="0042151F" w:rsidRPr="00402514">
        <w:rPr>
          <w:rFonts w:ascii="Times New Roman" w:hAnsi="Times New Roman" w:cs="Times New Roman"/>
          <w:sz w:val="24"/>
          <w:szCs w:val="24"/>
        </w:rPr>
        <w:t xml:space="preserve">There were no significant differences in phenotypic plasticity between fluctuating and constant thermal environments </w:t>
      </w:r>
      <w:del w:id="460" w:author="Daniel Noble" w:date="2025-02-18T11:56:00Z" w16du:dateUtc="2025-02-18T00:56:00Z">
        <w:r w:rsidR="0042151F" w:rsidRPr="00402514" w:rsidDel="00173BDF">
          <w:rPr>
            <w:rFonts w:ascii="Times New Roman" w:hAnsi="Times New Roman" w:cs="Times New Roman"/>
            <w:sz w:val="24"/>
            <w:szCs w:val="24"/>
          </w:rPr>
          <w:delText xml:space="preserve">in </w:delText>
        </w:r>
      </w:del>
      <w:ins w:id="461" w:author="Daniel Noble" w:date="2025-02-18T11:56:00Z" w16du:dateUtc="2025-02-18T00:56:00Z">
        <w:r w:rsidR="00173BDF">
          <w:rPr>
            <w:rFonts w:ascii="Times New Roman" w:hAnsi="Times New Roman" w:cs="Times New Roman"/>
            <w:sz w:val="24"/>
            <w:szCs w:val="24"/>
          </w:rPr>
          <w:t xml:space="preserve">across </w:t>
        </w:r>
      </w:ins>
      <w:del w:id="462" w:author="Daniel Noble" w:date="2025-04-03T09:58:00Z" w16du:dateUtc="2025-04-02T22:58:00Z">
        <w:r w:rsidR="0042151F" w:rsidRPr="00402514" w:rsidDel="002B55B2">
          <w:rPr>
            <w:rFonts w:ascii="Times New Roman" w:hAnsi="Times New Roman" w:cs="Times New Roman"/>
            <w:sz w:val="24"/>
            <w:szCs w:val="24"/>
          </w:rPr>
          <w:delText xml:space="preserve">different </w:delText>
        </w:r>
      </w:del>
      <w:ins w:id="463" w:author="Daniel Noble" w:date="2025-04-03T09:58:00Z" w16du:dateUtc="2025-04-02T22:58:00Z">
        <w:r w:rsidR="002B55B2">
          <w:rPr>
            <w:rFonts w:ascii="Times New Roman" w:hAnsi="Times New Roman" w:cs="Times New Roman"/>
            <w:sz w:val="24"/>
            <w:szCs w:val="24"/>
          </w:rPr>
          <w:t>broad</w:t>
        </w:r>
        <w:r w:rsidR="002B55B2" w:rsidRPr="00402514">
          <w:rPr>
            <w:rFonts w:ascii="Times New Roman" w:hAnsi="Times New Roman" w:cs="Times New Roman"/>
            <w:sz w:val="24"/>
            <w:szCs w:val="24"/>
          </w:rPr>
          <w:t xml:space="preserve"> </w:t>
        </w:r>
      </w:ins>
      <w:r w:rsidR="0042151F" w:rsidRPr="00402514">
        <w:rPr>
          <w:rFonts w:ascii="Times New Roman" w:hAnsi="Times New Roman" w:cs="Times New Roman"/>
          <w:sz w:val="24"/>
          <w:szCs w:val="24"/>
        </w:rPr>
        <w:t xml:space="preserve">trait categories (Figure </w:t>
      </w:r>
      <w:ins w:id="464" w:author="Daniel Noble" w:date="2025-02-22T12:07:00Z" w16du:dateUtc="2025-02-22T01:07:00Z">
        <w:r w:rsidR="00445248">
          <w:rPr>
            <w:rFonts w:ascii="Times New Roman" w:hAnsi="Times New Roman" w:cs="Times New Roman"/>
            <w:sz w:val="24"/>
            <w:szCs w:val="24"/>
          </w:rPr>
          <w:t>3</w:t>
        </w:r>
      </w:ins>
      <w:ins w:id="465" w:author="Daniel Noble" w:date="2025-04-03T09:59:00Z" w16du:dateUtc="2025-04-02T22:59:00Z">
        <w:r w:rsidR="002B55B2">
          <w:rPr>
            <w:rFonts w:ascii="Times New Roman" w:hAnsi="Times New Roman" w:cs="Times New Roman"/>
            <w:sz w:val="24"/>
            <w:szCs w:val="24"/>
          </w:rPr>
          <w:t>a</w:t>
        </w:r>
      </w:ins>
      <w:del w:id="466" w:author="Daniel Noble" w:date="2025-02-22T12:07:00Z" w16du:dateUtc="2025-02-22T01:07:00Z">
        <w:r w:rsidR="0042151F" w:rsidRPr="00402514" w:rsidDel="00445248">
          <w:rPr>
            <w:rFonts w:ascii="Times New Roman" w:hAnsi="Times New Roman" w:cs="Times New Roman"/>
            <w:sz w:val="24"/>
            <w:szCs w:val="24"/>
          </w:rPr>
          <w:delText>4</w:delText>
        </w:r>
      </w:del>
      <w:r w:rsidR="0042151F" w:rsidRPr="00402514">
        <w:rPr>
          <w:rFonts w:ascii="Times New Roman" w:hAnsi="Times New Roman" w:cs="Times New Roman"/>
          <w:sz w:val="24"/>
          <w:szCs w:val="24"/>
        </w:rPr>
        <w:t>)</w:t>
      </w:r>
      <w:ins w:id="467" w:author="Daniel Noble" w:date="2025-04-03T09:59:00Z" w16du:dateUtc="2025-04-02T22:59:00Z">
        <w:r w:rsidR="002B55B2">
          <w:rPr>
            <w:rFonts w:ascii="Times New Roman" w:hAnsi="Times New Roman" w:cs="Times New Roman"/>
            <w:sz w:val="24"/>
            <w:szCs w:val="24"/>
          </w:rPr>
          <w:t>, but small effects were observed for specific trait categories where enough data existed (Figure 3b)</w:t>
        </w:r>
      </w:ins>
      <w:del w:id="468" w:author="Daniel Noble" w:date="2025-02-22T12:06:00Z" w16du:dateUtc="2025-02-22T01:06:00Z">
        <w:r w:rsidR="0042151F" w:rsidRPr="00402514" w:rsidDel="00445248">
          <w:rPr>
            <w:rFonts w:ascii="Times New Roman" w:hAnsi="Times New Roman" w:cs="Times New Roman"/>
            <w:sz w:val="24"/>
            <w:szCs w:val="24"/>
          </w:rPr>
          <w:delText xml:space="preserve"> or </w:delText>
        </w:r>
      </w:del>
      <w:del w:id="469" w:author="Daniel Noble" w:date="2025-02-18T11:57:00Z" w16du:dateUtc="2025-02-18T00:57:00Z">
        <w:r w:rsidR="0042151F" w:rsidRPr="00402514" w:rsidDel="00173BDF">
          <w:rPr>
            <w:rFonts w:ascii="Times New Roman" w:hAnsi="Times New Roman" w:cs="Times New Roman"/>
            <w:sz w:val="24"/>
            <w:szCs w:val="24"/>
          </w:rPr>
          <w:delText xml:space="preserve">in </w:delText>
        </w:r>
      </w:del>
      <w:del w:id="470" w:author="Daniel Noble" w:date="2025-02-22T12:06:00Z" w16du:dateUtc="2025-02-22T01:06:00Z">
        <w:r w:rsidR="0042151F" w:rsidRPr="00402514" w:rsidDel="00445248">
          <w:rPr>
            <w:rFonts w:ascii="Times New Roman" w:hAnsi="Times New Roman" w:cs="Times New Roman"/>
            <w:sz w:val="24"/>
            <w:szCs w:val="24"/>
          </w:rPr>
          <w:delText>specific phenotypic traits (Figure 5)</w:delText>
        </w:r>
      </w:del>
      <w:r w:rsidR="0042151F" w:rsidRPr="00402514">
        <w:rPr>
          <w:rFonts w:ascii="Times New Roman" w:hAnsi="Times New Roman" w:cs="Times New Roman"/>
          <w:sz w:val="24"/>
          <w:szCs w:val="24"/>
        </w:rPr>
        <w:t xml:space="preserve">. </w:t>
      </w:r>
      <w:ins w:id="471" w:author="Daniel Noble" w:date="2025-04-03T09:59:00Z" w16du:dateUtc="2025-04-02T22:59:00Z">
        <w:r w:rsidR="002B55B2">
          <w:rPr>
            <w:rFonts w:ascii="Times New Roman" w:hAnsi="Times New Roman" w:cs="Times New Roman"/>
            <w:sz w:val="24"/>
            <w:szCs w:val="24"/>
          </w:rPr>
          <w:t>More specifically, fluctuating environ</w:t>
        </w:r>
      </w:ins>
      <w:ins w:id="472" w:author="Daniel Noble" w:date="2025-04-03T10:00:00Z" w16du:dateUtc="2025-04-02T23:00:00Z">
        <w:r w:rsidR="002B55B2">
          <w:rPr>
            <w:rFonts w:ascii="Times New Roman" w:hAnsi="Times New Roman" w:cs="Times New Roman"/>
            <w:sz w:val="24"/>
            <w:szCs w:val="24"/>
          </w:rPr>
          <w:t xml:space="preserve">ments </w:t>
        </w:r>
      </w:ins>
      <w:ins w:id="473" w:author="Daniel Noble" w:date="2025-04-03T10:04:00Z" w16du:dateUtc="2025-04-02T23:04:00Z">
        <w:r w:rsidR="002B55B2">
          <w:rPr>
            <w:rFonts w:ascii="Times New Roman" w:hAnsi="Times New Roman" w:cs="Times New Roman"/>
            <w:sz w:val="24"/>
            <w:szCs w:val="24"/>
          </w:rPr>
          <w:t>increased</w:t>
        </w:r>
      </w:ins>
      <w:ins w:id="474" w:author="Daniel Noble" w:date="2025-04-03T10:00:00Z" w16du:dateUtc="2025-04-02T23:00:00Z">
        <w:r w:rsidR="002B55B2">
          <w:rPr>
            <w:rFonts w:ascii="Times New Roman" w:hAnsi="Times New Roman" w:cs="Times New Roman"/>
            <w:sz w:val="24"/>
            <w:szCs w:val="24"/>
          </w:rPr>
          <w:t xml:space="preserve"> plastic changes with temperature for development time</w:t>
        </w:r>
      </w:ins>
      <w:ins w:id="475" w:author="Daniel Noble" w:date="2025-04-03T10:04:00Z" w16du:dateUtc="2025-04-02T23:04:00Z">
        <w:r w:rsidR="002B55B2">
          <w:rPr>
            <w:rFonts w:ascii="Times New Roman" w:hAnsi="Times New Roman" w:cs="Times New Roman"/>
            <w:sz w:val="24"/>
            <w:szCs w:val="24"/>
          </w:rPr>
          <w:t>. In contrast,</w:t>
        </w:r>
      </w:ins>
      <w:ins w:id="476" w:author="Daniel Noble" w:date="2025-04-03T10:00:00Z" w16du:dateUtc="2025-04-02T23:00:00Z">
        <w:r w:rsidR="002B55B2">
          <w:rPr>
            <w:rFonts w:ascii="Times New Roman" w:hAnsi="Times New Roman" w:cs="Times New Roman"/>
            <w:sz w:val="24"/>
            <w:szCs w:val="24"/>
          </w:rPr>
          <w:t xml:space="preserve"> </w:t>
        </w:r>
      </w:ins>
      <w:ins w:id="477" w:author="Daniel Noble" w:date="2025-04-03T10:04:00Z" w16du:dateUtc="2025-04-02T23:04:00Z">
        <w:r w:rsidR="002B55B2">
          <w:rPr>
            <w:rFonts w:ascii="Times New Roman" w:hAnsi="Times New Roman" w:cs="Times New Roman"/>
            <w:sz w:val="24"/>
            <w:szCs w:val="24"/>
          </w:rPr>
          <w:t>fluctuating</w:t>
        </w:r>
      </w:ins>
      <w:ins w:id="478" w:author="Daniel Noble" w:date="2025-04-03T10:00:00Z" w16du:dateUtc="2025-04-02T23:00:00Z">
        <w:r w:rsidR="002B55B2">
          <w:rPr>
            <w:rFonts w:ascii="Times New Roman" w:hAnsi="Times New Roman" w:cs="Times New Roman"/>
            <w:sz w:val="24"/>
            <w:szCs w:val="24"/>
          </w:rPr>
          <w:t xml:space="preserve"> temperature</w:t>
        </w:r>
      </w:ins>
      <w:ins w:id="479" w:author="Daniel Noble" w:date="2025-04-03T10:04:00Z" w16du:dateUtc="2025-04-02T23:04:00Z">
        <w:r w:rsidR="002B55B2">
          <w:rPr>
            <w:rFonts w:ascii="Times New Roman" w:hAnsi="Times New Roman" w:cs="Times New Roman"/>
            <w:sz w:val="24"/>
            <w:szCs w:val="24"/>
          </w:rPr>
          <w:t>s</w:t>
        </w:r>
      </w:ins>
      <w:ins w:id="480" w:author="Daniel Noble" w:date="2025-04-03T10:00:00Z" w16du:dateUtc="2025-04-02T23:00:00Z">
        <w:r w:rsidR="002B55B2">
          <w:rPr>
            <w:rFonts w:ascii="Times New Roman" w:hAnsi="Times New Roman" w:cs="Times New Roman"/>
            <w:sz w:val="24"/>
            <w:szCs w:val="24"/>
          </w:rPr>
          <w:t xml:space="preserve"> resulted in </w:t>
        </w:r>
      </w:ins>
      <w:ins w:id="481" w:author="Daniel Noble" w:date="2025-04-03T10:04:00Z" w16du:dateUtc="2025-04-02T23:04:00Z">
        <w:r w:rsidR="002B55B2">
          <w:rPr>
            <w:rFonts w:ascii="Times New Roman" w:hAnsi="Times New Roman" w:cs="Times New Roman"/>
            <w:sz w:val="24"/>
            <w:szCs w:val="24"/>
          </w:rPr>
          <w:t xml:space="preserve">plastic responses in </w:t>
        </w:r>
        <w:commentRangeStart w:id="482"/>
        <w:r w:rsidR="002B55B2">
          <w:rPr>
            <w:rFonts w:ascii="Times New Roman" w:hAnsi="Times New Roman" w:cs="Times New Roman"/>
            <w:sz w:val="24"/>
            <w:szCs w:val="24"/>
          </w:rPr>
          <w:t xml:space="preserve">body mass to be dampened relative to constant </w:t>
        </w:r>
      </w:ins>
      <w:ins w:id="483" w:author="Daniel Noble" w:date="2025-04-03T10:05:00Z" w16du:dateUtc="2025-04-02T23:05:00Z">
        <w:r w:rsidR="002B55B2">
          <w:rPr>
            <w:rFonts w:ascii="Times New Roman" w:hAnsi="Times New Roman" w:cs="Times New Roman"/>
            <w:sz w:val="24"/>
            <w:szCs w:val="24"/>
          </w:rPr>
          <w:t>fluctuations (</w:t>
        </w:r>
        <w:r w:rsidR="002B55B2">
          <w:rPr>
            <w:rFonts w:ascii="Times New Roman" w:hAnsi="Times New Roman" w:cs="Times New Roman"/>
            <w:sz w:val="24"/>
            <w:szCs w:val="24"/>
          </w:rPr>
          <w:t>Figure 3b</w:t>
        </w:r>
        <w:r w:rsidR="002B55B2">
          <w:rPr>
            <w:rFonts w:ascii="Times New Roman" w:hAnsi="Times New Roman" w:cs="Times New Roman"/>
            <w:sz w:val="24"/>
            <w:szCs w:val="24"/>
          </w:rPr>
          <w:t xml:space="preserve">, Supplement Table </w:t>
        </w:r>
        <w:r w:rsidR="00891850">
          <w:rPr>
            <w:rFonts w:ascii="Times New Roman" w:hAnsi="Times New Roman" w:cs="Times New Roman"/>
            <w:sz w:val="24"/>
            <w:szCs w:val="24"/>
          </w:rPr>
          <w:t>S22)</w:t>
        </w:r>
        <w:r w:rsidR="002B55B2">
          <w:rPr>
            <w:rFonts w:ascii="Times New Roman" w:hAnsi="Times New Roman" w:cs="Times New Roman"/>
            <w:sz w:val="24"/>
            <w:szCs w:val="24"/>
          </w:rPr>
          <w:t xml:space="preserve">. </w:t>
        </w:r>
      </w:ins>
      <w:ins w:id="484" w:author="Daniel Noble" w:date="2025-04-03T10:06:00Z" w16du:dateUtc="2025-04-02T23:06:00Z">
        <w:r w:rsidR="0039746A">
          <w:rPr>
            <w:rFonts w:ascii="Times New Roman" w:hAnsi="Times New Roman" w:cs="Times New Roman"/>
            <w:sz w:val="24"/>
            <w:szCs w:val="24"/>
          </w:rPr>
          <w:t>In each case, however, effect size magnitude was small</w:t>
        </w:r>
      </w:ins>
      <w:ins w:id="485" w:author="Daniel Noble" w:date="2025-04-03T10:10:00Z" w16du:dateUtc="2025-04-02T23:10:00Z">
        <w:r w:rsidR="00285B26">
          <w:rPr>
            <w:rFonts w:ascii="Times New Roman" w:hAnsi="Times New Roman" w:cs="Times New Roman"/>
            <w:sz w:val="24"/>
            <w:szCs w:val="24"/>
          </w:rPr>
          <w:t xml:space="preserve"> despite being significant (0.97-1.57% </w:t>
        </w:r>
      </w:ins>
      <w:commentRangeEnd w:id="482"/>
      <w:ins w:id="486" w:author="Daniel Noble" w:date="2025-04-03T10:37:00Z" w16du:dateUtc="2025-04-02T23:37:00Z">
        <w:r w:rsidR="00582905">
          <w:rPr>
            <w:rStyle w:val="CommentReference"/>
          </w:rPr>
          <w:commentReference w:id="482"/>
        </w:r>
      </w:ins>
      <w:ins w:id="487" w:author="Daniel Noble" w:date="2025-04-03T10:10:00Z" w16du:dateUtc="2025-04-02T23:10:00Z">
        <w:r w:rsidR="00285B26">
          <w:rPr>
            <w:rFonts w:ascii="Times New Roman" w:hAnsi="Times New Roman" w:cs="Times New Roman"/>
            <w:sz w:val="24"/>
            <w:szCs w:val="24"/>
          </w:rPr>
          <w:t>change)</w:t>
        </w:r>
      </w:ins>
      <w:ins w:id="488" w:author="Daniel Noble" w:date="2025-04-03T10:06:00Z" w16du:dateUtc="2025-04-02T23:06:00Z">
        <w:r w:rsidR="0039746A">
          <w:rPr>
            <w:rFonts w:ascii="Times New Roman" w:hAnsi="Times New Roman" w:cs="Times New Roman"/>
            <w:sz w:val="24"/>
            <w:szCs w:val="24"/>
          </w:rPr>
          <w:t xml:space="preserve">. </w:t>
        </w:r>
      </w:ins>
      <w:del w:id="489" w:author="Daniel Noble" w:date="2025-04-03T10:06:00Z" w16du:dateUtc="2025-04-02T23:06:00Z">
        <w:r w:rsidR="0042151F" w:rsidRPr="00402514" w:rsidDel="00BC3168">
          <w:rPr>
            <w:rFonts w:ascii="Times New Roman" w:hAnsi="Times New Roman" w:cs="Times New Roman"/>
            <w:sz w:val="24"/>
            <w:szCs w:val="24"/>
          </w:rPr>
          <w:delText xml:space="preserve">Similarly, </w:delText>
        </w:r>
      </w:del>
      <w:del w:id="490" w:author="Daniel Noble" w:date="2025-02-21T14:03:00Z" w16du:dateUtc="2025-02-21T03:03:00Z">
        <w:r w:rsidR="0042151F" w:rsidRPr="00402514" w:rsidDel="00612DD9">
          <w:rPr>
            <w:rFonts w:ascii="Times New Roman" w:hAnsi="Times New Roman" w:cs="Times New Roman"/>
            <w:sz w:val="24"/>
            <w:szCs w:val="24"/>
          </w:rPr>
          <w:delText>there were no differences</w:delText>
        </w:r>
      </w:del>
      <w:ins w:id="491" w:author="Daniel Noble" w:date="2025-04-03T10:06:00Z" w16du:dateUtc="2025-04-02T23:06:00Z">
        <w:r w:rsidR="00BC3168">
          <w:rPr>
            <w:rFonts w:ascii="Times New Roman" w:hAnsi="Times New Roman" w:cs="Times New Roman"/>
            <w:sz w:val="24"/>
            <w:szCs w:val="24"/>
          </w:rPr>
          <w:t>C</w:t>
        </w:r>
      </w:ins>
      <w:ins w:id="492" w:author="Daniel Noble" w:date="2025-02-21T14:03:00Z" w16du:dateUtc="2025-02-21T03:03:00Z">
        <w:r w:rsidR="00612DD9">
          <w:rPr>
            <w:rFonts w:ascii="Times New Roman" w:hAnsi="Times New Roman" w:cs="Times New Roman"/>
            <w:sz w:val="24"/>
            <w:szCs w:val="24"/>
          </w:rPr>
          <w:t xml:space="preserve">onstant and fluctuating </w:t>
        </w:r>
      </w:ins>
      <w:ins w:id="493" w:author="Daniel Noble" w:date="2025-02-21T14:04:00Z" w16du:dateUtc="2025-02-21T03:04:00Z">
        <w:r w:rsidR="00612DD9">
          <w:rPr>
            <w:rFonts w:ascii="Times New Roman" w:hAnsi="Times New Roman" w:cs="Times New Roman"/>
            <w:sz w:val="24"/>
            <w:szCs w:val="24"/>
          </w:rPr>
          <w:t>temperatures</w:t>
        </w:r>
      </w:ins>
      <w:ins w:id="494" w:author="Daniel Noble" w:date="2025-02-21T14:03:00Z" w16du:dateUtc="2025-02-21T03:03:00Z">
        <w:r w:rsidR="00612DD9">
          <w:rPr>
            <w:rFonts w:ascii="Times New Roman" w:hAnsi="Times New Roman" w:cs="Times New Roman"/>
            <w:sz w:val="24"/>
            <w:szCs w:val="24"/>
          </w:rPr>
          <w:t xml:space="preserve"> did not influence </w:t>
        </w:r>
      </w:ins>
      <w:del w:id="495" w:author="Daniel Noble" w:date="2025-02-21T14:03:00Z" w16du:dateUtc="2025-02-21T03:03:00Z">
        <w:r w:rsidR="0042151F" w:rsidRPr="00402514" w:rsidDel="00612DD9">
          <w:rPr>
            <w:rFonts w:ascii="Times New Roman" w:hAnsi="Times New Roman" w:cs="Times New Roman"/>
            <w:sz w:val="24"/>
            <w:szCs w:val="24"/>
          </w:rPr>
          <w:delText xml:space="preserve"> in </w:delText>
        </w:r>
      </w:del>
      <w:r w:rsidR="0042151F" w:rsidRPr="00402514">
        <w:rPr>
          <w:rFonts w:ascii="Times New Roman" w:hAnsi="Times New Roman" w:cs="Times New Roman"/>
          <w:sz w:val="24"/>
          <w:szCs w:val="24"/>
        </w:rPr>
        <w:t xml:space="preserve">phenotypic plasticity </w:t>
      </w:r>
      <w:commentRangeStart w:id="496"/>
      <w:del w:id="497" w:author="Daniel Noble" w:date="2025-02-21T14:03:00Z" w16du:dateUtc="2025-02-21T03:03:00Z">
        <w:r w:rsidR="0042151F" w:rsidRPr="00402514" w:rsidDel="00612DD9">
          <w:rPr>
            <w:rFonts w:ascii="Times New Roman" w:hAnsi="Times New Roman" w:cs="Times New Roman"/>
            <w:sz w:val="24"/>
            <w:szCs w:val="24"/>
          </w:rPr>
          <w:delText xml:space="preserve">within </w:delText>
        </w:r>
      </w:del>
      <w:ins w:id="498" w:author="Daniel Noble" w:date="2025-02-21T14:03:00Z" w16du:dateUtc="2025-02-21T03:03:00Z">
        <w:r w:rsidR="00612DD9">
          <w:rPr>
            <w:rFonts w:ascii="Times New Roman" w:hAnsi="Times New Roman" w:cs="Times New Roman"/>
            <w:sz w:val="24"/>
            <w:szCs w:val="24"/>
          </w:rPr>
          <w:t>differently</w:t>
        </w:r>
        <w:r w:rsidR="00612DD9" w:rsidRPr="00402514">
          <w:rPr>
            <w:rFonts w:ascii="Times New Roman" w:hAnsi="Times New Roman" w:cs="Times New Roman"/>
            <w:sz w:val="24"/>
            <w:szCs w:val="24"/>
          </w:rPr>
          <w:t xml:space="preserve"> </w:t>
        </w:r>
      </w:ins>
      <w:del w:id="499" w:author="Daniel Noble" w:date="2025-02-21T14:03:00Z" w16du:dateUtc="2025-02-21T03:03:00Z">
        <w:r w:rsidR="0042151F" w:rsidRPr="00402514" w:rsidDel="00CC5A8E">
          <w:rPr>
            <w:rFonts w:ascii="Times New Roman" w:hAnsi="Times New Roman" w:cs="Times New Roman"/>
            <w:sz w:val="24"/>
            <w:szCs w:val="24"/>
          </w:rPr>
          <w:delText>different taxonomic classes</w:delText>
        </w:r>
      </w:del>
      <w:ins w:id="500" w:author="Daniel Noble" w:date="2025-02-21T14:03:00Z" w16du:dateUtc="2025-02-21T03:03:00Z">
        <w:r w:rsidR="00CC5A8E">
          <w:rPr>
            <w:rFonts w:ascii="Times New Roman" w:hAnsi="Times New Roman" w:cs="Times New Roman"/>
            <w:sz w:val="24"/>
            <w:szCs w:val="24"/>
          </w:rPr>
          <w:t xml:space="preserve">between </w:t>
        </w:r>
      </w:ins>
      <w:ins w:id="501" w:author="Daniel Noble" w:date="2025-02-22T12:07:00Z" w16du:dateUtc="2025-02-22T01:07:00Z">
        <w:r w:rsidR="00445248">
          <w:rPr>
            <w:rFonts w:ascii="Times New Roman" w:hAnsi="Times New Roman" w:cs="Times New Roman"/>
            <w:sz w:val="24"/>
            <w:szCs w:val="24"/>
          </w:rPr>
          <w:t>aquatic</w:t>
        </w:r>
      </w:ins>
      <w:ins w:id="502" w:author="Daniel Noble" w:date="2025-02-22T12:06:00Z" w16du:dateUtc="2025-02-22T01:06:00Z">
        <w:r w:rsidR="00445248">
          <w:rPr>
            <w:rFonts w:ascii="Times New Roman" w:hAnsi="Times New Roman" w:cs="Times New Roman"/>
            <w:sz w:val="24"/>
            <w:szCs w:val="24"/>
          </w:rPr>
          <w:t xml:space="preserve"> </w:t>
        </w:r>
      </w:ins>
      <w:ins w:id="503" w:author="Daniel Noble" w:date="2025-02-22T12:07:00Z" w16du:dateUtc="2025-02-22T01:07:00Z">
        <w:r w:rsidR="00445248">
          <w:rPr>
            <w:rFonts w:ascii="Times New Roman" w:hAnsi="Times New Roman" w:cs="Times New Roman"/>
            <w:sz w:val="24"/>
            <w:szCs w:val="24"/>
          </w:rPr>
          <w:t xml:space="preserve">or terrestrial species or </w:t>
        </w:r>
      </w:ins>
      <w:ins w:id="504" w:author="Daniel Noble" w:date="2025-02-21T14:03:00Z" w16du:dateUtc="2025-02-21T03:03:00Z">
        <w:r w:rsidR="00CC5A8E">
          <w:rPr>
            <w:rFonts w:ascii="Times New Roman" w:hAnsi="Times New Roman" w:cs="Times New Roman"/>
            <w:sz w:val="24"/>
            <w:szCs w:val="24"/>
          </w:rPr>
          <w:t>vertebrates and invertebrates</w:t>
        </w:r>
      </w:ins>
      <w:r w:rsidR="0042151F" w:rsidRPr="00402514">
        <w:rPr>
          <w:rFonts w:ascii="Times New Roman" w:hAnsi="Times New Roman" w:cs="Times New Roman"/>
          <w:sz w:val="24"/>
          <w:szCs w:val="24"/>
        </w:rPr>
        <w:t xml:space="preserve"> (Figure </w:t>
      </w:r>
      <w:ins w:id="505" w:author="Daniel Noble" w:date="2025-02-22T12:07:00Z" w16du:dateUtc="2025-02-22T01:07:00Z">
        <w:r w:rsidR="00445248">
          <w:rPr>
            <w:rFonts w:ascii="Times New Roman" w:hAnsi="Times New Roman" w:cs="Times New Roman"/>
            <w:sz w:val="24"/>
            <w:szCs w:val="24"/>
          </w:rPr>
          <w:t>4</w:t>
        </w:r>
      </w:ins>
      <w:del w:id="506" w:author="Daniel Noble" w:date="2025-02-22T12:07:00Z" w16du:dateUtc="2025-02-22T01:07:00Z">
        <w:r w:rsidR="0042151F" w:rsidRPr="00402514" w:rsidDel="00445248">
          <w:rPr>
            <w:rFonts w:ascii="Times New Roman" w:hAnsi="Times New Roman" w:cs="Times New Roman"/>
            <w:sz w:val="24"/>
            <w:szCs w:val="24"/>
          </w:rPr>
          <w:delText>6</w:delText>
        </w:r>
      </w:del>
      <w:r w:rsidR="0042151F" w:rsidRPr="00402514">
        <w:rPr>
          <w:rFonts w:ascii="Times New Roman" w:hAnsi="Times New Roman" w:cs="Times New Roman"/>
          <w:sz w:val="24"/>
          <w:szCs w:val="24"/>
        </w:rPr>
        <w:t>)</w:t>
      </w:r>
      <w:commentRangeEnd w:id="496"/>
      <w:r w:rsidR="00284B2A">
        <w:rPr>
          <w:rStyle w:val="CommentReference"/>
        </w:rPr>
        <w:commentReference w:id="496"/>
      </w:r>
      <w:r w:rsidR="0042151F" w:rsidRPr="00402514">
        <w:rPr>
          <w:rFonts w:ascii="Times New Roman" w:hAnsi="Times New Roman" w:cs="Times New Roman"/>
          <w:sz w:val="24"/>
          <w:szCs w:val="24"/>
        </w:rPr>
        <w:t xml:space="preserve">. Neither the </w:t>
      </w:r>
      <w:ins w:id="507" w:author="Daniel Noble" w:date="2025-02-22T12:08:00Z" w16du:dateUtc="2025-02-22T01:08:00Z">
        <w:r w:rsidR="00445248">
          <w:rPr>
            <w:rFonts w:ascii="Times New Roman" w:hAnsi="Times New Roman" w:cs="Times New Roman"/>
            <w:sz w:val="24"/>
            <w:szCs w:val="24"/>
          </w:rPr>
          <w:t xml:space="preserve">fluctuation </w:t>
        </w:r>
      </w:ins>
      <w:r w:rsidR="0042151F" w:rsidRPr="00402514">
        <w:rPr>
          <w:rFonts w:ascii="Times New Roman" w:hAnsi="Times New Roman" w:cs="Times New Roman"/>
          <w:sz w:val="24"/>
          <w:szCs w:val="24"/>
        </w:rPr>
        <w:t xml:space="preserve">type (Figure </w:t>
      </w:r>
      <w:ins w:id="508" w:author="Daniel Noble" w:date="2025-02-22T12:09:00Z" w16du:dateUtc="2025-02-22T01:09:00Z">
        <w:r w:rsidR="00445248">
          <w:rPr>
            <w:rFonts w:ascii="Times New Roman" w:hAnsi="Times New Roman" w:cs="Times New Roman"/>
            <w:sz w:val="24"/>
            <w:szCs w:val="24"/>
          </w:rPr>
          <w:t>5</w:t>
        </w:r>
      </w:ins>
      <w:del w:id="509" w:author="Daniel Noble" w:date="2025-02-22T12:09:00Z" w16du:dateUtc="2025-02-22T01:09:00Z">
        <w:r w:rsidR="0042151F" w:rsidRPr="00402514" w:rsidDel="00445248">
          <w:rPr>
            <w:rFonts w:ascii="Times New Roman" w:hAnsi="Times New Roman" w:cs="Times New Roman"/>
            <w:sz w:val="24"/>
            <w:szCs w:val="24"/>
          </w:rPr>
          <w:delText>7</w:delText>
        </w:r>
      </w:del>
      <w:r w:rsidR="0042151F" w:rsidRPr="00402514">
        <w:rPr>
          <w:rFonts w:ascii="Times New Roman" w:hAnsi="Times New Roman" w:cs="Times New Roman"/>
          <w:sz w:val="24"/>
          <w:szCs w:val="24"/>
        </w:rPr>
        <w:t>)</w:t>
      </w:r>
      <w:ins w:id="510" w:author="Daniel Noble" w:date="2025-02-22T12:09:00Z" w16du:dateUtc="2025-02-22T01:09:00Z">
        <w:r w:rsidR="00445248">
          <w:rPr>
            <w:rFonts w:ascii="Times New Roman" w:hAnsi="Times New Roman" w:cs="Times New Roman"/>
            <w:sz w:val="24"/>
            <w:szCs w:val="24"/>
          </w:rPr>
          <w:t>, plasticity type (Figure 6)</w:t>
        </w:r>
      </w:ins>
      <w:r w:rsidR="0042151F" w:rsidRPr="00402514">
        <w:rPr>
          <w:rFonts w:ascii="Times New Roman" w:hAnsi="Times New Roman" w:cs="Times New Roman"/>
          <w:sz w:val="24"/>
          <w:szCs w:val="24"/>
        </w:rPr>
        <w:t xml:space="preserve"> </w:t>
      </w:r>
      <w:del w:id="511" w:author="Daniel Noble" w:date="2025-02-22T12:09:00Z" w16du:dateUtc="2025-02-22T01:09:00Z">
        <w:r w:rsidR="0042151F" w:rsidRPr="00402514" w:rsidDel="00445248">
          <w:rPr>
            <w:rFonts w:ascii="Times New Roman" w:hAnsi="Times New Roman" w:cs="Times New Roman"/>
            <w:sz w:val="24"/>
            <w:szCs w:val="24"/>
          </w:rPr>
          <w:delText>n</w:delText>
        </w:r>
      </w:del>
      <w:r w:rsidR="0042151F" w:rsidRPr="00402514">
        <w:rPr>
          <w:rFonts w:ascii="Times New Roman" w:hAnsi="Times New Roman" w:cs="Times New Roman"/>
          <w:sz w:val="24"/>
          <w:szCs w:val="24"/>
        </w:rPr>
        <w:t xml:space="preserve">or the amplitude </w:t>
      </w:r>
      <w:del w:id="512" w:author="Daniel Noble" w:date="2025-02-22T12:10:00Z" w16du:dateUtc="2025-02-22T01:10:00Z">
        <w:r w:rsidR="0042151F" w:rsidRPr="00402514" w:rsidDel="00445248">
          <w:rPr>
            <w:rFonts w:ascii="Times New Roman" w:hAnsi="Times New Roman" w:cs="Times New Roman"/>
            <w:sz w:val="24"/>
            <w:szCs w:val="24"/>
          </w:rPr>
          <w:delText xml:space="preserve">(Figure </w:delText>
        </w:r>
      </w:del>
      <w:del w:id="513" w:author="Daniel Noble" w:date="2025-02-22T12:09:00Z" w16du:dateUtc="2025-02-22T01:09:00Z">
        <w:r w:rsidR="0042151F" w:rsidRPr="00402514" w:rsidDel="00445248">
          <w:rPr>
            <w:rFonts w:ascii="Times New Roman" w:hAnsi="Times New Roman" w:cs="Times New Roman"/>
            <w:sz w:val="24"/>
            <w:szCs w:val="24"/>
          </w:rPr>
          <w:delText>8</w:delText>
        </w:r>
      </w:del>
      <w:del w:id="514" w:author="Daniel Noble" w:date="2025-02-22T12:10:00Z" w16du:dateUtc="2025-02-22T01:10:00Z">
        <w:r w:rsidR="0042151F" w:rsidRPr="00402514" w:rsidDel="00445248">
          <w:rPr>
            <w:rFonts w:ascii="Times New Roman" w:hAnsi="Times New Roman" w:cs="Times New Roman"/>
            <w:sz w:val="24"/>
            <w:szCs w:val="24"/>
          </w:rPr>
          <w:delText xml:space="preserve">) </w:delText>
        </w:r>
      </w:del>
      <w:r w:rsidR="0042151F" w:rsidRPr="00402514">
        <w:rPr>
          <w:rFonts w:ascii="Times New Roman" w:hAnsi="Times New Roman" w:cs="Times New Roman"/>
          <w:sz w:val="24"/>
          <w:szCs w:val="24"/>
        </w:rPr>
        <w:t xml:space="preserve">of fluctuating temperature regimes </w:t>
      </w:r>
      <w:ins w:id="515" w:author="Daniel Noble" w:date="2025-02-22T12:10:00Z" w16du:dateUtc="2025-02-22T01:10:00Z">
        <w:r w:rsidR="00445248"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7</w:t>
        </w:r>
        <w:r w:rsidR="00445248" w:rsidRPr="00402514">
          <w:rPr>
            <w:rFonts w:ascii="Times New Roman" w:hAnsi="Times New Roman" w:cs="Times New Roman"/>
            <w:sz w:val="24"/>
            <w:szCs w:val="24"/>
          </w:rPr>
          <w:t>)</w:t>
        </w:r>
        <w:r w:rsidR="00445248">
          <w:rPr>
            <w:rFonts w:ascii="Times New Roman" w:hAnsi="Times New Roman" w:cs="Times New Roman"/>
            <w:sz w:val="24"/>
            <w:szCs w:val="24"/>
          </w:rPr>
          <w:t xml:space="preserve"> </w:t>
        </w:r>
      </w:ins>
      <w:del w:id="516" w:author="Daniel Noble" w:date="2025-04-03T10:06:00Z" w16du:dateUtc="2025-04-02T23:06:00Z">
        <w:r w:rsidR="0042151F" w:rsidRPr="00402514" w:rsidDel="00BC3168">
          <w:rPr>
            <w:rFonts w:ascii="Times New Roman" w:hAnsi="Times New Roman" w:cs="Times New Roman"/>
            <w:sz w:val="24"/>
            <w:szCs w:val="24"/>
          </w:rPr>
          <w:delText>affected the</w:delText>
        </w:r>
      </w:del>
      <w:ins w:id="517" w:author="Daniel Noble" w:date="2025-04-03T10:06:00Z" w16du:dateUtc="2025-04-02T23:06:00Z">
        <w:r w:rsidR="00BC3168">
          <w:rPr>
            <w:rFonts w:ascii="Times New Roman" w:hAnsi="Times New Roman" w:cs="Times New Roman"/>
            <w:sz w:val="24"/>
            <w:szCs w:val="24"/>
          </w:rPr>
          <w:t>explained</w:t>
        </w:r>
      </w:ins>
      <w:r w:rsidR="0042151F" w:rsidRPr="00402514">
        <w:rPr>
          <w:rFonts w:ascii="Times New Roman" w:hAnsi="Times New Roman" w:cs="Times New Roman"/>
          <w:sz w:val="24"/>
          <w:szCs w:val="24"/>
        </w:rPr>
        <w:t xml:space="preserve"> differences in phenotypic plasticity</w:t>
      </w:r>
      <w:ins w:id="518" w:author="Daniel Noble" w:date="2025-04-03T10:07:00Z" w16du:dateUtc="2025-04-02T23:07:00Z">
        <w:r w:rsidR="00BC3168">
          <w:rPr>
            <w:rFonts w:ascii="Times New Roman" w:hAnsi="Times New Roman" w:cs="Times New Roman"/>
            <w:sz w:val="24"/>
            <w:szCs w:val="24"/>
          </w:rPr>
          <w:t xml:space="preserve"> between fluctuating and constant temperature conditions</w:t>
        </w:r>
      </w:ins>
      <w:r w:rsidR="0042151F" w:rsidRPr="00402514">
        <w:rPr>
          <w:rFonts w:ascii="Times New Roman" w:hAnsi="Times New Roman" w:cs="Times New Roman"/>
          <w:sz w:val="24"/>
          <w:szCs w:val="24"/>
        </w:rPr>
        <w:t xml:space="preserve">. </w:t>
      </w:r>
      <w:commentRangeStart w:id="519"/>
      <w:r w:rsidR="0042151F" w:rsidRPr="00402514">
        <w:rPr>
          <w:rFonts w:ascii="Times New Roman" w:hAnsi="Times New Roman" w:cs="Times New Roman"/>
          <w:sz w:val="24"/>
          <w:szCs w:val="24"/>
        </w:rPr>
        <w:t xml:space="preserve">The results of the meta-regression analyses for </w:t>
      </w:r>
      <w:del w:id="520" w:author="Daniel Noble" w:date="2025-04-03T10:07:00Z" w16du:dateUtc="2025-04-02T23:07:00Z">
        <w:r w:rsidR="0042151F" w:rsidRPr="00402514" w:rsidDel="00197943">
          <w:rPr>
            <w:rFonts w:ascii="Times New Roman" w:hAnsi="Times New Roman" w:cs="Times New Roman"/>
            <w:sz w:val="24"/>
            <w:szCs w:val="24"/>
          </w:rPr>
          <w:delText xml:space="preserve">all </w:delText>
        </w:r>
      </w:del>
      <w:del w:id="521" w:author="Daniel Noble" w:date="2025-04-03T11:01:00Z" w16du:dateUtc="2025-04-03T00:01:00Z">
        <w:r w:rsidR="0042151F" w:rsidRPr="00402514" w:rsidDel="005C221F">
          <w:rPr>
            <w:rFonts w:ascii="Times New Roman" w:hAnsi="Times New Roman" w:cs="Times New Roman"/>
            <w:sz w:val="24"/>
            <w:szCs w:val="24"/>
          </w:rPr>
          <w:delText xml:space="preserve">data subsets </w:delText>
        </w:r>
      </w:del>
      <w:ins w:id="522" w:author="Daniel Noble" w:date="2025-04-03T10:07:00Z" w16du:dateUtc="2025-04-02T23:07:00Z">
        <w:r w:rsidR="00197943">
          <w:rPr>
            <w:rFonts w:ascii="Times New Roman" w:hAnsi="Times New Roman" w:cs="Times New Roman"/>
            <w:sz w:val="24"/>
            <w:szCs w:val="24"/>
          </w:rPr>
          <w:t xml:space="preserve">individual </w:t>
        </w:r>
      </w:ins>
      <w:ins w:id="523" w:author="Daniel Noble" w:date="2025-04-03T11:01:00Z" w16du:dateUtc="2025-04-03T00:01:00Z">
        <w:r>
          <w:rPr>
            <w:rFonts w:ascii="Times New Roman" w:hAnsi="Times New Roman" w:cs="Times New Roman"/>
            <w:sz w:val="24"/>
            <w:szCs w:val="24"/>
          </w:rPr>
          <w:t xml:space="preserve">trait data subsets </w:t>
        </w:r>
      </w:ins>
      <w:ins w:id="524" w:author="Daniel Noble" w:date="2025-04-03T10:07:00Z" w16du:dateUtc="2025-04-02T23:07:00Z">
        <w:r w:rsidR="00197943">
          <w:rPr>
            <w:rFonts w:ascii="Times New Roman" w:hAnsi="Times New Roman" w:cs="Times New Roman"/>
            <w:sz w:val="24"/>
            <w:szCs w:val="24"/>
          </w:rPr>
          <w:t xml:space="preserve">(rather than population) </w:t>
        </w:r>
      </w:ins>
      <w:r w:rsidR="0042151F" w:rsidRPr="00402514">
        <w:rPr>
          <w:rFonts w:ascii="Times New Roman" w:hAnsi="Times New Roman" w:cs="Times New Roman"/>
          <w:sz w:val="24"/>
          <w:szCs w:val="24"/>
        </w:rPr>
        <w:t>paralleled those of the overall data set and are shown in the Supplementary Materials 7.12</w:t>
      </w:r>
      <w:del w:id="525" w:author="Daniel Noble" w:date="2025-03-31T10:38:00Z" w16du:dateUtc="2025-03-30T23:38:00Z">
        <w:r w:rsidR="0042151F" w:rsidRPr="00402514" w:rsidDel="004361D0">
          <w:rPr>
            <w:rFonts w:ascii="Times New Roman" w:hAnsi="Times New Roman" w:cs="Times New Roman"/>
            <w:sz w:val="24"/>
            <w:szCs w:val="24"/>
          </w:rPr>
          <w:delText xml:space="preserve"> and 7.14</w:delText>
        </w:r>
      </w:del>
      <w:r w:rsidR="0042151F" w:rsidRPr="00402514">
        <w:rPr>
          <w:rFonts w:ascii="Times New Roman" w:hAnsi="Times New Roman" w:cs="Times New Roman"/>
          <w:sz w:val="24"/>
          <w:szCs w:val="24"/>
        </w:rPr>
        <w:t>.</w:t>
      </w:r>
      <w:commentRangeEnd w:id="519"/>
      <w:r w:rsidR="00AF0F2E">
        <w:rPr>
          <w:rStyle w:val="CommentReference"/>
        </w:rPr>
        <w:commentReference w:id="519"/>
      </w:r>
    </w:p>
    <w:p w14:paraId="2D8A4EEC" w14:textId="77777777" w:rsidR="00B96E9B" w:rsidRDefault="00B96E9B">
      <w:pPr>
        <w:spacing w:after="0" w:line="240" w:lineRule="auto"/>
        <w:ind w:firstLine="720"/>
        <w:rPr>
          <w:rFonts w:ascii="Times New Roman" w:eastAsiaTheme="minorEastAsia" w:hAnsi="Times New Roman" w:cs="Times New Roman"/>
          <w:sz w:val="24"/>
          <w:szCs w:val="24"/>
        </w:rPr>
        <w:pPrChange w:id="526" w:author="Daniel Noble" w:date="2025-02-01T13:22:00Z" w16du:dateUtc="2025-02-01T02:22:00Z">
          <w:pPr>
            <w:spacing w:after="0" w:line="480" w:lineRule="auto"/>
            <w:ind w:firstLine="720"/>
          </w:pPr>
        </w:pPrChange>
      </w:pPr>
    </w:p>
    <w:p w14:paraId="1182C3D8" w14:textId="45065ADF" w:rsidR="00510AA2" w:rsidRPr="00402514" w:rsidRDefault="00510AA2">
      <w:pPr>
        <w:spacing w:line="240" w:lineRule="auto"/>
        <w:rPr>
          <w:rFonts w:ascii="Times New Roman" w:hAnsi="Times New Roman" w:cs="Times New Roman"/>
          <w:b/>
          <w:bCs/>
          <w:sz w:val="24"/>
          <w:szCs w:val="24"/>
        </w:rPr>
        <w:pPrChange w:id="527" w:author="Daniel Noble" w:date="2025-02-01T13:22:00Z" w16du:dateUtc="2025-02-01T02:22:00Z">
          <w:pPr>
            <w:spacing w:line="480" w:lineRule="auto"/>
          </w:pPr>
        </w:pPrChange>
      </w:pPr>
      <w:r w:rsidRPr="00402514">
        <w:rPr>
          <w:rFonts w:ascii="Times New Roman" w:hAnsi="Times New Roman" w:cs="Times New Roman"/>
          <w:b/>
          <w:bCs/>
          <w:sz w:val="24"/>
          <w:szCs w:val="24"/>
        </w:rPr>
        <w:t>Discussion</w:t>
      </w:r>
    </w:p>
    <w:p w14:paraId="609FE69F" w14:textId="5941796C" w:rsidR="00510AA2" w:rsidRPr="00402514" w:rsidRDefault="00990DCD">
      <w:pPr>
        <w:spacing w:after="0" w:line="240" w:lineRule="auto"/>
        <w:ind w:firstLine="720"/>
        <w:rPr>
          <w:rFonts w:ascii="Times New Roman" w:hAnsi="Times New Roman" w:cs="Times New Roman"/>
          <w:sz w:val="24"/>
          <w:szCs w:val="24"/>
        </w:rPr>
        <w:pPrChange w:id="528" w:author="Daniel Noble" w:date="2025-02-01T13:22:00Z" w16du:dateUtc="2025-02-01T02:22:00Z">
          <w:pPr>
            <w:spacing w:after="0" w:line="480" w:lineRule="auto"/>
            <w:ind w:firstLine="720"/>
          </w:pPr>
        </w:pPrChange>
      </w:pPr>
      <w:ins w:id="529" w:author="Daniel Noble" w:date="2025-02-19T15:34:00Z" w16du:dateUtc="2025-02-19T04:34:00Z">
        <w:r>
          <w:rPr>
            <w:rFonts w:ascii="Times New Roman" w:hAnsi="Times New Roman" w:cs="Times New Roman"/>
            <w:sz w:val="24"/>
            <w:szCs w:val="24"/>
          </w:rPr>
          <w:t>Our meta-analysis shows that e</w:t>
        </w:r>
      </w:ins>
      <w:ins w:id="530" w:author="Daniel Noble" w:date="2025-02-19T15:28:00Z" w16du:dateUtc="2025-02-19T04:28:00Z">
        <w:r w:rsidR="0083271D">
          <w:rPr>
            <w:rFonts w:ascii="Times New Roman" w:hAnsi="Times New Roman" w:cs="Times New Roman"/>
            <w:sz w:val="24"/>
            <w:szCs w:val="24"/>
          </w:rPr>
          <w:t>xperiencing constant or fluctuating environmental conditions does not</w:t>
        </w:r>
      </w:ins>
      <w:del w:id="531" w:author="Daniel Noble" w:date="2025-02-19T15:28:00Z" w16du:dateUtc="2025-02-19T04:28:00Z">
        <w:r w:rsidR="00510AA2" w:rsidRPr="00402514" w:rsidDel="0083271D">
          <w:rPr>
            <w:rFonts w:ascii="Times New Roman" w:hAnsi="Times New Roman" w:cs="Times New Roman"/>
            <w:sz w:val="24"/>
            <w:szCs w:val="24"/>
          </w:rPr>
          <w:delText xml:space="preserve">Our meta-analysis of the entire data set showed a consensus in the literature that </w:delText>
        </w:r>
      </w:del>
      <w:ins w:id="532" w:author="Daniel Noble" w:date="2025-04-03T11:03:00Z" w16du:dateUtc="2025-04-03T00:03:00Z">
        <w:r w:rsidR="00D31BA7">
          <w:rPr>
            <w:rFonts w:ascii="Times New Roman" w:hAnsi="Times New Roman" w:cs="Times New Roman"/>
            <w:sz w:val="24"/>
            <w:szCs w:val="24"/>
          </w:rPr>
          <w:t xml:space="preserve"> generally</w:t>
        </w:r>
      </w:ins>
      <w:ins w:id="533" w:author="Daniel Noble" w:date="2025-04-03T11:02:00Z" w16du:dateUtc="2025-04-03T00:02:00Z">
        <w:r w:rsidR="00D31BA7">
          <w:rPr>
            <w:rFonts w:ascii="Times New Roman" w:hAnsi="Times New Roman" w:cs="Times New Roman"/>
            <w:sz w:val="24"/>
            <w:szCs w:val="24"/>
          </w:rPr>
          <w:t xml:space="preserve"> </w:t>
        </w:r>
        <w:r w:rsidR="00D31BA7">
          <w:rPr>
            <w:rFonts w:ascii="Times New Roman" w:hAnsi="Times New Roman" w:cs="Times New Roman"/>
            <w:sz w:val="24"/>
            <w:szCs w:val="24"/>
          </w:rPr>
          <w:t>impact</w:t>
        </w:r>
        <w:r w:rsidR="00D31BA7"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 xml:space="preserve">the capacity for phenotypic plasticity in </w:t>
      </w:r>
      <w:commentRangeStart w:id="534"/>
      <w:r w:rsidR="00510AA2" w:rsidRPr="00402514">
        <w:rPr>
          <w:rFonts w:ascii="Times New Roman" w:hAnsi="Times New Roman" w:cs="Times New Roman"/>
          <w:sz w:val="24"/>
          <w:szCs w:val="24"/>
        </w:rPr>
        <w:t>ectothermic organisms</w:t>
      </w:r>
      <w:commentRangeEnd w:id="534"/>
      <w:r w:rsidR="00866459">
        <w:rPr>
          <w:rStyle w:val="CommentReference"/>
        </w:rPr>
        <w:commentReference w:id="534"/>
      </w:r>
      <w:ins w:id="535" w:author="Daniel Noble" w:date="2025-02-19T15:29:00Z" w16du:dateUtc="2025-02-19T04:29:00Z">
        <w:r w:rsidR="0083271D">
          <w:rPr>
            <w:rFonts w:ascii="Times New Roman" w:hAnsi="Times New Roman" w:cs="Times New Roman"/>
            <w:sz w:val="24"/>
            <w:szCs w:val="24"/>
          </w:rPr>
          <w:t>. Our findings were remarkably consistent across species</w:t>
        </w:r>
      </w:ins>
      <w:ins w:id="536" w:author="Daniel Noble" w:date="2025-02-19T15:30:00Z" w16du:dateUtc="2025-02-19T04:30:00Z">
        <w:r w:rsidR="008A5D52">
          <w:rPr>
            <w:rFonts w:ascii="Times New Roman" w:hAnsi="Times New Roman" w:cs="Times New Roman"/>
            <w:sz w:val="24"/>
            <w:szCs w:val="24"/>
          </w:rPr>
          <w:t xml:space="preserve"> with low </w:t>
        </w:r>
      </w:ins>
      <w:ins w:id="537" w:author="Daniel Noble" w:date="2025-03-31T12:20:00Z" w16du:dateUtc="2025-03-31T01:20:00Z">
        <w:r w:rsidR="00CC287B">
          <w:rPr>
            <w:rFonts w:ascii="Times New Roman" w:hAnsi="Times New Roman" w:cs="Times New Roman"/>
            <w:sz w:val="24"/>
            <w:szCs w:val="24"/>
          </w:rPr>
          <w:t>species-level</w:t>
        </w:r>
      </w:ins>
      <w:ins w:id="538" w:author="Daniel Noble" w:date="2025-02-19T15:30:00Z" w16du:dateUtc="2025-02-19T04:30:00Z">
        <w:r w:rsidR="008A5D52">
          <w:rPr>
            <w:rFonts w:ascii="Times New Roman" w:hAnsi="Times New Roman" w:cs="Times New Roman"/>
            <w:sz w:val="24"/>
            <w:szCs w:val="24"/>
          </w:rPr>
          <w:t xml:space="preserve"> heterogeneity in effects</w:t>
        </w:r>
      </w:ins>
      <w:ins w:id="539" w:author="Daniel Noble" w:date="2025-03-31T12:20:00Z" w16du:dateUtc="2025-03-31T01:20:00Z">
        <w:r w:rsidR="00CC287B">
          <w:rPr>
            <w:rFonts w:ascii="Times New Roman" w:hAnsi="Times New Roman" w:cs="Times New Roman"/>
            <w:sz w:val="24"/>
            <w:szCs w:val="24"/>
          </w:rPr>
          <w:t>.</w:t>
        </w:r>
      </w:ins>
      <w:commentRangeStart w:id="540"/>
      <w:commentRangeStart w:id="541"/>
      <w:ins w:id="542" w:author="Daniel Noble" w:date="2025-02-19T15:41:00Z" w16du:dateUtc="2025-02-19T04:41:00Z">
        <w:r w:rsidR="00C32D18">
          <w:rPr>
            <w:rFonts w:ascii="Times New Roman" w:hAnsi="Times New Roman" w:cs="Times New Roman"/>
            <w:sz w:val="24"/>
            <w:szCs w:val="24"/>
          </w:rPr>
          <w:t xml:space="preserve"> </w:t>
        </w:r>
      </w:ins>
      <w:del w:id="543" w:author="Daniel Noble" w:date="2025-02-19T15:28:00Z" w16du:dateUtc="2025-02-19T04:28:00Z">
        <w:r w:rsidR="00510AA2" w:rsidRPr="00402514" w:rsidDel="0083271D">
          <w:rPr>
            <w:rFonts w:ascii="Times New Roman" w:hAnsi="Times New Roman" w:cs="Times New Roman"/>
            <w:sz w:val="24"/>
            <w:szCs w:val="24"/>
          </w:rPr>
          <w:delText xml:space="preserve"> does not differ between constant and fluctuating thermal environments</w:delText>
        </w:r>
      </w:del>
      <w:del w:id="544" w:author="Daniel Noble" w:date="2025-03-31T12:20:00Z" w16du:dateUtc="2025-03-31T01:20:00Z">
        <w:r w:rsidR="00510AA2" w:rsidRPr="00402514" w:rsidDel="00CC287B">
          <w:rPr>
            <w:rFonts w:ascii="Times New Roman" w:hAnsi="Times New Roman" w:cs="Times New Roman"/>
            <w:sz w:val="24"/>
            <w:szCs w:val="24"/>
          </w:rPr>
          <w:delText xml:space="preserve">. </w:delText>
        </w:r>
        <w:commentRangeEnd w:id="540"/>
        <w:r w:rsidR="00CF2F4F" w:rsidDel="00CC287B">
          <w:rPr>
            <w:rStyle w:val="CommentReference"/>
          </w:rPr>
          <w:commentReference w:id="540"/>
        </w:r>
        <w:commentRangeEnd w:id="541"/>
        <w:r w:rsidR="00CF2F4F" w:rsidDel="00CC287B">
          <w:rPr>
            <w:rStyle w:val="CommentReference"/>
          </w:rPr>
          <w:commentReference w:id="541"/>
        </w:r>
      </w:del>
      <w:r w:rsidR="00510AA2" w:rsidRPr="00402514">
        <w:rPr>
          <w:rFonts w:ascii="Times New Roman" w:hAnsi="Times New Roman" w:cs="Times New Roman"/>
          <w:sz w:val="24"/>
          <w:szCs w:val="24"/>
        </w:rPr>
        <w:t xml:space="preserve">Analyses of </w:t>
      </w:r>
      <w:del w:id="545" w:author="Daniel Noble" w:date="2025-04-03T11:03:00Z" w16du:dateUtc="2025-04-03T00:03:00Z">
        <w:r w:rsidR="00510AA2" w:rsidRPr="00402514" w:rsidDel="00D31BA7">
          <w:rPr>
            <w:rFonts w:ascii="Times New Roman" w:hAnsi="Times New Roman" w:cs="Times New Roman"/>
            <w:sz w:val="24"/>
            <w:szCs w:val="24"/>
          </w:rPr>
          <w:delText>the</w:delText>
        </w:r>
        <w:r w:rsidR="00F5289C" w:rsidDel="00D31BA7">
          <w:rPr>
            <w:rFonts w:ascii="Times New Roman" w:hAnsi="Times New Roman" w:cs="Times New Roman"/>
            <w:sz w:val="24"/>
            <w:szCs w:val="24"/>
          </w:rPr>
          <w:delText xml:space="preserve"> </w:delText>
        </w:r>
      </w:del>
      <w:del w:id="546" w:author="Daniel Noble" w:date="2025-02-19T15:49:00Z" w16du:dateUtc="2025-02-19T04:49:00Z">
        <w:r w:rsidR="00F5289C" w:rsidDel="00E11A45">
          <w:rPr>
            <w:rFonts w:ascii="Times New Roman" w:hAnsi="Times New Roman" w:cs="Times New Roman"/>
            <w:sz w:val="24"/>
            <w:szCs w:val="24"/>
          </w:rPr>
          <w:delText>different</w:delText>
        </w:r>
        <w:r w:rsidR="00510AA2" w:rsidRPr="00402514" w:rsidDel="00E11A45">
          <w:rPr>
            <w:rFonts w:ascii="Times New Roman" w:hAnsi="Times New Roman" w:cs="Times New Roman"/>
            <w:sz w:val="24"/>
            <w:szCs w:val="24"/>
          </w:rPr>
          <w:delText xml:space="preserve"> </w:delText>
        </w:r>
      </w:del>
      <w:del w:id="547" w:author="Daniel Noble" w:date="2025-04-03T11:03:00Z" w16du:dateUtc="2025-04-03T00:03:00Z">
        <w:r w:rsidR="00510AA2" w:rsidRPr="00402514" w:rsidDel="00D31BA7">
          <w:rPr>
            <w:rFonts w:ascii="Times New Roman" w:hAnsi="Times New Roman" w:cs="Times New Roman"/>
            <w:sz w:val="24"/>
            <w:szCs w:val="24"/>
          </w:rPr>
          <w:delText>subsets</w:delText>
        </w:r>
      </w:del>
      <w:ins w:id="548" w:author="Daniel Noble" w:date="2025-04-03T11:03:00Z" w16du:dateUtc="2025-04-03T00:03:00Z">
        <w:r w:rsidR="00D31BA7">
          <w:rPr>
            <w:rFonts w:ascii="Times New Roman" w:hAnsi="Times New Roman" w:cs="Times New Roman"/>
            <w:sz w:val="24"/>
            <w:szCs w:val="24"/>
          </w:rPr>
          <w:t>key moderators</w:t>
        </w:r>
      </w:ins>
      <w:r w:rsidR="00510AA2" w:rsidRPr="00402514">
        <w:rPr>
          <w:rFonts w:ascii="Times New Roman" w:hAnsi="Times New Roman" w:cs="Times New Roman"/>
          <w:sz w:val="24"/>
          <w:szCs w:val="24"/>
        </w:rPr>
        <w:t xml:space="preserve"> were</w:t>
      </w:r>
      <w:del w:id="549" w:author="Daniel Noble" w:date="2025-02-19T15:30:00Z" w16du:dateUtc="2025-02-19T04:30:00Z">
        <w:r w:rsidR="00510AA2" w:rsidRPr="00402514" w:rsidDel="008A5D52">
          <w:rPr>
            <w:rFonts w:ascii="Times New Roman" w:hAnsi="Times New Roman" w:cs="Times New Roman"/>
            <w:sz w:val="24"/>
            <w:szCs w:val="24"/>
          </w:rPr>
          <w:delText>, remarkably, in</w:delText>
        </w:r>
      </w:del>
      <w:ins w:id="550" w:author="Daniel Noble" w:date="2025-02-19T15:30:00Z" w16du:dateUtc="2025-02-19T04:30:00Z">
        <w:r w:rsidR="008A5D52">
          <w:rPr>
            <w:rFonts w:ascii="Times New Roman" w:hAnsi="Times New Roman" w:cs="Times New Roman"/>
            <w:sz w:val="24"/>
            <w:szCs w:val="24"/>
          </w:rPr>
          <w:t xml:space="preserve"> also in strong</w:t>
        </w:r>
      </w:ins>
      <w:r w:rsidR="00510AA2" w:rsidRPr="00402514">
        <w:rPr>
          <w:rFonts w:ascii="Times New Roman" w:hAnsi="Times New Roman" w:cs="Times New Roman"/>
          <w:sz w:val="24"/>
          <w:szCs w:val="24"/>
        </w:rPr>
        <w:t xml:space="preserve"> agreement that the capacity for phenotypic plasticity remains unaltered by thermal variability. </w:t>
      </w:r>
      <w:ins w:id="551" w:author="Daniel Noble" w:date="2025-04-03T11:03:00Z" w16du:dateUtc="2025-04-03T00:03:00Z">
        <w:r w:rsidR="00D31BA7">
          <w:rPr>
            <w:rFonts w:ascii="Times New Roman" w:hAnsi="Times New Roman" w:cs="Times New Roman"/>
            <w:sz w:val="24"/>
            <w:szCs w:val="24"/>
          </w:rPr>
          <w:t xml:space="preserve">Only for </w:t>
        </w:r>
      </w:ins>
      <w:ins w:id="552" w:author="Daniel Noble" w:date="2025-04-03T11:04:00Z" w16du:dateUtc="2025-04-03T00:04:00Z">
        <w:r w:rsidR="00D31BA7">
          <w:rPr>
            <w:rFonts w:ascii="Times New Roman" w:hAnsi="Times New Roman" w:cs="Times New Roman"/>
            <w:sz w:val="24"/>
            <w:szCs w:val="24"/>
          </w:rPr>
          <w:t xml:space="preserve">two specific trait categories, development time and body mass, did we see differences in plasticity between constant and fluctuating </w:t>
        </w:r>
        <w:r w:rsidR="00FF5A41">
          <w:rPr>
            <w:rFonts w:ascii="Times New Roman" w:hAnsi="Times New Roman" w:cs="Times New Roman"/>
            <w:sz w:val="24"/>
            <w:szCs w:val="24"/>
          </w:rPr>
          <w:t>temperatures,</w:t>
        </w:r>
        <w:r w:rsidR="00D31BA7">
          <w:rPr>
            <w:rFonts w:ascii="Times New Roman" w:hAnsi="Times New Roman" w:cs="Times New Roman"/>
            <w:sz w:val="24"/>
            <w:szCs w:val="24"/>
          </w:rPr>
          <w:t xml:space="preserve"> but these effects were small and largely in </w:t>
        </w:r>
        <w:r w:rsidR="00D31BA7">
          <w:rPr>
            <w:rFonts w:ascii="Times New Roman" w:hAnsi="Times New Roman" w:cs="Times New Roman"/>
            <w:sz w:val="24"/>
            <w:szCs w:val="24"/>
          </w:rPr>
          <w:lastRenderedPageBreak/>
          <w:t xml:space="preserve">line with other effect sizes. </w:t>
        </w:r>
      </w:ins>
      <w:r w:rsidR="00510AA2" w:rsidRPr="00402514">
        <w:rPr>
          <w:rFonts w:ascii="Times New Roman" w:hAnsi="Times New Roman" w:cs="Times New Roman"/>
          <w:sz w:val="24"/>
          <w:szCs w:val="24"/>
        </w:rPr>
        <w:t>The findings of our study suggest that the ability to maintain relatively constant phenotypes across environmental gradients is not influenced by regular, short-term fluctuations around the t</w:t>
      </w:r>
      <w:r w:rsidR="00B24DB4">
        <w:rPr>
          <w:rFonts w:ascii="Times New Roman" w:hAnsi="Times New Roman" w:cs="Times New Roman"/>
          <w:sz w:val="24"/>
          <w:szCs w:val="24"/>
        </w:rPr>
        <w:t>emperature</w:t>
      </w:r>
      <w:r w:rsidR="00510AA2" w:rsidRPr="00402514">
        <w:rPr>
          <w:rFonts w:ascii="Times New Roman" w:hAnsi="Times New Roman" w:cs="Times New Roman"/>
          <w:sz w:val="24"/>
          <w:szCs w:val="24"/>
        </w:rPr>
        <w:t xml:space="preserve"> mean. </w:t>
      </w:r>
    </w:p>
    <w:p w14:paraId="715F4198" w14:textId="143869A7" w:rsidR="00510AA2" w:rsidRDefault="00510AA2">
      <w:pPr>
        <w:spacing w:after="0" w:line="240" w:lineRule="auto"/>
        <w:ind w:firstLine="720"/>
        <w:rPr>
          <w:rFonts w:ascii="Times New Roman" w:hAnsi="Times New Roman" w:cs="Times New Roman"/>
          <w:sz w:val="24"/>
          <w:szCs w:val="24"/>
        </w:rPr>
        <w:pPrChange w:id="553" w:author="Daniel Noble" w:date="2025-02-01T13:22:00Z" w16du:dateUtc="2025-02-01T02:22:00Z">
          <w:pPr>
            <w:spacing w:after="0" w:line="480" w:lineRule="auto"/>
            <w:ind w:firstLine="720"/>
          </w:pPr>
        </w:pPrChange>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Loughland</w:t>
          </w:r>
          <w:proofErr w:type="spellEnd"/>
          <w:r w:rsidR="00086780" w:rsidRPr="00086780">
            <w:rPr>
              <w:rFonts w:ascii="Times New Roman" w:eastAsia="Times New Roman" w:hAnsi="Times New Roman" w:cs="Times New Roman"/>
              <w:sz w:val="24"/>
            </w:rPr>
            <w:t xml:space="preserve"> et al., 2021; Schulte, 2014)</w:t>
          </w:r>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r w:rsidR="00086780" w:rsidRPr="00086780">
            <w:rPr>
              <w:rFonts w:ascii="Times New Roman" w:eastAsia="Times New Roman" w:hAnsi="Times New Roman" w:cs="Times New Roman"/>
              <w:sz w:val="24"/>
            </w:rPr>
            <w:t>(Beaman et al., 2016)</w:t>
          </w:r>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r w:rsidR="00086780" w:rsidRPr="00086780">
            <w:rPr>
              <w:rFonts w:ascii="Times New Roman" w:eastAsia="Times New Roman" w:hAnsi="Times New Roman" w:cs="Times New Roman"/>
              <w:sz w:val="24"/>
            </w:rPr>
            <w:t>(Pfab et al., 2016)</w:t>
          </w:r>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
          <w:id w:val="-562553300"/>
          <w:placeholder>
            <w:docPart w:val="DefaultPlaceholder_-1854013440"/>
          </w:placeholder>
        </w:sdtPr>
        <w:sdtContent>
          <w:r w:rsidR="00086780" w:rsidRPr="00086780">
            <w:rPr>
              <w:rFonts w:ascii="Times New Roman" w:eastAsia="Times New Roman" w:hAnsi="Times New Roman" w:cs="Times New Roman"/>
              <w:sz w:val="24"/>
            </w:rPr>
            <w:t>(Gabriel, 2005)</w:t>
          </w:r>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frequent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r w:rsidR="00086780" w:rsidRPr="00086780">
            <w:rPr>
              <w:rFonts w:ascii="Times New Roman" w:eastAsia="Times New Roman" w:hAnsi="Times New Roman" w:cs="Times New Roman"/>
              <w:sz w:val="24"/>
            </w:rPr>
            <w:t>(</w:t>
          </w:r>
          <w:proofErr w:type="spellStart"/>
          <w:r w:rsidR="00086780" w:rsidRPr="00086780">
            <w:rPr>
              <w:rFonts w:ascii="Times New Roman" w:eastAsia="Times New Roman" w:hAnsi="Times New Roman" w:cs="Times New Roman"/>
              <w:sz w:val="24"/>
            </w:rPr>
            <w:t>Ghalambor</w:t>
          </w:r>
          <w:proofErr w:type="spellEnd"/>
          <w:r w:rsidR="00086780" w:rsidRPr="00086780">
            <w:rPr>
              <w:rFonts w:ascii="Times New Roman" w:eastAsia="Times New Roman" w:hAnsi="Times New Roman" w:cs="Times New Roman"/>
              <w:sz w:val="24"/>
            </w:rPr>
            <w:t xml:space="preserve"> et al., 2007)</w:t>
          </w:r>
        </w:sdtContent>
      </w:sdt>
      <w:r w:rsidRPr="00402514">
        <w:rPr>
          <w:rFonts w:ascii="Times New Roman" w:hAnsi="Times New Roman" w:cs="Times New Roman"/>
          <w:sz w:val="24"/>
          <w:szCs w:val="24"/>
        </w:rPr>
        <w:t>. Findings from our analysis instead indicate that short periods of exposure to temperatures beyond the thermal mean are insufficient to impact plastic responses. Therefore, we conclude that plastic responses are driven by longer-term mean temperatures.</w:t>
      </w:r>
    </w:p>
    <w:p w14:paraId="1F21EE99" w14:textId="25776094" w:rsidR="00510AA2" w:rsidRPr="00402514" w:rsidRDefault="00C91D7A">
      <w:pPr>
        <w:spacing w:after="0" w:line="240" w:lineRule="auto"/>
        <w:ind w:firstLine="720"/>
        <w:rPr>
          <w:rFonts w:ascii="Times New Roman" w:hAnsi="Times New Roman" w:cs="Times New Roman"/>
          <w:sz w:val="24"/>
          <w:szCs w:val="24"/>
        </w:rPr>
        <w:pPrChange w:id="554" w:author="Daniel Noble" w:date="2025-02-01T13:22:00Z" w16du:dateUtc="2025-02-01T02:22:00Z">
          <w:pPr>
            <w:spacing w:after="0" w:line="480" w:lineRule="auto"/>
            <w:ind w:firstLine="720"/>
          </w:pPr>
        </w:pPrChange>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r w:rsidR="00086780" w:rsidRPr="00086780">
            <w:rPr>
              <w:rFonts w:ascii="Times New Roman" w:eastAsia="Times New Roman" w:hAnsi="Times New Roman" w:cs="Times New Roman"/>
              <w:sz w:val="24"/>
            </w:rPr>
            <w:t>(O’Connor et al., 2019; Zimmer et al., 2022)</w:t>
          </w:r>
        </w:sdtContent>
      </w:sdt>
      <w:r w:rsidR="00DD2316">
        <w:rPr>
          <w:rFonts w:ascii="Times New Roman" w:hAnsi="Times New Roman" w:cs="Times New Roman"/>
          <w:sz w:val="24"/>
          <w:szCs w:val="24"/>
        </w:rPr>
        <w:t> </w:t>
      </w:r>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r w:rsidR="00086780" w:rsidRPr="00086780">
            <w:rPr>
              <w:rFonts w:ascii="Times New Roman" w:eastAsia="Times New Roman" w:hAnsi="Times New Roman" w:cs="Times New Roman"/>
              <w:sz w:val="24"/>
            </w:rPr>
            <w:t>(Marshall et al., 2021)</w:t>
          </w:r>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 xml:space="preserve">The ability to filter frequent, short-term thermal signals could be an advantageous mechanism that increases the efficacy of plastic responses. A ‘band-pass filter’ could explain this phenomenon, in which regular thermal noise around the mean is filtered out and does not contribute to the capacity for phenotypic plasticity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r w:rsidR="00086780" w:rsidRPr="00086780">
            <w:rPr>
              <w:rFonts w:ascii="Times New Roman" w:eastAsia="Times New Roman" w:hAnsi="Times New Roman" w:cs="Times New Roman"/>
              <w:sz w:val="24"/>
            </w:rPr>
            <w:t>(Lattin and Kelly, 2020)</w:t>
          </w:r>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r w:rsidR="00086780" w:rsidRPr="00086780">
            <w:rPr>
              <w:rFonts w:ascii="Times New Roman" w:eastAsia="Times New Roman" w:hAnsi="Times New Roman" w:cs="Times New Roman"/>
              <w:sz w:val="24"/>
            </w:rPr>
            <w:t>(Leung et al., 2020)</w:t>
          </w:r>
        </w:sdtContent>
      </w:sdt>
      <w:r w:rsidR="00510AA2" w:rsidRPr="00402514">
        <w:rPr>
          <w:rFonts w:ascii="Times New Roman" w:hAnsi="Times New Roman" w:cs="Times New Roman"/>
          <w:sz w:val="24"/>
          <w:szCs w:val="24"/>
        </w:rPr>
        <w:t xml:space="preserve">. </w:t>
      </w:r>
    </w:p>
    <w:p w14:paraId="6803DEE7" w14:textId="7643C32C" w:rsidR="00510AA2" w:rsidRDefault="00510AA2">
      <w:pPr>
        <w:spacing w:after="0" w:line="240" w:lineRule="auto"/>
        <w:ind w:firstLine="720"/>
        <w:rPr>
          <w:rFonts w:ascii="Times New Roman" w:hAnsi="Times New Roman" w:cs="Times New Roman"/>
          <w:sz w:val="24"/>
          <w:szCs w:val="24"/>
        </w:rPr>
        <w:pPrChange w:id="555" w:author="Daniel Noble" w:date="2025-02-01T13:22:00Z" w16du:dateUtc="2025-02-01T02:22:00Z">
          <w:pPr>
            <w:spacing w:after="0" w:line="480" w:lineRule="auto"/>
            <w:ind w:firstLine="720"/>
          </w:pPr>
        </w:pPrChange>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r w:rsidR="00086780" w:rsidRPr="00086780">
            <w:rPr>
              <w:rFonts w:ascii="Times New Roman" w:eastAsia="Times New Roman" w:hAnsi="Times New Roman" w:cs="Times New Roman"/>
              <w:sz w:val="24"/>
            </w:rPr>
            <w:t>(Raynal et al., 2022; Stocker et al., 2024; Stoks et al., 2017)</w:t>
          </w:r>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086780">
        <w:rPr>
          <w:rFonts w:ascii="Times New Roman" w:hAnsi="Times New Roman" w:cs="Times New Roman"/>
          <w:sz w:val="24"/>
          <w:szCs w:val="24"/>
        </w:rPr>
        <w:t>but</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r w:rsidR="00086780" w:rsidRPr="00086780">
            <w:rPr>
              <w:rFonts w:ascii="Times New Roman" w:eastAsia="Times New Roman" w:hAnsi="Times New Roman" w:cs="Times New Roman"/>
              <w:sz w:val="24"/>
            </w:rPr>
            <w:t>(Murray et al., 2022)</w:t>
          </w:r>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ur findings support the validity of  experiments</w:t>
      </w:r>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r w:rsidRPr="00402514">
        <w:rPr>
          <w:rFonts w:ascii="Times New Roman" w:hAnsi="Times New Roman" w:cs="Times New Roman"/>
          <w:sz w:val="24"/>
          <w:szCs w:val="24"/>
        </w:rPr>
        <w:t xml:space="preserve">Our conclusions pertain to phenotypic plasticity within the lifetime of an organism (acclimation and developmental plasticity) </w:t>
      </w:r>
      <w:r w:rsidR="009D4B2F">
        <w:rPr>
          <w:rFonts w:ascii="Times New Roman" w:hAnsi="Times New Roman" w:cs="Times New Roman"/>
          <w:sz w:val="24"/>
          <w:szCs w:val="24"/>
        </w:rPr>
        <w:t>and primarily in response to diel cycles. I</w:t>
      </w:r>
      <w:r w:rsidRPr="00402514">
        <w:rPr>
          <w:rFonts w:ascii="Times New Roman" w:hAnsi="Times New Roman" w:cs="Times New Roman"/>
          <w:sz w:val="24"/>
          <w:szCs w:val="24"/>
        </w:rPr>
        <w:t>n the literature there are few data showing the</w:t>
      </w:r>
      <w:r w:rsidR="009D4B2F">
        <w:rPr>
          <w:rFonts w:ascii="Times New Roman" w:hAnsi="Times New Roman" w:cs="Times New Roman"/>
          <w:sz w:val="24"/>
          <w:szCs w:val="24"/>
        </w:rPr>
        <w:t xml:space="preserve"> impact of fluctuations with longer periods, and it will be important to determine the </w:t>
      </w:r>
      <w:del w:id="556" w:author="Daniel Noble" w:date="2025-02-19T15:33:00Z" w16du:dateUtc="2025-02-19T04:33:00Z">
        <w:r w:rsidRPr="00402514" w:rsidDel="000D447F">
          <w:rPr>
            <w:rFonts w:ascii="Times New Roman" w:hAnsi="Times New Roman" w:cs="Times New Roman"/>
            <w:sz w:val="24"/>
            <w:szCs w:val="24"/>
          </w:rPr>
          <w:delText xml:space="preserve"> </w:delText>
        </w:r>
      </w:del>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We suggest that future research should explore the impacts of transgenerational thermal variability and temporal scales on the capacity for phenotypic plasticity. </w:t>
      </w:r>
    </w:p>
    <w:p w14:paraId="5680A476" w14:textId="77777777" w:rsidR="009D4B2F" w:rsidRDefault="009D4B2F">
      <w:pPr>
        <w:tabs>
          <w:tab w:val="left" w:pos="2655"/>
        </w:tabs>
        <w:spacing w:after="0" w:line="240" w:lineRule="auto"/>
        <w:rPr>
          <w:rFonts w:ascii="Times New Roman" w:hAnsi="Times New Roman" w:cs="Times New Roman"/>
          <w:sz w:val="24"/>
          <w:szCs w:val="24"/>
        </w:rPr>
        <w:pPrChange w:id="557" w:author="Daniel Noble" w:date="2025-02-01T13:22:00Z" w16du:dateUtc="2025-02-01T02:22:00Z">
          <w:pPr>
            <w:tabs>
              <w:tab w:val="left" w:pos="2655"/>
            </w:tabs>
            <w:spacing w:after="0" w:line="480" w:lineRule="auto"/>
          </w:pPr>
        </w:pPrChange>
      </w:pPr>
    </w:p>
    <w:p w14:paraId="2DD11486" w14:textId="047036E3" w:rsidR="00EC5B33" w:rsidRPr="00EC5B33" w:rsidRDefault="00510AA2">
      <w:pPr>
        <w:tabs>
          <w:tab w:val="left" w:pos="2655"/>
        </w:tabs>
        <w:spacing w:after="0" w:line="240" w:lineRule="auto"/>
        <w:rPr>
          <w:rFonts w:ascii="Times New Roman" w:hAnsi="Times New Roman" w:cs="Times New Roman"/>
          <w:b/>
          <w:bCs/>
          <w:sz w:val="24"/>
          <w:szCs w:val="24"/>
        </w:rPr>
        <w:pPrChange w:id="558" w:author="Daniel Noble" w:date="2025-02-01T13:22:00Z" w16du:dateUtc="2025-02-01T02:22:00Z">
          <w:pPr>
            <w:tabs>
              <w:tab w:val="left" w:pos="2655"/>
            </w:tabs>
            <w:spacing w:after="0" w:line="480" w:lineRule="auto"/>
          </w:pPr>
        </w:pPrChange>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 (not formatted)</w:t>
      </w:r>
    </w:p>
    <w:sdt>
      <w:sdtPr>
        <w:rPr>
          <w:rFonts w:ascii="Times New Roman" w:eastAsiaTheme="minorEastAsia" w:hAnsi="Times New Roman" w:cs="Times New Roman"/>
          <w:sz w:val="24"/>
          <w:szCs w:val="24"/>
        </w:rPr>
        <w:alias w:val="SmartCite Bibliography"/>
        <w:tag w:val="Aquatic Toxicology+{&quot;language&quot;:&quot;en-US&quot;,&quot;isSectionsModeOn&quot;:false}"/>
        <w:id w:val="-655921460"/>
        <w:placeholder>
          <w:docPart w:val="25067DE08CE9954480283BF6F434CE11"/>
        </w:placeholder>
      </w:sdtPr>
      <w:sdtContent>
        <w:p w14:paraId="1AA58680" w14:textId="3C553F7A" w:rsidR="00EC5B33" w:rsidRPr="00EC5B33" w:rsidRDefault="00EC5B33">
          <w:pPr>
            <w:spacing w:line="240" w:lineRule="auto"/>
            <w:rPr>
              <w:rFonts w:ascii="Times New Roman" w:eastAsia="Times New Roman" w:hAnsi="Times New Roman" w:cs="Times New Roman"/>
              <w:sz w:val="24"/>
              <w:szCs w:val="24"/>
            </w:rPr>
            <w:pPrChange w:id="559" w:author="Daniel Noble" w:date="2025-02-01T13:22:00Z" w16du:dateUtc="2025-02-01T02:22:00Z">
              <w:pPr/>
            </w:pPrChange>
          </w:pPr>
          <w:r w:rsidRPr="00086780">
            <w:rPr>
              <w:rFonts w:ascii="Times New Roman" w:hAnsi="Times New Roman" w:cs="Times New Roman"/>
              <w:sz w:val="24"/>
            </w:rPr>
            <w:t>Angilletta, M.J., 2009. Thermal adaptation.</w:t>
          </w:r>
        </w:p>
        <w:p w14:paraId="5B259359" w14:textId="77777777" w:rsidR="00EC5B33" w:rsidRPr="00086780" w:rsidRDefault="00EC5B33" w:rsidP="000F344C">
          <w:pPr>
            <w:pStyle w:val="Bibliography1"/>
            <w:ind w:left="300" w:hanging="300"/>
          </w:pPr>
          <w:r w:rsidRPr="00086780">
            <w:t xml:space="preserve">Beaman, J.E., White, C.R., Seebacher, F., 2016. Evolution of plasticity: Mechanistic link between development and reversible acclimation. Trends Ecol. </w:t>
          </w:r>
          <w:proofErr w:type="spellStart"/>
          <w:r w:rsidRPr="00086780">
            <w:t>Evol</w:t>
          </w:r>
          <w:proofErr w:type="spellEnd"/>
          <w:r w:rsidRPr="00086780">
            <w:t xml:space="preserve">. 31, 237–249. </w:t>
          </w:r>
          <w:hyperlink r:id="rId12" w:history="1">
            <w:r w:rsidRPr="00086780">
              <w:rPr>
                <w:rStyle w:val="Hyperlink"/>
              </w:rPr>
              <w:t>https://doi.org/10.1016/j.tree.2016.01.004</w:t>
            </w:r>
          </w:hyperlink>
        </w:p>
        <w:p w14:paraId="4B9295AC" w14:textId="77777777" w:rsidR="00EC5B33" w:rsidRPr="00086780" w:rsidRDefault="00EC5B33" w:rsidP="000F344C">
          <w:pPr>
            <w:pStyle w:val="Bibliography1"/>
            <w:ind w:left="300" w:hanging="300"/>
          </w:pPr>
          <w:r w:rsidRPr="00086780">
            <w:t xml:space="preserve">Bozinovic, F., </w:t>
          </w:r>
          <w:proofErr w:type="spellStart"/>
          <w:r w:rsidRPr="00086780">
            <w:t>Cavieres</w:t>
          </w:r>
          <w:proofErr w:type="spellEnd"/>
          <w:r w:rsidRPr="00086780">
            <w:t xml:space="preserve">, G., Martel, S.I., </w:t>
          </w:r>
          <w:proofErr w:type="spellStart"/>
          <w:r w:rsidRPr="00086780">
            <w:t>Alruiz</w:t>
          </w:r>
          <w:proofErr w:type="spellEnd"/>
          <w:r w:rsidRPr="00086780">
            <w:t xml:space="preserve">, J.M., Molina, A.N., </w:t>
          </w:r>
          <w:proofErr w:type="spellStart"/>
          <w:r w:rsidRPr="00086780">
            <w:t>Roschzttardtz</w:t>
          </w:r>
          <w:proofErr w:type="spellEnd"/>
          <w:r w:rsidRPr="00086780">
            <w:t xml:space="preserve">, H., Rezende, E.L., 2020. Thermal effects vary predictably across levels of organization: empirical results and theoretical basis. Proc Royal Soc B 287, 20202508. </w:t>
          </w:r>
          <w:hyperlink r:id="rId13" w:history="1">
            <w:r w:rsidRPr="00086780">
              <w:rPr>
                <w:rStyle w:val="Hyperlink"/>
              </w:rPr>
              <w:t>https://doi.org/10.1098/rspb.2020.2508</w:t>
            </w:r>
          </w:hyperlink>
        </w:p>
        <w:p w14:paraId="5184C73E" w14:textId="77777777" w:rsidR="00EC5B33" w:rsidRPr="00086780" w:rsidRDefault="00EC5B33" w:rsidP="000F344C">
          <w:pPr>
            <w:pStyle w:val="Bibliography1"/>
            <w:ind w:left="300" w:hanging="300"/>
          </w:pPr>
          <w:proofErr w:type="spellStart"/>
          <w:r w:rsidRPr="00086780">
            <w:t>Burggren</w:t>
          </w:r>
          <w:proofErr w:type="spellEnd"/>
          <w:r w:rsidRPr="00086780">
            <w:t xml:space="preserve">, W., 2018. Developmental phenotypic plasticity helps bridge stochastic weather events associated with climate change. J. Exp. Biol. 221, jeb161984. </w:t>
          </w:r>
          <w:hyperlink r:id="rId14" w:history="1">
            <w:r w:rsidRPr="00086780">
              <w:rPr>
                <w:rStyle w:val="Hyperlink"/>
              </w:rPr>
              <w:t>https://doi.org/10.1242/jeb.161984</w:t>
            </w:r>
          </w:hyperlink>
        </w:p>
        <w:p w14:paraId="6DDC749B" w14:textId="77777777" w:rsidR="00EC5B33" w:rsidRPr="00086780" w:rsidRDefault="00EC5B33" w:rsidP="000F344C">
          <w:pPr>
            <w:pStyle w:val="Bibliography1"/>
            <w:ind w:left="300" w:hanging="300"/>
          </w:pPr>
          <w:proofErr w:type="spellStart"/>
          <w:r w:rsidRPr="00086780">
            <w:t>Burggren</w:t>
          </w:r>
          <w:proofErr w:type="spellEnd"/>
          <w:r w:rsidRPr="00086780">
            <w:t xml:space="preserve">, W.W., 2020. Phenotypic Switching Resulting </w:t>
          </w:r>
          <w:proofErr w:type="gramStart"/>
          <w:r w:rsidRPr="00086780">
            <w:t>From</w:t>
          </w:r>
          <w:proofErr w:type="gramEnd"/>
          <w:r w:rsidRPr="00086780">
            <w:t xml:space="preserve"> Developmental Plasticity: Fixed or Reversible? Frontiers in Physiology 10, 107–13. </w:t>
          </w:r>
          <w:hyperlink r:id="rId15" w:history="1">
            <w:r w:rsidRPr="00086780">
              <w:rPr>
                <w:rStyle w:val="Hyperlink"/>
              </w:rPr>
              <w:t>https://doi.org/10.3389/fphys.2019.01634</w:t>
            </w:r>
          </w:hyperlink>
        </w:p>
        <w:p w14:paraId="3D724B68" w14:textId="77777777" w:rsidR="00EC5B33" w:rsidRPr="00086780" w:rsidRDefault="00EC5B33" w:rsidP="000F344C">
          <w:pPr>
            <w:pStyle w:val="Bibliography1"/>
            <w:ind w:left="300" w:hanging="300"/>
          </w:pPr>
          <w:r w:rsidRPr="00086780">
            <w:t xml:space="preserve">Denny, M., 2019. Performance in a variable world: Using Jensen’s inequality to scale up from individuals to populations. </w:t>
          </w:r>
          <w:proofErr w:type="spellStart"/>
          <w:r w:rsidRPr="00086780">
            <w:t>Conserv</w:t>
          </w:r>
          <w:proofErr w:type="spellEnd"/>
          <w:r w:rsidRPr="00086780">
            <w:t xml:space="preserve">. Physiol. 7, coz053. </w:t>
          </w:r>
          <w:hyperlink r:id="rId16" w:history="1">
            <w:r w:rsidRPr="00086780">
              <w:rPr>
                <w:rStyle w:val="Hyperlink"/>
              </w:rPr>
              <w:t>https://doi.org/10.1093/conphys/coz053</w:t>
            </w:r>
          </w:hyperlink>
        </w:p>
        <w:p w14:paraId="64C39A3D" w14:textId="77777777" w:rsidR="00EC5B33" w:rsidRPr="00086780" w:rsidRDefault="00EC5B33" w:rsidP="000F344C">
          <w:pPr>
            <w:pStyle w:val="Bibliography1"/>
            <w:ind w:left="300" w:hanging="300"/>
          </w:pPr>
          <w:r w:rsidRPr="00086780">
            <w:t xml:space="preserve">Dowd, W.W., Denny, M.W., 2020. A series of unfortunate events: characterizing the contingent nature of physiological extremes using long-term environmental records. Proc Royal Soc B 287, 20192333. </w:t>
          </w:r>
          <w:hyperlink r:id="rId17" w:history="1">
            <w:r w:rsidRPr="00086780">
              <w:rPr>
                <w:rStyle w:val="Hyperlink"/>
              </w:rPr>
              <w:t>https://doi.org/10.1098/rspb.2019.2333</w:t>
            </w:r>
          </w:hyperlink>
        </w:p>
        <w:p w14:paraId="3F00FE9C" w14:textId="77777777" w:rsidR="00EC5B33" w:rsidRPr="00086780" w:rsidRDefault="00EC5B33" w:rsidP="000F344C">
          <w:pPr>
            <w:pStyle w:val="Bibliography1"/>
            <w:ind w:left="300" w:hanging="300"/>
          </w:pPr>
          <w:r w:rsidRPr="00086780">
            <w:t xml:space="preserve">Dowd, W.W., King, F.A., Denny, M.W., 2015. Thermal variation, thermal extremes and the physiological performance of individuals. J. Exp. Biol. 218, 1956–1967. </w:t>
          </w:r>
          <w:hyperlink r:id="rId18" w:history="1">
            <w:r w:rsidRPr="00086780">
              <w:rPr>
                <w:rStyle w:val="Hyperlink"/>
              </w:rPr>
              <w:t>https://doi.org/10.1242/jeb.114926</w:t>
            </w:r>
          </w:hyperlink>
        </w:p>
        <w:p w14:paraId="24348875" w14:textId="77777777" w:rsidR="00EC5B33" w:rsidRPr="00086780" w:rsidRDefault="00EC5B33" w:rsidP="000F344C">
          <w:pPr>
            <w:pStyle w:val="Bibliography1"/>
            <w:ind w:left="300" w:hanging="300"/>
          </w:pPr>
          <w:r w:rsidRPr="00086780">
            <w:t xml:space="preserve">Foo, Y.Z., O’Dea, R.E., </w:t>
          </w:r>
          <w:proofErr w:type="spellStart"/>
          <w:r w:rsidRPr="00086780">
            <w:t>Koricheva</w:t>
          </w:r>
          <w:proofErr w:type="spellEnd"/>
          <w:r w:rsidRPr="00086780">
            <w:t xml:space="preserve">, J., Nakagawa, S., </w:t>
          </w:r>
          <w:proofErr w:type="spellStart"/>
          <w:r w:rsidRPr="00086780">
            <w:t>Lagisz</w:t>
          </w:r>
          <w:proofErr w:type="spellEnd"/>
          <w:r w:rsidRPr="00086780">
            <w:t xml:space="preserve">, M., 2021. A practical guide to question formation, systematic searching and study screening for literature reviews in ecology and evolution. Methods Ecol. </w:t>
          </w:r>
          <w:proofErr w:type="spellStart"/>
          <w:r w:rsidRPr="00086780">
            <w:t>Evol</w:t>
          </w:r>
          <w:proofErr w:type="spellEnd"/>
          <w:r w:rsidRPr="00086780">
            <w:t xml:space="preserve">. 12, 1705–1720. </w:t>
          </w:r>
          <w:hyperlink r:id="rId19" w:history="1">
            <w:r w:rsidRPr="00086780">
              <w:rPr>
                <w:rStyle w:val="Hyperlink"/>
              </w:rPr>
              <w:t>https://doi.org/10.1111/2041-210x.13654</w:t>
            </w:r>
          </w:hyperlink>
        </w:p>
        <w:p w14:paraId="0E63A58E" w14:textId="77777777" w:rsidR="00EC5B33" w:rsidRPr="00086780" w:rsidRDefault="00EC5B33" w:rsidP="000F344C">
          <w:pPr>
            <w:pStyle w:val="Bibliography1"/>
            <w:ind w:left="300" w:hanging="300"/>
          </w:pPr>
          <w:r w:rsidRPr="00086780">
            <w:t xml:space="preserve">Gabriel, W., 2006. Selective advantage of irreversible and reversible phenotypic plasticity. Arch. </w:t>
          </w:r>
          <w:proofErr w:type="spellStart"/>
          <w:r w:rsidRPr="00086780">
            <w:t>Hydrobiol</w:t>
          </w:r>
          <w:proofErr w:type="spellEnd"/>
          <w:r w:rsidRPr="00086780">
            <w:t xml:space="preserve">. 167, 1–20. </w:t>
          </w:r>
          <w:hyperlink r:id="rId20" w:history="1">
            <w:r w:rsidRPr="00086780">
              <w:rPr>
                <w:rStyle w:val="Hyperlink"/>
              </w:rPr>
              <w:t>https://doi.org/10.1127/0003-9136/2006/0167-0001</w:t>
            </w:r>
          </w:hyperlink>
        </w:p>
        <w:p w14:paraId="1FD30324" w14:textId="77777777" w:rsidR="00EC5B33" w:rsidRPr="00086780" w:rsidRDefault="00EC5B33" w:rsidP="000F344C">
          <w:pPr>
            <w:pStyle w:val="Bibliography1"/>
            <w:ind w:left="300" w:hanging="300"/>
          </w:pPr>
          <w:r w:rsidRPr="00086780">
            <w:t xml:space="preserve">Gabriel, W., 2005. How stress selects for reversible phenotypic plasticity. J. </w:t>
          </w:r>
          <w:proofErr w:type="spellStart"/>
          <w:r w:rsidRPr="00086780">
            <w:t>Evol</w:t>
          </w:r>
          <w:proofErr w:type="spellEnd"/>
          <w:r w:rsidRPr="00086780">
            <w:t xml:space="preserve">. Biol. 18, 873–883. </w:t>
          </w:r>
          <w:hyperlink r:id="rId21" w:history="1">
            <w:r w:rsidRPr="00086780">
              <w:rPr>
                <w:rStyle w:val="Hyperlink"/>
              </w:rPr>
              <w:t>https://doi.org/10.1111/j.1420-9101.2005.00959.x</w:t>
            </w:r>
          </w:hyperlink>
        </w:p>
        <w:p w14:paraId="7D2C4BA6" w14:textId="77777777" w:rsidR="00EC5B33" w:rsidRPr="00086780" w:rsidRDefault="00EC5B33" w:rsidP="000F344C">
          <w:pPr>
            <w:pStyle w:val="Bibliography1"/>
            <w:ind w:left="300" w:hanging="300"/>
          </w:pPr>
          <w:proofErr w:type="spellStart"/>
          <w:r w:rsidRPr="00086780">
            <w:t>Ghalambor</w:t>
          </w:r>
          <w:proofErr w:type="spellEnd"/>
          <w:r w:rsidRPr="00086780">
            <w:t xml:space="preserve">, C.K., McKay, J.K., Carroll, S.P., Reznick, D.N., 2007. Adaptive versus non‐adaptive phenotypic plasticity and the potential for contemporary adaptation in new environments. </w:t>
          </w:r>
          <w:proofErr w:type="spellStart"/>
          <w:r w:rsidRPr="00086780">
            <w:t>Funct</w:t>
          </w:r>
          <w:proofErr w:type="spellEnd"/>
          <w:r w:rsidRPr="00086780">
            <w:t xml:space="preserve">. Ecol. 21, 394–407. </w:t>
          </w:r>
          <w:hyperlink r:id="rId22" w:history="1">
            <w:r w:rsidRPr="00086780">
              <w:rPr>
                <w:rStyle w:val="Hyperlink"/>
              </w:rPr>
              <w:t>https://doi.org/10.1111/j.1365-2435.2007.01283.x</w:t>
            </w:r>
          </w:hyperlink>
        </w:p>
        <w:p w14:paraId="275F1BC3" w14:textId="77777777" w:rsidR="00EC5B33" w:rsidRPr="00086780" w:rsidRDefault="00EC5B33" w:rsidP="000F344C">
          <w:pPr>
            <w:pStyle w:val="Bibliography1"/>
            <w:ind w:left="300" w:hanging="300"/>
          </w:pPr>
          <w:proofErr w:type="spellStart"/>
          <w:r w:rsidRPr="00086780">
            <w:t>Grafen</w:t>
          </w:r>
          <w:proofErr w:type="spellEnd"/>
          <w:r w:rsidRPr="00086780">
            <w:t xml:space="preserve">, A., 1989. The phylogenetic regression. Philos. Trans. R. Soc. Lond. B, Biol. Sci. 326, 119–157. </w:t>
          </w:r>
          <w:hyperlink r:id="rId23" w:history="1">
            <w:r w:rsidRPr="00086780">
              <w:rPr>
                <w:rStyle w:val="Hyperlink"/>
              </w:rPr>
              <w:t>https://doi.org/10.1098/rstb.1989.0106</w:t>
            </w:r>
          </w:hyperlink>
        </w:p>
        <w:p w14:paraId="06B8D672" w14:textId="77777777" w:rsidR="00EC5B33" w:rsidRPr="00086780" w:rsidRDefault="00EC5B33" w:rsidP="000F344C">
          <w:pPr>
            <w:pStyle w:val="Bibliography1"/>
            <w:ind w:left="300" w:hanging="300"/>
          </w:pPr>
          <w:proofErr w:type="spellStart"/>
          <w:r w:rsidRPr="00086780">
            <w:lastRenderedPageBreak/>
            <w:t>Guderley</w:t>
          </w:r>
          <w:proofErr w:type="spellEnd"/>
          <w:r w:rsidRPr="00086780">
            <w:t xml:space="preserve">, H., 2004. Metabolic responses to low temperature in fish muscle. Biol. Rev. 79, 409–427. </w:t>
          </w:r>
          <w:hyperlink r:id="rId24" w:history="1">
            <w:r w:rsidRPr="00086780">
              <w:rPr>
                <w:rStyle w:val="Hyperlink"/>
              </w:rPr>
              <w:t>https://doi.org/10.1017/s1464793103006328</w:t>
            </w:r>
          </w:hyperlink>
        </w:p>
        <w:p w14:paraId="7C077547" w14:textId="77777777" w:rsidR="00EC5B33" w:rsidRPr="00086780" w:rsidRDefault="00EC5B33" w:rsidP="000F344C">
          <w:pPr>
            <w:pStyle w:val="Bibliography1"/>
            <w:ind w:left="300" w:hanging="300"/>
          </w:pPr>
          <w:r w:rsidRPr="00086780">
            <w:t xml:space="preserve">Huey, R.B., Kearney, M.R., </w:t>
          </w:r>
          <w:proofErr w:type="spellStart"/>
          <w:r w:rsidRPr="00086780">
            <w:t>Krockenberger</w:t>
          </w:r>
          <w:proofErr w:type="spellEnd"/>
          <w:r w:rsidRPr="00086780">
            <w:t>, A., Holtum, J.A.M., Jess, M., Williams, S.E., 2012. Predicting organismal vulnerability to climate warming: roles of behaviour, physiology and adaptation. Philosophical Transactions of the Royal Society B: Biological Sciences 367, 1665–1679.</w:t>
          </w:r>
        </w:p>
        <w:p w14:paraId="452B28E4" w14:textId="77777777" w:rsidR="00EC5B33" w:rsidRPr="00086780" w:rsidRDefault="00EC5B33" w:rsidP="000F344C">
          <w:pPr>
            <w:pStyle w:val="Bibliography1"/>
            <w:ind w:left="300" w:hanging="300"/>
          </w:pPr>
          <w:r w:rsidRPr="00086780">
            <w:t xml:space="preserve">Huey, R.B., Kingsolver, J.G., 1989. Evolution of thermal sensitivity of ectotherm performance. Trends Ecol. </w:t>
          </w:r>
          <w:proofErr w:type="spellStart"/>
          <w:r w:rsidRPr="00086780">
            <w:t>Evol</w:t>
          </w:r>
          <w:proofErr w:type="spellEnd"/>
          <w:r w:rsidRPr="00086780">
            <w:t xml:space="preserve">. 4, 131–135. </w:t>
          </w:r>
          <w:hyperlink r:id="rId25" w:history="1">
            <w:r w:rsidRPr="00086780">
              <w:rPr>
                <w:rStyle w:val="Hyperlink"/>
              </w:rPr>
              <w:t>https://doi.org/10.1016/0169-5347(89)90211-5</w:t>
            </w:r>
          </w:hyperlink>
        </w:p>
        <w:p w14:paraId="23CC95A9" w14:textId="77777777" w:rsidR="00EC5B33" w:rsidRPr="00086780" w:rsidRDefault="00EC5B33" w:rsidP="000F344C">
          <w:pPr>
            <w:pStyle w:val="Bibliography1"/>
            <w:ind w:left="300" w:hanging="300"/>
          </w:pPr>
          <w:r w:rsidRPr="00086780">
            <w:t xml:space="preserve">Knol, M.J., VanderWeele, T.J., </w:t>
          </w:r>
          <w:proofErr w:type="spellStart"/>
          <w:r w:rsidRPr="00086780">
            <w:t>Groenwold</w:t>
          </w:r>
          <w:proofErr w:type="spellEnd"/>
          <w:r w:rsidRPr="00086780">
            <w:t xml:space="preserve">, R.H.H., </w:t>
          </w:r>
          <w:proofErr w:type="spellStart"/>
          <w:r w:rsidRPr="00086780">
            <w:t>Klungel</w:t>
          </w:r>
          <w:proofErr w:type="spellEnd"/>
          <w:r w:rsidRPr="00086780">
            <w:t xml:space="preserve">, O.H., Rovers, M.M., </w:t>
          </w:r>
          <w:proofErr w:type="spellStart"/>
          <w:r w:rsidRPr="00086780">
            <w:t>Grobbee</w:t>
          </w:r>
          <w:proofErr w:type="spellEnd"/>
          <w:r w:rsidRPr="00086780">
            <w:t xml:space="preserve">, D.E., 2011. Estimating measures of interaction on an additive scale for preventive exposures. Eur. J. Epidemiol. 26, 433–438. </w:t>
          </w:r>
          <w:hyperlink r:id="rId26" w:history="1">
            <w:r w:rsidRPr="00086780">
              <w:rPr>
                <w:rStyle w:val="Hyperlink"/>
              </w:rPr>
              <w:t>https://doi.org/10.1007/s10654-011-9554-9</w:t>
            </w:r>
          </w:hyperlink>
        </w:p>
        <w:p w14:paraId="7A963E45" w14:textId="77777777" w:rsidR="00EC5B33" w:rsidRPr="00086780" w:rsidRDefault="00EC5B33" w:rsidP="000F344C">
          <w:pPr>
            <w:pStyle w:val="Bibliography1"/>
            <w:ind w:left="300" w:hanging="300"/>
          </w:pPr>
          <w:r w:rsidRPr="00086780">
            <w:t xml:space="preserve">Lattin, C.R., Kelly, T.R., 2020. Glucocorticoid negative feedback as a potential mediator of trade-offs between reproduction and survival. Gen. Comp. Endocrinol. 286, 113301. </w:t>
          </w:r>
          <w:hyperlink r:id="rId27" w:history="1">
            <w:r w:rsidRPr="00086780">
              <w:rPr>
                <w:rStyle w:val="Hyperlink"/>
              </w:rPr>
              <w:t>https://doi.org/10.1016/j.ygcen.2019.113301</w:t>
            </w:r>
          </w:hyperlink>
        </w:p>
        <w:p w14:paraId="70DFE103" w14:textId="77777777" w:rsidR="00EC5B33" w:rsidRPr="00086780" w:rsidRDefault="00EC5B33" w:rsidP="000F344C">
          <w:pPr>
            <w:pStyle w:val="Bibliography1"/>
            <w:ind w:left="300" w:hanging="300"/>
          </w:pPr>
          <w:r w:rsidRPr="00086780">
            <w:t>Lee, H., 2023. Synthesis report of the IPCC sixth assessment report (AR6). Intergovernmental Panel on Climate Change.</w:t>
          </w:r>
        </w:p>
        <w:p w14:paraId="57C82B59" w14:textId="77777777" w:rsidR="00EC5B33" w:rsidRPr="00086780" w:rsidRDefault="00EC5B33" w:rsidP="000F344C">
          <w:pPr>
            <w:pStyle w:val="Bibliography1"/>
            <w:ind w:left="300" w:hanging="300"/>
          </w:pPr>
          <w:r w:rsidRPr="00086780">
            <w:t xml:space="preserve">Leung, C., Rescan, M., </w:t>
          </w:r>
          <w:proofErr w:type="spellStart"/>
          <w:r w:rsidRPr="00086780">
            <w:t>Grulois</w:t>
          </w:r>
          <w:proofErr w:type="spellEnd"/>
          <w:r w:rsidRPr="00086780">
            <w:t xml:space="preserve">, D., Chevin, L.M., 2020. Reduced phenotypic plasticity evolves in less predictable environments. Ecol. Lett. 23, 1664–1672. </w:t>
          </w:r>
          <w:hyperlink r:id="rId28" w:history="1">
            <w:r w:rsidRPr="00086780">
              <w:rPr>
                <w:rStyle w:val="Hyperlink"/>
              </w:rPr>
              <w:t>https://doi.org/10.1111/ele.13598</w:t>
            </w:r>
          </w:hyperlink>
        </w:p>
        <w:p w14:paraId="3533C788" w14:textId="77777777" w:rsidR="00EC5B33" w:rsidRPr="00086780" w:rsidRDefault="00EC5B33" w:rsidP="000F344C">
          <w:pPr>
            <w:pStyle w:val="Bibliography1"/>
            <w:ind w:left="300" w:hanging="300"/>
          </w:pPr>
          <w:proofErr w:type="spellStart"/>
          <w:r w:rsidRPr="00086780">
            <w:t>Loughland</w:t>
          </w:r>
          <w:proofErr w:type="spellEnd"/>
          <w:r w:rsidRPr="00086780">
            <w:t xml:space="preserve">, I., Little, A., Seebacher, F., 2021. DNA methyltransferase 3a mediates developmental thermal plasticity. BMC Biol. 19, 11. </w:t>
          </w:r>
          <w:hyperlink r:id="rId29" w:history="1">
            <w:r w:rsidRPr="00086780">
              <w:rPr>
                <w:rStyle w:val="Hyperlink"/>
              </w:rPr>
              <w:t>https://doi.org/10.1186/s12915-020-00942-w</w:t>
            </w:r>
          </w:hyperlink>
        </w:p>
        <w:p w14:paraId="1E7A69DA" w14:textId="77777777" w:rsidR="00EC5B33" w:rsidRPr="00086780" w:rsidRDefault="00EC5B33" w:rsidP="000F344C">
          <w:pPr>
            <w:pStyle w:val="Bibliography1"/>
            <w:ind w:left="300" w:hanging="300"/>
          </w:pPr>
          <w:r w:rsidRPr="00086780">
            <w:t xml:space="preserve">Macartney, E.L., </w:t>
          </w:r>
          <w:proofErr w:type="spellStart"/>
          <w:r w:rsidRPr="00086780">
            <w:t>Lagisz</w:t>
          </w:r>
          <w:proofErr w:type="spellEnd"/>
          <w:r w:rsidRPr="00086780">
            <w:t xml:space="preserve">, M., Nakagawa, S., 2022. The relative benefits of environmental enrichment on learning and memory are greater when stressed: A meta-analysis of interactions in rodents. </w:t>
          </w:r>
          <w:proofErr w:type="spellStart"/>
          <w:r w:rsidRPr="00086780">
            <w:t>Neurosci</w:t>
          </w:r>
          <w:proofErr w:type="spellEnd"/>
          <w:r w:rsidRPr="00086780">
            <w:t xml:space="preserve">. </w:t>
          </w:r>
          <w:proofErr w:type="spellStart"/>
          <w:r w:rsidRPr="00086780">
            <w:t>Biobehav</w:t>
          </w:r>
          <w:proofErr w:type="spellEnd"/>
          <w:r w:rsidRPr="00086780">
            <w:t xml:space="preserve">. Rev. 135, 104554. </w:t>
          </w:r>
          <w:hyperlink r:id="rId30" w:history="1">
            <w:r w:rsidRPr="00086780">
              <w:rPr>
                <w:rStyle w:val="Hyperlink"/>
              </w:rPr>
              <w:t>https://doi.org/10.1016/j.neubiorev.2022.104554</w:t>
            </w:r>
          </w:hyperlink>
        </w:p>
        <w:p w14:paraId="593B8192" w14:textId="77777777" w:rsidR="00EC5B33" w:rsidRPr="00086780" w:rsidRDefault="00EC5B33" w:rsidP="000F344C">
          <w:pPr>
            <w:pStyle w:val="Bibliography1"/>
            <w:ind w:left="300" w:hanging="300"/>
          </w:pPr>
          <w:r w:rsidRPr="00086780">
            <w:t xml:space="preserve">Marshall, K.E., Anderson, K.M., Brown, N.E.M., </w:t>
          </w:r>
          <w:proofErr w:type="spellStart"/>
          <w:r w:rsidRPr="00086780">
            <w:t>Dytnerski</w:t>
          </w:r>
          <w:proofErr w:type="spellEnd"/>
          <w:r w:rsidRPr="00086780">
            <w:t xml:space="preserve">, J.K., Flynn, K.L., Bernhardt, J.R., Konecny, C.A., Gurney-Smith, H., Harley, C.D.G., 2021. Whole-organism responses to constant temperatures do not predict responses to variable temperatures in the ecosystem </w:t>
          </w:r>
          <w:proofErr w:type="spellStart"/>
          <w:r w:rsidRPr="00086780">
            <w:t>engineer,Mytilus</w:t>
          </w:r>
          <w:proofErr w:type="spellEnd"/>
          <w:r w:rsidRPr="00086780">
            <w:t xml:space="preserve"> </w:t>
          </w:r>
          <w:proofErr w:type="spellStart"/>
          <w:r w:rsidRPr="00086780">
            <w:t>trossulus</w:t>
          </w:r>
          <w:proofErr w:type="spellEnd"/>
          <w:r w:rsidRPr="00086780">
            <w:t xml:space="preserve">. Proc. R. Soc. B-Biol. Sci. 288, 20202968. </w:t>
          </w:r>
          <w:hyperlink r:id="rId31" w:history="1">
            <w:r w:rsidRPr="00086780">
              <w:rPr>
                <w:rStyle w:val="Hyperlink"/>
              </w:rPr>
              <w:t>https://doi.org/10.1098/rspb.2020.2968</w:t>
            </w:r>
          </w:hyperlink>
        </w:p>
        <w:p w14:paraId="5AE6B2C7" w14:textId="77777777" w:rsidR="00EC5B33" w:rsidRPr="00086780" w:rsidRDefault="00EC5B33" w:rsidP="000F344C">
          <w:pPr>
            <w:pStyle w:val="Bibliography1"/>
            <w:ind w:left="300" w:hanging="300"/>
          </w:pPr>
          <w:proofErr w:type="spellStart"/>
          <w:r w:rsidRPr="00086780">
            <w:t>Michonneau</w:t>
          </w:r>
          <w:proofErr w:type="spellEnd"/>
          <w:r w:rsidRPr="00086780">
            <w:t xml:space="preserve">, F., Brown, J.W., Winter, D.J., 2016. rotl: an R package to interact with the Open Tree of Life data. Methods Ecol. </w:t>
          </w:r>
          <w:proofErr w:type="spellStart"/>
          <w:r w:rsidRPr="00086780">
            <w:t>Evol</w:t>
          </w:r>
          <w:proofErr w:type="spellEnd"/>
          <w:r w:rsidRPr="00086780">
            <w:t xml:space="preserve">. 7, 1476–1481. </w:t>
          </w:r>
          <w:hyperlink r:id="rId32" w:history="1">
            <w:r w:rsidRPr="00086780">
              <w:rPr>
                <w:rStyle w:val="Hyperlink"/>
              </w:rPr>
              <w:t>https://doi.org/10.1111/2041-210x.12593</w:t>
            </w:r>
          </w:hyperlink>
        </w:p>
        <w:p w14:paraId="5F6555FB" w14:textId="77777777" w:rsidR="00EC5B33" w:rsidRPr="00086780" w:rsidRDefault="00EC5B33" w:rsidP="000F344C">
          <w:pPr>
            <w:pStyle w:val="Bibliography1"/>
            <w:ind w:left="300" w:hanging="300"/>
          </w:pPr>
          <w:r w:rsidRPr="00086780">
            <w:t xml:space="preserve">Moher, D., </w:t>
          </w:r>
          <w:proofErr w:type="spellStart"/>
          <w:r w:rsidRPr="00086780">
            <w:t>Shamseer</w:t>
          </w:r>
          <w:proofErr w:type="spellEnd"/>
          <w:r w:rsidRPr="00086780">
            <w:t xml:space="preserve">, L., Clarke, M., Ghersi, D., Liberati, A., Petticrew, M., </w:t>
          </w:r>
          <w:proofErr w:type="spellStart"/>
          <w:r w:rsidRPr="00086780">
            <w:t>Shekelle</w:t>
          </w:r>
          <w:proofErr w:type="spellEnd"/>
          <w:r w:rsidRPr="00086780">
            <w:t xml:space="preserve">, P., Stewart, L.A., 2015. Preferred reporting items for systematic review and meta-analysis protocols (PRISMA-P) 2015 statement. Syst. Rev. 4, 1–9. </w:t>
          </w:r>
          <w:hyperlink r:id="rId33" w:history="1">
            <w:r w:rsidRPr="00086780">
              <w:rPr>
                <w:rStyle w:val="Hyperlink"/>
              </w:rPr>
              <w:t>https://doi.org/10.1186/2046-4053-4-1</w:t>
            </w:r>
          </w:hyperlink>
        </w:p>
        <w:p w14:paraId="4DA06848" w14:textId="77777777" w:rsidR="00EC5B33" w:rsidRPr="00086780" w:rsidRDefault="00EC5B33" w:rsidP="000F344C">
          <w:pPr>
            <w:pStyle w:val="Bibliography1"/>
            <w:ind w:left="300" w:hanging="300"/>
          </w:pPr>
          <w:r w:rsidRPr="00086780">
            <w:lastRenderedPageBreak/>
            <w:t xml:space="preserve">Morgan, R.L., Whaley, P., Thayer, K.A., </w:t>
          </w:r>
          <w:proofErr w:type="spellStart"/>
          <w:r w:rsidRPr="00086780">
            <w:t>Schünemann</w:t>
          </w:r>
          <w:proofErr w:type="spellEnd"/>
          <w:r w:rsidRPr="00086780">
            <w:t xml:space="preserve">, H.J., 2018. Identifying the PECO: A framework for formulating good questions to explore the association of environmental and other exposures with health outcomes. Environ. Int. 121, 1027–1031. </w:t>
          </w:r>
          <w:hyperlink r:id="rId34" w:history="1">
            <w:r w:rsidRPr="00086780">
              <w:rPr>
                <w:rStyle w:val="Hyperlink"/>
              </w:rPr>
              <w:t>https://doi.org/10.1016/j.envint.2018.07.015</w:t>
            </w:r>
          </w:hyperlink>
        </w:p>
        <w:p w14:paraId="1DCD73CA" w14:textId="77777777" w:rsidR="00EC5B33" w:rsidRPr="00086780" w:rsidRDefault="00EC5B33" w:rsidP="000F344C">
          <w:pPr>
            <w:pStyle w:val="Bibliography1"/>
            <w:ind w:left="300" w:hanging="300"/>
          </w:pPr>
          <w:r w:rsidRPr="00086780">
            <w:t xml:space="preserve">Murray, K.O., Clanton, T.L., Horowitz, M., 2022. Epigenetic responses to heat: From adaptation to maladaptation. Exp </w:t>
          </w:r>
          <w:proofErr w:type="spellStart"/>
          <w:r w:rsidRPr="00086780">
            <w:t>Physiol</w:t>
          </w:r>
          <w:proofErr w:type="spellEnd"/>
          <w:r w:rsidRPr="00086780">
            <w:t xml:space="preserve"> 107, 1144–1158. </w:t>
          </w:r>
          <w:hyperlink r:id="rId35" w:history="1">
            <w:r w:rsidRPr="00086780">
              <w:rPr>
                <w:rStyle w:val="Hyperlink"/>
              </w:rPr>
              <w:t>https://doi.org/10.1113/ep090143</w:t>
            </w:r>
          </w:hyperlink>
        </w:p>
        <w:p w14:paraId="6DDFD9DB" w14:textId="77777777" w:rsidR="00EC5B33" w:rsidRPr="00086780" w:rsidRDefault="00EC5B33" w:rsidP="000F344C">
          <w:pPr>
            <w:pStyle w:val="Bibliography1"/>
            <w:ind w:left="300" w:hanging="300"/>
          </w:pPr>
          <w:r w:rsidRPr="00086780">
            <w:t xml:space="preserve">Nakagawa, S., </w:t>
          </w:r>
          <w:proofErr w:type="spellStart"/>
          <w:r w:rsidRPr="00086780">
            <w:t>Lagisz</w:t>
          </w:r>
          <w:proofErr w:type="spellEnd"/>
          <w:r w:rsidRPr="00086780">
            <w:t xml:space="preserve">, M., </w:t>
          </w:r>
          <w:proofErr w:type="spellStart"/>
          <w:r w:rsidRPr="00086780">
            <w:t>Jennions</w:t>
          </w:r>
          <w:proofErr w:type="spellEnd"/>
          <w:r w:rsidRPr="00086780">
            <w:t xml:space="preserve">, M.D., </w:t>
          </w:r>
          <w:proofErr w:type="spellStart"/>
          <w:r w:rsidRPr="00086780">
            <w:t>Koricheva</w:t>
          </w:r>
          <w:proofErr w:type="spellEnd"/>
          <w:r w:rsidRPr="00086780">
            <w:t>, J., Noble, D.W.A., Parker, T.H., Sánchez‐</w:t>
          </w:r>
          <w:proofErr w:type="spellStart"/>
          <w:r w:rsidRPr="00086780">
            <w:t>Tójar</w:t>
          </w:r>
          <w:proofErr w:type="spellEnd"/>
          <w:r w:rsidRPr="00086780">
            <w:t xml:space="preserve">, A., Yang, Y., O’Dea, R.E., 2022a. Methods for testing publication bias in ecological and evolutionary meta‐analyses. Methods Ecol. </w:t>
          </w:r>
          <w:proofErr w:type="spellStart"/>
          <w:r w:rsidRPr="00086780">
            <w:t>Evol</w:t>
          </w:r>
          <w:proofErr w:type="spellEnd"/>
          <w:r w:rsidRPr="00086780">
            <w:t xml:space="preserve">. 13, 4–21. </w:t>
          </w:r>
          <w:hyperlink r:id="rId36" w:history="1">
            <w:r w:rsidRPr="00086780">
              <w:rPr>
                <w:rStyle w:val="Hyperlink"/>
              </w:rPr>
              <w:t>https://doi.org/10.1111/2041-210x.13724</w:t>
            </w:r>
          </w:hyperlink>
        </w:p>
        <w:p w14:paraId="3FB59FB8" w14:textId="77777777" w:rsidR="00EC5B33" w:rsidRPr="00086780" w:rsidRDefault="00EC5B33" w:rsidP="000F344C">
          <w:pPr>
            <w:pStyle w:val="Bibliography1"/>
            <w:ind w:left="300" w:hanging="300"/>
          </w:pPr>
          <w:r w:rsidRPr="00086780">
            <w:t xml:space="preserve">Nakagawa, S., Noble, D.W.A., Senior, A.M., </w:t>
          </w:r>
          <w:proofErr w:type="spellStart"/>
          <w:r w:rsidRPr="00086780">
            <w:t>Lagisz</w:t>
          </w:r>
          <w:proofErr w:type="spellEnd"/>
          <w:r w:rsidRPr="00086780">
            <w:t xml:space="preserve">, M., 2017. Meta-evaluation of meta-analysis: Ten appraisal questions for biologists. BMC Biol. 15, 18. </w:t>
          </w:r>
          <w:hyperlink r:id="rId37" w:history="1">
            <w:r w:rsidRPr="00086780">
              <w:rPr>
                <w:rStyle w:val="Hyperlink"/>
              </w:rPr>
              <w:t>https://doi.org/10.1186/s12915-017-0357-7</w:t>
            </w:r>
          </w:hyperlink>
        </w:p>
        <w:p w14:paraId="35BD24BF" w14:textId="77777777" w:rsidR="00EC5B33" w:rsidRPr="00086780" w:rsidRDefault="00EC5B33" w:rsidP="000F344C">
          <w:pPr>
            <w:pStyle w:val="Bibliography1"/>
            <w:ind w:left="300" w:hanging="300"/>
          </w:pPr>
          <w:r w:rsidRPr="00086780">
            <w:t xml:space="preserve">Nakagawa, S., Santos, E.S.A., 2012. Methodological issues and advances in biological meta-analysis. </w:t>
          </w:r>
          <w:proofErr w:type="spellStart"/>
          <w:r w:rsidRPr="00086780">
            <w:t>Evol</w:t>
          </w:r>
          <w:proofErr w:type="spellEnd"/>
          <w:r w:rsidRPr="00086780">
            <w:t xml:space="preserve">. Ecol. 26, 1253–1274. </w:t>
          </w:r>
          <w:hyperlink r:id="rId38" w:history="1">
            <w:r w:rsidRPr="00086780">
              <w:rPr>
                <w:rStyle w:val="Hyperlink"/>
              </w:rPr>
              <w:t>https://doi.org/10.1007/s10682-012-9555-5</w:t>
            </w:r>
          </w:hyperlink>
        </w:p>
        <w:p w14:paraId="34377121" w14:textId="77777777" w:rsidR="00EC5B33" w:rsidRPr="00086780" w:rsidRDefault="00EC5B33" w:rsidP="000F344C">
          <w:pPr>
            <w:pStyle w:val="Bibliography1"/>
            <w:ind w:left="300" w:hanging="300"/>
          </w:pPr>
          <w:r w:rsidRPr="00086780">
            <w:t xml:space="preserve">Nakagawa, S., Senior, A.M., </w:t>
          </w:r>
          <w:proofErr w:type="spellStart"/>
          <w:r w:rsidRPr="00086780">
            <w:t>Viechtbauer</w:t>
          </w:r>
          <w:proofErr w:type="spellEnd"/>
          <w:r w:rsidRPr="00086780">
            <w:t xml:space="preserve">, W., Noble, D.W.A., 2022b. An assessment of statistical methods for non-independent data in ecological meta-analyses: Comment. Ecology 103, e03490. </w:t>
          </w:r>
          <w:hyperlink r:id="rId39" w:history="1">
            <w:r w:rsidRPr="00086780">
              <w:rPr>
                <w:rStyle w:val="Hyperlink"/>
              </w:rPr>
              <w:t>https://doi.org/10.1002/ecy.3490</w:t>
            </w:r>
          </w:hyperlink>
        </w:p>
        <w:p w14:paraId="4DFBCC3D" w14:textId="77777777" w:rsidR="00EC5B33" w:rsidRPr="00086780" w:rsidRDefault="00EC5B33" w:rsidP="000F344C">
          <w:pPr>
            <w:pStyle w:val="Bibliography1"/>
            <w:ind w:left="300" w:hanging="300"/>
          </w:pPr>
          <w:r w:rsidRPr="00086780">
            <w:t xml:space="preserve">Noble, D.W.A., </w:t>
          </w:r>
          <w:proofErr w:type="spellStart"/>
          <w:r w:rsidRPr="00086780">
            <w:t>Lagisz</w:t>
          </w:r>
          <w:proofErr w:type="spellEnd"/>
          <w:r w:rsidRPr="00086780">
            <w:t xml:space="preserve">, M., </w:t>
          </w:r>
          <w:proofErr w:type="spellStart"/>
          <w:r w:rsidRPr="00086780">
            <w:t>O’dea</w:t>
          </w:r>
          <w:proofErr w:type="spellEnd"/>
          <w:r w:rsidRPr="00086780">
            <w:t xml:space="preserve">, R.E., Nakagawa, S., 2017. Non-independence and sensitivity analyses in ecological and evolutionary meta‐analyses. Mol. Ecol. 26, 2410–2425. </w:t>
          </w:r>
          <w:hyperlink r:id="rId40" w:history="1">
            <w:r w:rsidRPr="00086780">
              <w:rPr>
                <w:rStyle w:val="Hyperlink"/>
              </w:rPr>
              <w:t>https://doi.org/10.1111/mec.14031</w:t>
            </w:r>
          </w:hyperlink>
        </w:p>
        <w:p w14:paraId="4FD7246A" w14:textId="77777777" w:rsidR="00EC5B33" w:rsidRPr="00086780" w:rsidRDefault="00EC5B33" w:rsidP="000F344C">
          <w:pPr>
            <w:pStyle w:val="Bibliography1"/>
            <w:ind w:left="300" w:hanging="300"/>
          </w:pPr>
          <w:r w:rsidRPr="00086780">
            <w:t xml:space="preserve">Noble, D.W.A., Pottier, P., </w:t>
          </w:r>
          <w:proofErr w:type="spellStart"/>
          <w:r w:rsidRPr="00086780">
            <w:t>Lagisz</w:t>
          </w:r>
          <w:proofErr w:type="spellEnd"/>
          <w:r w:rsidRPr="00086780">
            <w:t xml:space="preserve">, M., Burke, S., </w:t>
          </w:r>
          <w:proofErr w:type="spellStart"/>
          <w:r w:rsidRPr="00086780">
            <w:t>Drobniak</w:t>
          </w:r>
          <w:proofErr w:type="spellEnd"/>
          <w:r w:rsidRPr="00086780">
            <w:t xml:space="preserve">, S.M., O’Dea, R.E., Nakagawa, S., 2022. Meta-analytic approaches and effect sizes to account for ‘nuisance </w:t>
          </w:r>
          <w:proofErr w:type="spellStart"/>
          <w:r w:rsidRPr="00086780">
            <w:t>heterogeneity’in</w:t>
          </w:r>
          <w:proofErr w:type="spellEnd"/>
          <w:r w:rsidRPr="00086780">
            <w:t xml:space="preserve"> comparative physiology. J. Exp. Biol. 225, jeb243225. </w:t>
          </w:r>
          <w:hyperlink r:id="rId41" w:history="1">
            <w:r w:rsidRPr="00086780">
              <w:rPr>
                <w:rStyle w:val="Hyperlink"/>
              </w:rPr>
              <w:t>https://doi.org/10.1242/jeb.243225</w:t>
            </w:r>
          </w:hyperlink>
        </w:p>
        <w:p w14:paraId="0B9CD1B3" w14:textId="77777777" w:rsidR="00EC5B33" w:rsidRPr="00086780" w:rsidRDefault="00EC5B33" w:rsidP="000F344C">
          <w:pPr>
            <w:pStyle w:val="Bibliography1"/>
            <w:ind w:left="300" w:hanging="300"/>
          </w:pPr>
          <w:r w:rsidRPr="00086780">
            <w:t xml:space="preserve">Noble, D.W.A., Stenhouse, V., Schwanz, L.E., 2018. Developmental temperatures and phenotypic plasticity in reptiles: A systematic review and meta‐analysis. Biol. Rev. 93, 72–97. </w:t>
          </w:r>
          <w:hyperlink r:id="rId42" w:history="1">
            <w:r w:rsidRPr="00086780">
              <w:rPr>
                <w:rStyle w:val="Hyperlink"/>
              </w:rPr>
              <w:t>https://doi.org/10.1111/brv.12333</w:t>
            </w:r>
          </w:hyperlink>
        </w:p>
        <w:p w14:paraId="1A2575AE" w14:textId="77777777" w:rsidR="00EC5B33" w:rsidRPr="00086780" w:rsidRDefault="00EC5B33" w:rsidP="000F344C">
          <w:pPr>
            <w:pStyle w:val="Bibliography1"/>
            <w:ind w:left="300" w:hanging="300"/>
          </w:pPr>
          <w:r w:rsidRPr="00086780">
            <w:t xml:space="preserve">O’Connor, M.I., Pennell, M.W., Altermatt, F., Matthews, B., </w:t>
          </w:r>
          <w:proofErr w:type="spellStart"/>
          <w:r w:rsidRPr="00086780">
            <w:t>Melián</w:t>
          </w:r>
          <w:proofErr w:type="spellEnd"/>
          <w:r w:rsidRPr="00086780">
            <w:t xml:space="preserve">, C.J., Gonzalez, A., 2019. Principles of Ecology Revisited: Integrating Information and Ecological Theories for a More Unified Science. Front. Ecol. </w:t>
          </w:r>
          <w:proofErr w:type="spellStart"/>
          <w:r w:rsidRPr="00086780">
            <w:t>Evol</w:t>
          </w:r>
          <w:proofErr w:type="spellEnd"/>
          <w:r w:rsidRPr="00086780">
            <w:t xml:space="preserve">. 7, 219. </w:t>
          </w:r>
          <w:hyperlink r:id="rId43" w:history="1">
            <w:r w:rsidRPr="00086780">
              <w:rPr>
                <w:rStyle w:val="Hyperlink"/>
              </w:rPr>
              <w:t>https://doi.org/10.3389/fevo.2019.00219</w:t>
            </w:r>
          </w:hyperlink>
        </w:p>
        <w:p w14:paraId="2A2049C9" w14:textId="77777777" w:rsidR="00EC5B33" w:rsidRPr="00086780" w:rsidRDefault="00EC5B33" w:rsidP="000F344C">
          <w:pPr>
            <w:pStyle w:val="Bibliography1"/>
            <w:ind w:left="300" w:hanging="300"/>
          </w:pPr>
          <w:r w:rsidRPr="00086780">
            <w:t xml:space="preserve">O’Dea, R.E., </w:t>
          </w:r>
          <w:proofErr w:type="spellStart"/>
          <w:r w:rsidRPr="00086780">
            <w:t>Lagisz</w:t>
          </w:r>
          <w:proofErr w:type="spellEnd"/>
          <w:r w:rsidRPr="00086780">
            <w:t xml:space="preserve">, M., </w:t>
          </w:r>
          <w:proofErr w:type="spellStart"/>
          <w:r w:rsidRPr="00086780">
            <w:t>Jennions</w:t>
          </w:r>
          <w:proofErr w:type="spellEnd"/>
          <w:r w:rsidRPr="00086780">
            <w:t xml:space="preserve">, M.D., </w:t>
          </w:r>
          <w:proofErr w:type="spellStart"/>
          <w:r w:rsidRPr="00086780">
            <w:t>Koricheva</w:t>
          </w:r>
          <w:proofErr w:type="spellEnd"/>
          <w:r w:rsidRPr="00086780">
            <w:t xml:space="preserve">, J., Noble, D.W.A., Parker, T.H., Gurevitch, J., Page, M.J., Stewart, G., Moher, D., 2021. Preferred reporting items for systematic reviews and meta‐analyses in ecology and evolutionary biology: A PRISMA extension. Biol. Rev. 96, 1695–1722. </w:t>
          </w:r>
          <w:hyperlink r:id="rId44" w:history="1">
            <w:r w:rsidRPr="00086780">
              <w:rPr>
                <w:rStyle w:val="Hyperlink"/>
              </w:rPr>
              <w:t>https://doi.org/10.1111/brv.12721</w:t>
            </w:r>
          </w:hyperlink>
        </w:p>
        <w:p w14:paraId="33BB78FD" w14:textId="77777777" w:rsidR="00EC5B33" w:rsidRPr="00086780" w:rsidRDefault="00EC5B33" w:rsidP="000F344C">
          <w:pPr>
            <w:pStyle w:val="Bibliography1"/>
            <w:ind w:left="300" w:hanging="300"/>
          </w:pPr>
          <w:proofErr w:type="spellStart"/>
          <w:r w:rsidRPr="00086780">
            <w:lastRenderedPageBreak/>
            <w:t>Ouzzani</w:t>
          </w:r>
          <w:proofErr w:type="spellEnd"/>
          <w:r w:rsidRPr="00086780">
            <w:t xml:space="preserve">, M., Hammady, H., Fedorowicz, Z., </w:t>
          </w:r>
          <w:proofErr w:type="spellStart"/>
          <w:r w:rsidRPr="00086780">
            <w:t>Elmagarmid</w:t>
          </w:r>
          <w:proofErr w:type="spellEnd"/>
          <w:r w:rsidRPr="00086780">
            <w:t xml:space="preserve">, A., 2016. Rayyan - A web and mobile app for systematic reviews. Syst. Rev. 5, 210. </w:t>
          </w:r>
          <w:hyperlink r:id="rId45" w:history="1">
            <w:r w:rsidRPr="00086780">
              <w:rPr>
                <w:rStyle w:val="Hyperlink"/>
              </w:rPr>
              <w:t>https://doi.org/10.1186/s13643-016-0384-4</w:t>
            </w:r>
          </w:hyperlink>
        </w:p>
        <w:p w14:paraId="3A1D5B00" w14:textId="77777777" w:rsidR="00EC5B33" w:rsidRPr="00086780" w:rsidRDefault="00EC5B33" w:rsidP="000F344C">
          <w:pPr>
            <w:pStyle w:val="Bibliography1"/>
            <w:ind w:left="300" w:hanging="300"/>
          </w:pPr>
          <w:r w:rsidRPr="00086780">
            <w:t>Paradis, E., Schliep, K., 2018. ape 5.0: an environment for modern phylogenetics and evolutionary analyses in R. Bioinformatics 35, 526–528.</w:t>
          </w:r>
        </w:p>
        <w:p w14:paraId="1338E7B8" w14:textId="77777777" w:rsidR="00EC5B33" w:rsidRPr="00086780" w:rsidRDefault="00EC5B33" w:rsidP="000F344C">
          <w:pPr>
            <w:pStyle w:val="Bibliography1"/>
            <w:ind w:left="300" w:hanging="300"/>
          </w:pPr>
          <w:r w:rsidRPr="00086780">
            <w:t xml:space="preserve">Pfab, F., Gabriel, W., Utz, M., 2016. Reversible phenotypic plasticity with continuous adaptation. J. Math. Biol. 72, 435–466. </w:t>
          </w:r>
          <w:hyperlink r:id="rId46" w:history="1">
            <w:r w:rsidRPr="00086780">
              <w:rPr>
                <w:rStyle w:val="Hyperlink"/>
              </w:rPr>
              <w:t>https://doi.org/10.1007/s00285-015-0890-3</w:t>
            </w:r>
          </w:hyperlink>
        </w:p>
        <w:p w14:paraId="091E33B9" w14:textId="77777777" w:rsidR="00EC5B33" w:rsidRPr="00086780" w:rsidRDefault="00EC5B33" w:rsidP="000F344C">
          <w:pPr>
            <w:pStyle w:val="Bibliography1"/>
            <w:ind w:left="300" w:hanging="300"/>
          </w:pPr>
          <w:r w:rsidRPr="00086780">
            <w:t xml:space="preserve">Pick, J.L., Nakagawa, S., Noble, D.W.A., 2019. Reproducible, flexible and high‐throughput data extraction from primary literature: The </w:t>
          </w:r>
          <w:proofErr w:type="spellStart"/>
          <w:r w:rsidRPr="00086780">
            <w:t>metaDigitise</w:t>
          </w:r>
          <w:proofErr w:type="spellEnd"/>
          <w:r w:rsidRPr="00086780">
            <w:t xml:space="preserve"> r package. Methods Ecol. </w:t>
          </w:r>
          <w:proofErr w:type="spellStart"/>
          <w:r w:rsidRPr="00086780">
            <w:t>Evol</w:t>
          </w:r>
          <w:proofErr w:type="spellEnd"/>
          <w:r w:rsidRPr="00086780">
            <w:t xml:space="preserve">. 10, 426–431. </w:t>
          </w:r>
          <w:hyperlink r:id="rId47" w:history="1">
            <w:r w:rsidRPr="00086780">
              <w:rPr>
                <w:rStyle w:val="Hyperlink"/>
              </w:rPr>
              <w:t>https://doi.org/10.1111/2041-210x.13118</w:t>
            </w:r>
          </w:hyperlink>
        </w:p>
        <w:p w14:paraId="66B2E452" w14:textId="77777777" w:rsidR="00EC5B33" w:rsidRPr="00086780" w:rsidRDefault="00EC5B33" w:rsidP="000F344C">
          <w:pPr>
            <w:pStyle w:val="Bibliography1"/>
            <w:ind w:left="300" w:hanging="300"/>
          </w:pPr>
          <w:r w:rsidRPr="00086780">
            <w:t xml:space="preserve">Pottier, P., Burke, S., </w:t>
          </w:r>
          <w:proofErr w:type="spellStart"/>
          <w:r w:rsidRPr="00086780">
            <w:t>Drobniak</w:t>
          </w:r>
          <w:proofErr w:type="spellEnd"/>
          <w:r w:rsidRPr="00086780">
            <w:t xml:space="preserve">, S.M., </w:t>
          </w:r>
          <w:proofErr w:type="spellStart"/>
          <w:r w:rsidRPr="00086780">
            <w:t>Lagisz</w:t>
          </w:r>
          <w:proofErr w:type="spellEnd"/>
          <w:r w:rsidRPr="00086780">
            <w:t xml:space="preserve">, M., Nakagawa, S., 2021. Sexual (in) equality? A meta‐analysis of sex differences in thermal acclimation capacity across ectotherms. </w:t>
          </w:r>
          <w:proofErr w:type="spellStart"/>
          <w:r w:rsidRPr="00086780">
            <w:t>Funct</w:t>
          </w:r>
          <w:proofErr w:type="spellEnd"/>
          <w:r w:rsidRPr="00086780">
            <w:t xml:space="preserve">. Ecol. 35, 2663–2678. </w:t>
          </w:r>
          <w:hyperlink r:id="rId48" w:history="1">
            <w:r w:rsidRPr="00086780">
              <w:rPr>
                <w:rStyle w:val="Hyperlink"/>
              </w:rPr>
              <w:t>https://doi.org/10.1111/1365-2435.13899</w:t>
            </w:r>
          </w:hyperlink>
        </w:p>
        <w:p w14:paraId="77EE0CC1" w14:textId="77777777" w:rsidR="00EC5B33" w:rsidRPr="00086780" w:rsidRDefault="00EC5B33" w:rsidP="000F344C">
          <w:pPr>
            <w:pStyle w:val="Bibliography1"/>
            <w:ind w:left="300" w:hanging="300"/>
          </w:pPr>
          <w:r w:rsidRPr="00086780">
            <w:t>Pustejovsky, J.E., 2018. Using response ratios for meta-</w:t>
          </w:r>
          <w:proofErr w:type="spellStart"/>
          <w:r w:rsidRPr="00086780">
            <w:t>analyzing</w:t>
          </w:r>
          <w:proofErr w:type="spellEnd"/>
          <w:r w:rsidRPr="00086780">
            <w:t xml:space="preserve"> single-case designs with </w:t>
          </w:r>
          <w:proofErr w:type="spellStart"/>
          <w:r w:rsidRPr="00086780">
            <w:t>behavioral</w:t>
          </w:r>
          <w:proofErr w:type="spellEnd"/>
          <w:r w:rsidRPr="00086780">
            <w:t xml:space="preserve"> outcomes. J. Sch. Psychol. 68, 99–112. </w:t>
          </w:r>
          <w:hyperlink r:id="rId49" w:history="1">
            <w:r w:rsidRPr="00086780">
              <w:rPr>
                <w:rStyle w:val="Hyperlink"/>
              </w:rPr>
              <w:t>https://doi.org/10.1016/j.jsp.2018.02.003</w:t>
            </w:r>
          </w:hyperlink>
        </w:p>
        <w:p w14:paraId="026C48B2" w14:textId="77777777" w:rsidR="00EC5B33" w:rsidRPr="00086780" w:rsidRDefault="00EC5B33" w:rsidP="000F344C">
          <w:pPr>
            <w:pStyle w:val="Bibliography1"/>
            <w:ind w:left="300" w:hanging="300"/>
          </w:pPr>
          <w:r w:rsidRPr="00086780">
            <w:t>Quinn, G.P., Keough, M.J., 2002. Experimental design and data analysis for biologists. Cambridge University Press, Cambridge, UK.</w:t>
          </w:r>
        </w:p>
        <w:p w14:paraId="0F2D7C74" w14:textId="77777777" w:rsidR="00EC5B33" w:rsidRPr="00086780" w:rsidRDefault="00EC5B33" w:rsidP="000F344C">
          <w:pPr>
            <w:pStyle w:val="Bibliography1"/>
            <w:ind w:left="300" w:hanging="300"/>
          </w:pPr>
          <w:r w:rsidRPr="00086780">
            <w:t xml:space="preserve">Raynal, R.S., Noble, D.W.A., Riley, J.L., Senior, A.M., Warner, D.A., </w:t>
          </w:r>
          <w:proofErr w:type="gramStart"/>
          <w:r w:rsidRPr="00086780">
            <w:t>While,</w:t>
          </w:r>
          <w:proofErr w:type="gramEnd"/>
          <w:r w:rsidRPr="00086780">
            <w:t xml:space="preserve"> G.M., Schwanz, L.E., 2022. Impact of fluctuating developmental temperatures on phenotypic traits in reptiles: A meta-analysis. J. Exp. Biol. 225. </w:t>
          </w:r>
          <w:hyperlink r:id="rId50" w:history="1">
            <w:r w:rsidRPr="00086780">
              <w:rPr>
                <w:rStyle w:val="Hyperlink"/>
              </w:rPr>
              <w:t>https://doi.org/10.1242/jeb.243369</w:t>
            </w:r>
          </w:hyperlink>
        </w:p>
        <w:p w14:paraId="5F0C32ED" w14:textId="77777777" w:rsidR="00EC5B33" w:rsidRPr="00086780" w:rsidRDefault="00EC5B33" w:rsidP="000F344C">
          <w:pPr>
            <w:pStyle w:val="Bibliography1"/>
            <w:ind w:left="300" w:hanging="300"/>
          </w:pPr>
          <w:r w:rsidRPr="00086780">
            <w:t xml:space="preserve">Schulte, P.M., 2014. What is environmental stress? Insights from fish living in a variable environment. J. Exp. Biol. 217, 23–34. </w:t>
          </w:r>
          <w:hyperlink r:id="rId51" w:history="1">
            <w:r w:rsidRPr="00086780">
              <w:rPr>
                <w:rStyle w:val="Hyperlink"/>
              </w:rPr>
              <w:t>https://doi.org/10.1242/jeb.089722</w:t>
            </w:r>
          </w:hyperlink>
        </w:p>
        <w:p w14:paraId="720A9532" w14:textId="77777777" w:rsidR="00EC5B33" w:rsidRPr="00086780" w:rsidRDefault="00EC5B33" w:rsidP="000F344C">
          <w:pPr>
            <w:pStyle w:val="Bibliography1"/>
            <w:ind w:left="300" w:hanging="300"/>
          </w:pPr>
          <w:r w:rsidRPr="00086780">
            <w:t xml:space="preserve">Seebacher, F., White, C.R., Franklin, C.E., 2015. Physiological plasticity increases resilience of ectothermic animals to climate change. Nat. Clim. Chang. 5, 61–66. </w:t>
          </w:r>
          <w:hyperlink r:id="rId52" w:history="1">
            <w:r w:rsidRPr="00086780">
              <w:rPr>
                <w:rStyle w:val="Hyperlink"/>
              </w:rPr>
              <w:t>https://doi.org/10.1038/nclimate2457</w:t>
            </w:r>
          </w:hyperlink>
        </w:p>
        <w:p w14:paraId="1B0A9CF9" w14:textId="77777777" w:rsidR="00EC5B33" w:rsidRPr="00086780" w:rsidRDefault="00EC5B33" w:rsidP="000F344C">
          <w:pPr>
            <w:pStyle w:val="Bibliography1"/>
            <w:ind w:left="300" w:hanging="300"/>
          </w:pPr>
          <w:r w:rsidRPr="00086780">
            <w:t xml:space="preserve">Senior, A.M., Grueber, C.E., Kamiya, T., </w:t>
          </w:r>
          <w:proofErr w:type="spellStart"/>
          <w:r w:rsidRPr="00086780">
            <w:t>Lagisz</w:t>
          </w:r>
          <w:proofErr w:type="spellEnd"/>
          <w:r w:rsidRPr="00086780">
            <w:t xml:space="preserve">, M., O’dwyer, K., Santos, E.S.A., Nakagawa, S., 2016. Heterogeneity in ecological and evolutionary meta‐analyses: Its magnitude and implications. Ecology 97, 3293–3299. </w:t>
          </w:r>
          <w:hyperlink r:id="rId53" w:history="1">
            <w:r w:rsidRPr="00086780">
              <w:rPr>
                <w:rStyle w:val="Hyperlink"/>
              </w:rPr>
              <w:t>https://doi.org/10.1002/ecy.1591</w:t>
            </w:r>
          </w:hyperlink>
        </w:p>
        <w:p w14:paraId="0134AF0A" w14:textId="77777777" w:rsidR="00EC5B33" w:rsidRPr="00086780" w:rsidRDefault="00EC5B33" w:rsidP="000F344C">
          <w:pPr>
            <w:pStyle w:val="Bibliography1"/>
            <w:ind w:left="300" w:hanging="300"/>
          </w:pPr>
          <w:r w:rsidRPr="00086780">
            <w:t>Sterne, J.A.C., Becker, B.J., Egger, M., 2005. The funnel plot. Publication Bias in Meta‐Analysis: Prevention, Assessment and Adjustments 73–98.</w:t>
          </w:r>
        </w:p>
        <w:p w14:paraId="5D2BB70C" w14:textId="77777777" w:rsidR="00EC5B33" w:rsidRPr="00086780" w:rsidRDefault="00EC5B33" w:rsidP="000F344C">
          <w:pPr>
            <w:pStyle w:val="Bibliography1"/>
            <w:ind w:left="300" w:hanging="300"/>
          </w:pPr>
          <w:r w:rsidRPr="00086780">
            <w:t xml:space="preserve">Stocker, C.W., Bamford, S.M., Jahn, M., </w:t>
          </w:r>
          <w:proofErr w:type="spellStart"/>
          <w:r w:rsidRPr="00086780">
            <w:t>Mazué</w:t>
          </w:r>
          <w:proofErr w:type="spellEnd"/>
          <w:r w:rsidRPr="00086780">
            <w:t xml:space="preserve">, G.P.F., Pettersen, A.K., Ritchie, D., Rubin, A.M., Noble, D.W.A., Seebacher, F., 2024. The Effect of Temperature Variability on Biological Responses of Ectothermic Animals—A Meta‐Analysis. Ecol. Lett. 27, e14511. </w:t>
          </w:r>
          <w:hyperlink r:id="rId54" w:history="1">
            <w:r w:rsidRPr="00086780">
              <w:rPr>
                <w:rStyle w:val="Hyperlink"/>
              </w:rPr>
              <w:t>https://doi.org/10.1111/ele.14511</w:t>
            </w:r>
          </w:hyperlink>
        </w:p>
        <w:p w14:paraId="711A2BD6" w14:textId="77777777" w:rsidR="00EC5B33" w:rsidRPr="00086780" w:rsidRDefault="00EC5B33" w:rsidP="000F344C">
          <w:pPr>
            <w:pStyle w:val="Bibliography1"/>
            <w:ind w:left="300" w:hanging="300"/>
          </w:pPr>
          <w:r w:rsidRPr="00086780">
            <w:lastRenderedPageBreak/>
            <w:t xml:space="preserve">Stoks, R., Verheyen, J., </w:t>
          </w:r>
          <w:proofErr w:type="spellStart"/>
          <w:r w:rsidRPr="00086780">
            <w:t>Dievel</w:t>
          </w:r>
          <w:proofErr w:type="spellEnd"/>
          <w:r w:rsidRPr="00086780">
            <w:t xml:space="preserve">, M.V., Tüzün, N., 2017. Daily temperature variation and extreme high temperatures drive performance and biotic interactions in a warming world. Curr. </w:t>
          </w:r>
          <w:proofErr w:type="spellStart"/>
          <w:r w:rsidRPr="00086780">
            <w:t>Opin</w:t>
          </w:r>
          <w:proofErr w:type="spellEnd"/>
          <w:r w:rsidRPr="00086780">
            <w:t xml:space="preserve">. Insect Sci. 23, 35–42. </w:t>
          </w:r>
          <w:hyperlink r:id="rId55" w:history="1">
            <w:r w:rsidRPr="00086780">
              <w:rPr>
                <w:rStyle w:val="Hyperlink"/>
              </w:rPr>
              <w:t>https://doi.org/10.1016/j.cois.2017.06.008</w:t>
            </w:r>
          </w:hyperlink>
        </w:p>
        <w:p w14:paraId="1410AC4D" w14:textId="77777777" w:rsidR="00EC5B33" w:rsidRPr="00086780" w:rsidRDefault="00EC5B33" w:rsidP="000F344C">
          <w:pPr>
            <w:pStyle w:val="Bibliography1"/>
            <w:ind w:left="300" w:hanging="300"/>
          </w:pPr>
          <w:r w:rsidRPr="00086780">
            <w:t xml:space="preserve">Tarka, M., Guenther, A., Niemelä, P.T., Nakagawa, S., Noble, D.W.A., 2018. Sex differences in life history, </w:t>
          </w:r>
          <w:proofErr w:type="spellStart"/>
          <w:r w:rsidRPr="00086780">
            <w:t>behavior</w:t>
          </w:r>
          <w:proofErr w:type="spellEnd"/>
          <w:r w:rsidRPr="00086780">
            <w:t xml:space="preserve">, and physiology along a slow-fast continuum: A meta-analysis. </w:t>
          </w:r>
          <w:proofErr w:type="spellStart"/>
          <w:r w:rsidRPr="00086780">
            <w:t>Behav</w:t>
          </w:r>
          <w:proofErr w:type="spellEnd"/>
          <w:r w:rsidRPr="00086780">
            <w:t xml:space="preserve">. Ecol. </w:t>
          </w:r>
          <w:proofErr w:type="spellStart"/>
          <w:r w:rsidRPr="00086780">
            <w:t>Sociobiol</w:t>
          </w:r>
          <w:proofErr w:type="spellEnd"/>
          <w:r w:rsidRPr="00086780">
            <w:t xml:space="preserve">. 72, 1–13. </w:t>
          </w:r>
          <w:hyperlink r:id="rId56" w:history="1">
            <w:r w:rsidRPr="00086780">
              <w:rPr>
                <w:rStyle w:val="Hyperlink"/>
              </w:rPr>
              <w:t>https://doi.org/10.1007/s00265-018-2534-2</w:t>
            </w:r>
          </w:hyperlink>
        </w:p>
        <w:p w14:paraId="5EAECDAD" w14:textId="77777777" w:rsidR="00EC5B33" w:rsidRPr="00086780" w:rsidRDefault="00EC5B33" w:rsidP="000F344C">
          <w:pPr>
            <w:pStyle w:val="Bibliography1"/>
            <w:ind w:left="300" w:hanging="300"/>
          </w:pPr>
          <w:r w:rsidRPr="00086780">
            <w:t xml:space="preserve">Vázquez, D.P., Gianoli, E., Morris, W.F., Bozinovic, F., 2017. Ecological and evolutionary impacts of changing climatic variability. Biol. Rev. 92, 22–42. </w:t>
          </w:r>
          <w:hyperlink r:id="rId57" w:history="1">
            <w:r w:rsidRPr="00086780">
              <w:rPr>
                <w:rStyle w:val="Hyperlink"/>
              </w:rPr>
              <w:t>https://doi.org/10.1111/brv.12216</w:t>
            </w:r>
          </w:hyperlink>
        </w:p>
        <w:p w14:paraId="73155F87" w14:textId="77777777" w:rsidR="00EC5B33" w:rsidRPr="00086780" w:rsidRDefault="00EC5B33" w:rsidP="000F344C">
          <w:pPr>
            <w:pStyle w:val="Bibliography1"/>
            <w:ind w:left="300" w:hanging="300"/>
          </w:pPr>
          <w:proofErr w:type="spellStart"/>
          <w:r w:rsidRPr="00086780">
            <w:t>Viechtbauer</w:t>
          </w:r>
          <w:proofErr w:type="spellEnd"/>
          <w:r w:rsidRPr="00086780">
            <w:t xml:space="preserve">, W., 2010. Conducting meta-analyses in R with the </w:t>
          </w:r>
          <w:proofErr w:type="spellStart"/>
          <w:r w:rsidRPr="00086780">
            <w:t>metafor</w:t>
          </w:r>
          <w:proofErr w:type="spellEnd"/>
          <w:r w:rsidRPr="00086780">
            <w:t xml:space="preserve"> package. J. Stat. </w:t>
          </w:r>
          <w:proofErr w:type="spellStart"/>
          <w:r w:rsidRPr="00086780">
            <w:t>Softw</w:t>
          </w:r>
          <w:proofErr w:type="spellEnd"/>
          <w:r w:rsidRPr="00086780">
            <w:t xml:space="preserve">. 36, 1–48. </w:t>
          </w:r>
          <w:hyperlink r:id="rId58" w:history="1">
            <w:r w:rsidRPr="00086780">
              <w:rPr>
                <w:rStyle w:val="Hyperlink"/>
              </w:rPr>
              <w:t>https://doi.org/10.18637/jss.v036.i03</w:t>
            </w:r>
          </w:hyperlink>
        </w:p>
        <w:p w14:paraId="15FEBDA6" w14:textId="77777777" w:rsidR="00EC5B33" w:rsidRPr="00086780" w:rsidRDefault="00EC5B33" w:rsidP="000F344C">
          <w:pPr>
            <w:pStyle w:val="Bibliography1"/>
            <w:ind w:left="300" w:hanging="300"/>
          </w:pPr>
          <w:r w:rsidRPr="00086780">
            <w:t xml:space="preserve">Wickham, H., 2011. ggplot2. Wiley </w:t>
          </w:r>
          <w:proofErr w:type="spellStart"/>
          <w:r w:rsidRPr="00086780">
            <w:t>Interdiscip</w:t>
          </w:r>
          <w:proofErr w:type="spellEnd"/>
          <w:r w:rsidRPr="00086780">
            <w:t>. Rev.-</w:t>
          </w:r>
          <w:proofErr w:type="spellStart"/>
          <w:r w:rsidRPr="00086780">
            <w:t>Comput</w:t>
          </w:r>
          <w:proofErr w:type="spellEnd"/>
          <w:r w:rsidRPr="00086780">
            <w:t xml:space="preserve">. Stat. 3, 180–185. </w:t>
          </w:r>
          <w:hyperlink r:id="rId59" w:history="1">
            <w:r w:rsidRPr="00086780">
              <w:rPr>
                <w:rStyle w:val="Hyperlink"/>
              </w:rPr>
              <w:t>https://doi.org/10.1002/wics.147</w:t>
            </w:r>
          </w:hyperlink>
        </w:p>
        <w:p w14:paraId="68BE49AA" w14:textId="77777777" w:rsidR="00EC5B33" w:rsidRPr="00086780" w:rsidRDefault="00EC5B33" w:rsidP="000F344C">
          <w:pPr>
            <w:pStyle w:val="Bibliography1"/>
            <w:ind w:left="300" w:hanging="300"/>
          </w:pPr>
          <w:r w:rsidRPr="00086780">
            <w:t xml:space="preserve">Zimmer, C., Woods, H.A., Martin, L.B., 2022. Information theory in vertebrate stress physiology. Trends Endocrinol. </w:t>
          </w:r>
          <w:proofErr w:type="spellStart"/>
          <w:r w:rsidRPr="00086780">
            <w:t>Metab</w:t>
          </w:r>
          <w:proofErr w:type="spellEnd"/>
          <w:r w:rsidRPr="00086780">
            <w:t xml:space="preserve">. 33, 8–17. </w:t>
          </w:r>
          <w:hyperlink r:id="rId60" w:history="1">
            <w:r w:rsidRPr="00086780">
              <w:rPr>
                <w:rStyle w:val="Hyperlink"/>
              </w:rPr>
              <w:t>https://doi.org/10.1016/j.tem.2021.10.001</w:t>
            </w:r>
          </w:hyperlink>
        </w:p>
        <w:p w14:paraId="671D0015" w14:textId="77777777" w:rsidR="00EC5B33" w:rsidDel="005947E5" w:rsidRDefault="00EC5B33">
          <w:pPr>
            <w:spacing w:line="240" w:lineRule="auto"/>
            <w:rPr>
              <w:del w:id="560" w:author="Daniel Noble" w:date="2025-04-03T10:12:00Z" w16du:dateUtc="2025-04-02T23:12:00Z"/>
              <w:rFonts w:ascii="Times New Roman" w:eastAsiaTheme="minorEastAsia" w:hAnsi="Times New Roman" w:cs="Times New Roman"/>
              <w:sz w:val="24"/>
              <w:szCs w:val="24"/>
            </w:rPr>
            <w:pPrChange w:id="561" w:author="Daniel Noble" w:date="2025-02-01T13:22:00Z" w16du:dateUtc="2025-02-01T02:22:00Z">
              <w:pPr>
                <w:spacing w:line="480" w:lineRule="auto"/>
              </w:pPr>
            </w:pPrChange>
          </w:pPr>
          <w:r w:rsidRPr="00086780">
            <w:rPr>
              <w:rFonts w:ascii="Times New Roman" w:eastAsia="Times New Roman" w:hAnsi="Times New Roman" w:cs="Times New Roman"/>
              <w:sz w:val="24"/>
            </w:rPr>
            <w:t> </w:t>
          </w:r>
        </w:p>
      </w:sdtContent>
    </w:sdt>
    <w:p w14:paraId="5E991319" w14:textId="77777777" w:rsidR="00EC5B33" w:rsidRPr="00AE5756" w:rsidDel="005947E5" w:rsidRDefault="00EC5B33">
      <w:pPr>
        <w:spacing w:line="240" w:lineRule="auto"/>
        <w:rPr>
          <w:del w:id="562" w:author="Daniel Noble" w:date="2025-04-03T10:12:00Z" w16du:dateUtc="2025-04-02T23:12:00Z"/>
          <w:rFonts w:ascii="Times New Roman" w:eastAsiaTheme="minorEastAsia" w:hAnsi="Times New Roman" w:cs="Times New Roman"/>
          <w:sz w:val="24"/>
          <w:szCs w:val="24"/>
        </w:rPr>
        <w:pPrChange w:id="563" w:author="Daniel Noble" w:date="2025-02-01T13:22:00Z" w16du:dateUtc="2025-02-01T02:22:00Z">
          <w:pPr>
            <w:spacing w:line="480" w:lineRule="auto"/>
          </w:pPr>
        </w:pPrChange>
      </w:pPr>
      <w:del w:id="564" w:author="Daniel Noble" w:date="2025-04-03T10:12:00Z" w16du:dateUtc="2025-04-02T23:12:00Z">
        <w:r w:rsidDel="005947E5">
          <w:rPr>
            <w:rFonts w:ascii="Times New Roman" w:eastAsiaTheme="minorEastAsia" w:hAnsi="Times New Roman" w:cs="Times New Roman"/>
            <w:sz w:val="24"/>
            <w:szCs w:val="24"/>
          </w:rPr>
          <w:delText xml:space="preserve"> </w:delText>
        </w:r>
      </w:del>
    </w:p>
    <w:p w14:paraId="66170FFD" w14:textId="0EF190D3" w:rsidR="002157FA" w:rsidRDefault="002157FA">
      <w:pPr>
        <w:spacing w:line="240" w:lineRule="auto"/>
        <w:rPr>
          <w:rFonts w:ascii="Times New Roman" w:hAnsi="Times New Roman" w:cs="Times New Roman"/>
          <w:sz w:val="24"/>
          <w:szCs w:val="24"/>
        </w:rPr>
        <w:pPrChange w:id="565" w:author="Daniel Noble" w:date="2025-02-01T13:22:00Z" w16du:dateUtc="2025-02-01T02:22:00Z">
          <w:pPr>
            <w:spacing w:line="480" w:lineRule="auto"/>
          </w:pPr>
        </w:pPrChange>
      </w:pPr>
    </w:p>
    <w:p w14:paraId="3B5FA84C" w14:textId="3762D877" w:rsidR="00101448" w:rsidRPr="002157FA" w:rsidRDefault="00101448">
      <w:pPr>
        <w:spacing w:line="240" w:lineRule="auto"/>
        <w:rPr>
          <w:rFonts w:ascii="Times New Roman" w:hAnsi="Times New Roman" w:cs="Times New Roman"/>
          <w:sz w:val="24"/>
          <w:szCs w:val="24"/>
        </w:rPr>
        <w:pPrChange w:id="566" w:author="Daniel Noble" w:date="2025-02-01T13:22:00Z" w16du:dateUtc="2025-02-01T02:22:00Z">
          <w:pPr>
            <w:spacing w:line="480" w:lineRule="auto"/>
          </w:pPr>
        </w:pPrChange>
      </w:pPr>
      <w:r w:rsidRPr="00101448">
        <w:rPr>
          <w:rFonts w:ascii="Times New Roman" w:eastAsiaTheme="minorEastAsia" w:hAnsi="Times New Roman" w:cs="Times New Roman"/>
          <w:b/>
          <w:bCs/>
          <w:sz w:val="24"/>
          <w:szCs w:val="24"/>
        </w:rPr>
        <w:t>Figure Captions</w:t>
      </w:r>
    </w:p>
    <w:p w14:paraId="233FF62C" w14:textId="77777777" w:rsidR="00461149" w:rsidRDefault="00461149" w:rsidP="00461149">
      <w:pPr>
        <w:spacing w:line="240" w:lineRule="auto"/>
        <w:ind w:firstLine="720"/>
        <w:divId w:val="536086500"/>
        <w:rPr>
          <w:ins w:id="567" w:author="Daniel Noble" w:date="2025-02-22T11:25:00Z" w16du:dateUtc="2025-02-22T00:25:00Z"/>
          <w:rFonts w:ascii="Times New Roman" w:eastAsiaTheme="minorEastAsia" w:hAnsi="Times New Roman" w:cs="Times New Roman"/>
          <w:sz w:val="24"/>
          <w:szCs w:val="24"/>
        </w:rPr>
      </w:pPr>
      <w:ins w:id="568" w:author="Daniel Noble" w:date="2025-02-22T11:25:00Z" w16du:dateUtc="2025-02-22T00:25:00Z">
        <w:r>
          <w:rPr>
            <w:rFonts w:ascii="Times New Roman" w:eastAsiaTheme="minorEastAsia" w:hAnsi="Times New Roman" w:cs="Times New Roman"/>
            <w:noProof/>
            <w:sz w:val="24"/>
            <w:szCs w:val="24"/>
          </w:rPr>
          <w:drawing>
            <wp:inline distT="0" distB="0" distL="0" distR="0" wp14:anchorId="3F29F941" wp14:editId="484C0423">
              <wp:extent cx="3917420" cy="3321516"/>
              <wp:effectExtent l="0" t="0" r="0" b="0"/>
              <wp:docPr id="2014988618"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3026" name="Picture 22" descr="A screenshot of a computer&#10;&#10;AI-generated content may be incorrect."/>
                      <pic:cNvPicPr/>
                    </pic:nvPicPr>
                    <pic:blipFill rotWithShape="1">
                      <a:blip r:embed="rId61" cstate="print">
                        <a:extLst>
                          <a:ext uri="{28A0092B-C50C-407E-A947-70E740481C1C}">
                            <a14:useLocalDpi xmlns:a14="http://schemas.microsoft.com/office/drawing/2010/main" val="0"/>
                          </a:ext>
                        </a:extLst>
                      </a:blip>
                      <a:srcRect l="13762" r="17879" b="17196"/>
                      <a:stretch/>
                    </pic:blipFill>
                    <pic:spPr bwMode="auto">
                      <a:xfrm>
                        <a:off x="0" y="0"/>
                        <a:ext cx="3918038" cy="3322040"/>
                      </a:xfrm>
                      <a:prstGeom prst="rect">
                        <a:avLst/>
                      </a:prstGeom>
                      <a:ln>
                        <a:noFill/>
                      </a:ln>
                      <a:extLst>
                        <a:ext uri="{53640926-AAD7-44D8-BBD7-CCE9431645EC}">
                          <a14:shadowObscured xmlns:a14="http://schemas.microsoft.com/office/drawing/2010/main"/>
                        </a:ext>
                      </a:extLst>
                    </pic:spPr>
                  </pic:pic>
                </a:graphicData>
              </a:graphic>
            </wp:inline>
          </w:drawing>
        </w:r>
      </w:ins>
    </w:p>
    <w:p w14:paraId="77827B66" w14:textId="60054D91" w:rsidR="00101448" w:rsidRDefault="00461149">
      <w:pPr>
        <w:spacing w:after="0" w:line="240" w:lineRule="auto"/>
        <w:divId w:val="536086500"/>
        <w:rPr>
          <w:ins w:id="569" w:author="Daniel Noble" w:date="2025-02-22T11:25:00Z" w16du:dateUtc="2025-02-22T00:25:00Z"/>
          <w:rFonts w:ascii="Times New Roman" w:eastAsiaTheme="minorEastAsia" w:hAnsi="Times New Roman" w:cs="Times New Roman"/>
          <w:b/>
          <w:bCs/>
          <w:sz w:val="24"/>
          <w:szCs w:val="24"/>
        </w:rPr>
      </w:pPr>
      <w:ins w:id="570" w:author="Daniel Noble" w:date="2025-02-22T11:25:00Z" w16du:dateUtc="2025-02-22T00:25:00Z">
        <w:r w:rsidRPr="00445248">
          <w:rPr>
            <w:rFonts w:ascii="Times New Roman" w:eastAsiaTheme="minorEastAsia" w:hAnsi="Times New Roman" w:cs="Times New Roman"/>
            <w:b/>
            <w:bCs/>
            <w:sz w:val="24"/>
            <w:szCs w:val="24"/>
            <w:rPrChange w:id="571" w:author="Daniel Noble" w:date="2025-02-22T12:09:00Z" w16du:dateUtc="2025-02-22T01:09:00Z">
              <w:rPr>
                <w:rFonts w:ascii="Times New Roman" w:eastAsiaTheme="minorEastAsia" w:hAnsi="Times New Roman" w:cs="Times New Roman"/>
                <w:sz w:val="24"/>
                <w:szCs w:val="24"/>
              </w:rPr>
            </w:rPrChange>
          </w:rPr>
          <w:t>Figure 1 Quantifying changes in plasticity resulting from being acclimated in a consta</w:t>
        </w:r>
        <w:commentRangeStart w:id="572"/>
        <w:r w:rsidRPr="00445248">
          <w:rPr>
            <w:rFonts w:ascii="Times New Roman" w:eastAsiaTheme="minorEastAsia" w:hAnsi="Times New Roman" w:cs="Times New Roman"/>
            <w:b/>
            <w:bCs/>
            <w:sz w:val="24"/>
            <w:szCs w:val="24"/>
            <w:rPrChange w:id="573" w:author="Daniel Noble" w:date="2025-02-22T12:09:00Z" w16du:dateUtc="2025-02-22T01:09:00Z">
              <w:rPr>
                <w:rFonts w:ascii="Times New Roman" w:eastAsiaTheme="minorEastAsia" w:hAnsi="Times New Roman" w:cs="Times New Roman"/>
                <w:sz w:val="24"/>
                <w:szCs w:val="24"/>
              </w:rPr>
            </w:rPrChange>
          </w:rPr>
          <w:t xml:space="preserve">nt or </w:t>
        </w:r>
        <w:commentRangeEnd w:id="572"/>
        <w:r w:rsidRPr="00445248">
          <w:rPr>
            <w:rStyle w:val="CommentReference"/>
            <w:b/>
            <w:bCs/>
            <w:rPrChange w:id="574" w:author="Daniel Noble" w:date="2025-02-22T12:09:00Z" w16du:dateUtc="2025-02-22T01:09:00Z">
              <w:rPr>
                <w:rStyle w:val="CommentReference"/>
              </w:rPr>
            </w:rPrChange>
          </w:rPr>
          <w:commentReference w:id="572"/>
        </w:r>
        <w:r w:rsidRPr="00445248">
          <w:rPr>
            <w:rFonts w:ascii="Times New Roman" w:eastAsiaTheme="minorEastAsia" w:hAnsi="Times New Roman" w:cs="Times New Roman"/>
            <w:b/>
            <w:bCs/>
            <w:sz w:val="24"/>
            <w:szCs w:val="24"/>
            <w:rPrChange w:id="575" w:author="Daniel Noble" w:date="2025-02-22T12:09:00Z" w16du:dateUtc="2025-02-22T01:09:00Z">
              <w:rPr>
                <w:rFonts w:ascii="Times New Roman" w:eastAsiaTheme="minorEastAsia" w:hAnsi="Times New Roman" w:cs="Times New Roman"/>
                <w:sz w:val="24"/>
                <w:szCs w:val="24"/>
              </w:rPr>
            </w:rPrChange>
          </w:rPr>
          <w:t>thermally fluctuating environment</w:t>
        </w:r>
        <w:r>
          <w:rPr>
            <w:rFonts w:ascii="Times New Roman" w:eastAsiaTheme="minorEastAsia" w:hAnsi="Times New Roman" w:cs="Times New Roman"/>
            <w:sz w:val="24"/>
            <w:szCs w:val="24"/>
          </w:rPr>
          <w:t>. A) Measurement temperatures taken for two samples of organisms at low temperature (TL) and high temperature (TH) when each group is acclimated at a constant temperature. Calculating the plastic 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w:t>
        </w:r>
        <w:r>
          <w:rPr>
            <w:rFonts w:ascii="Times New Roman" w:eastAsiaTheme="minorEastAsia" w:hAnsi="Times New Roman" w:cs="Times New Roman"/>
            <w:sz w:val="24"/>
            <w:szCs w:val="24"/>
          </w:rPr>
          <w:lastRenderedPageBreak/>
          <w:t>the two measurement temperatures. B) Treatment groups where the temperatures fluctuated through the course of acclimation. The plastic 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can also be computed by subtracting the natural logarithm of the sample means for the two measurement temperatures in the fluctuating treatment. From these effect sizes the PRRD</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can be calculated according to equation 7 and 8. </w:t>
        </w:r>
      </w:ins>
      <w:ins w:id="576" w:author="Daniel Noble" w:date="2025-02-22T11:24:00Z" w16du:dateUtc="2025-02-22T00:24:00Z">
        <w:r>
          <w:rPr>
            <w:rFonts w:ascii="Times New Roman" w:eastAsiaTheme="minorEastAsia" w:hAnsi="Times New Roman" w:cs="Times New Roman"/>
            <w:b/>
            <w:bCs/>
            <w:sz w:val="24"/>
            <w:szCs w:val="24"/>
          </w:rPr>
          <w:t xml:space="preserve"> </w:t>
        </w:r>
      </w:ins>
      <w:moveFromRangeStart w:id="577" w:author="Daniel Noble" w:date="2025-02-22T11:24:00Z" w:name="move191115878"/>
      <w:commentRangeStart w:id="578"/>
      <w:moveFrom w:id="579" w:author="Daniel Noble" w:date="2025-02-22T11:24:00Z" w16du:dateUtc="2025-02-22T00:24:00Z">
        <w:r w:rsidR="00101448" w:rsidRPr="00A634FE" w:rsidDel="00461149">
          <w:rPr>
            <w:rFonts w:ascii="Times New Roman" w:eastAsiaTheme="minorEastAsia" w:hAnsi="Times New Roman" w:cs="Times New Roman"/>
            <w:b/>
            <w:bCs/>
            <w:sz w:val="24"/>
            <w:szCs w:val="24"/>
          </w:rPr>
          <w:t xml:space="preserve">Figure 1 </w:t>
        </w:r>
        <w:r w:rsidR="00101448" w:rsidRPr="00101448" w:rsidDel="00461149">
          <w:rPr>
            <w:rFonts w:ascii="Times New Roman" w:eastAsiaTheme="minorEastAsia" w:hAnsi="Times New Roman" w:cs="Times New Roman"/>
            <w:sz w:val="24"/>
            <w:szCs w:val="24"/>
          </w:rPr>
          <w:t>Examples of different fluctuation types in the experimental designs of included studies.</w:t>
        </w:r>
        <w:r w:rsidR="00101448" w:rsidRPr="00A634FE" w:rsidDel="00461149">
          <w:rPr>
            <w:rFonts w:ascii="Times New Roman" w:eastAsiaTheme="minorEastAsia" w:hAnsi="Times New Roman" w:cs="Times New Roman"/>
            <w:sz w:val="24"/>
            <w:szCs w:val="24"/>
          </w:rPr>
          <w:t xml:space="preserve"> Fluctuation patterns included sinusoidal regimes (A), alternating regimes (B), stepwise regimes (C), and stochastic regimes (D). </w:t>
        </w:r>
        <w:commentRangeEnd w:id="578"/>
        <w:r w:rsidR="004A7666" w:rsidDel="00461149">
          <w:rPr>
            <w:rStyle w:val="CommentReference"/>
          </w:rPr>
          <w:commentReference w:id="578"/>
        </w:r>
      </w:moveFrom>
    </w:p>
    <w:p w14:paraId="4E8D5B4D" w14:textId="415CC406" w:rsidR="00461149" w:rsidRDefault="00461149">
      <w:pPr>
        <w:spacing w:after="0" w:line="240" w:lineRule="auto"/>
        <w:divId w:val="536086500"/>
        <w:rPr>
          <w:ins w:id="580" w:author="Daniel Noble" w:date="2025-02-22T11:25:00Z" w16du:dateUtc="2025-02-22T00:25:00Z"/>
          <w:rFonts w:ascii="Times New Roman" w:eastAsiaTheme="minorEastAsia" w:hAnsi="Times New Roman" w:cs="Times New Roman"/>
          <w:b/>
          <w:bCs/>
          <w:sz w:val="24"/>
          <w:szCs w:val="24"/>
        </w:rPr>
      </w:pPr>
    </w:p>
    <w:p w14:paraId="10A60A7F" w14:textId="2309A736" w:rsidR="00461149" w:rsidDel="00461149" w:rsidRDefault="00461149">
      <w:pPr>
        <w:spacing w:after="0" w:line="240" w:lineRule="auto"/>
        <w:divId w:val="536086500"/>
        <w:rPr>
          <w:moveFrom w:id="581" w:author="Daniel Noble" w:date="2025-02-22T11:24:00Z" w16du:dateUtc="2025-02-22T00:24:00Z"/>
          <w:rFonts w:ascii="Times New Roman" w:eastAsiaTheme="minorEastAsia" w:hAnsi="Times New Roman" w:cs="Times New Roman"/>
          <w:sz w:val="24"/>
          <w:szCs w:val="24"/>
        </w:rPr>
        <w:pPrChange w:id="582" w:author="Daniel Noble" w:date="2025-02-01T13:22:00Z" w16du:dateUtc="2025-02-01T02:22:00Z">
          <w:pPr>
            <w:spacing w:after="0" w:line="480" w:lineRule="auto"/>
            <w:divId w:val="536086500"/>
          </w:pPr>
        </w:pPrChange>
      </w:pPr>
    </w:p>
    <w:p w14:paraId="69238E22" w14:textId="6C15B959" w:rsidR="0012239A" w:rsidDel="00461149" w:rsidRDefault="0012239A">
      <w:pPr>
        <w:spacing w:after="0" w:line="240" w:lineRule="auto"/>
        <w:divId w:val="536086500"/>
        <w:rPr>
          <w:moveFrom w:id="583" w:author="Daniel Noble" w:date="2025-02-22T11:24:00Z" w16du:dateUtc="2025-02-22T00:24:00Z"/>
          <w:rFonts w:ascii="Times New Roman" w:eastAsiaTheme="minorEastAsia" w:hAnsi="Times New Roman" w:cs="Times New Roman"/>
          <w:b/>
          <w:bCs/>
          <w:sz w:val="24"/>
          <w:szCs w:val="24"/>
        </w:rPr>
        <w:pPrChange w:id="584" w:author="Daniel Noble" w:date="2025-02-01T13:22:00Z" w16du:dateUtc="2025-02-01T02:22:00Z">
          <w:pPr>
            <w:spacing w:after="0" w:line="480" w:lineRule="auto"/>
            <w:divId w:val="536086500"/>
          </w:pPr>
        </w:pPrChange>
      </w:pPr>
    </w:p>
    <w:p w14:paraId="146F6501" w14:textId="1DED1EE6" w:rsidR="00101448" w:rsidRPr="00A634FE" w:rsidDel="00461149" w:rsidRDefault="00101448">
      <w:pPr>
        <w:spacing w:after="0" w:line="240" w:lineRule="auto"/>
        <w:divId w:val="536086500"/>
        <w:rPr>
          <w:moveFrom w:id="585" w:author="Daniel Noble" w:date="2025-02-22T11:24:00Z" w16du:dateUtc="2025-02-22T00:24:00Z"/>
          <w:rFonts w:ascii="Times New Roman" w:eastAsiaTheme="minorEastAsia" w:hAnsi="Times New Roman" w:cs="Times New Roman"/>
          <w:sz w:val="24"/>
          <w:szCs w:val="24"/>
        </w:rPr>
        <w:pPrChange w:id="586" w:author="Daniel Noble" w:date="2025-02-01T13:22:00Z" w16du:dateUtc="2025-02-01T02:22:00Z">
          <w:pPr>
            <w:spacing w:after="0" w:line="480" w:lineRule="auto"/>
            <w:divId w:val="536086500"/>
          </w:pPr>
        </w:pPrChange>
      </w:pPr>
      <w:commentRangeStart w:id="587"/>
      <w:moveFrom w:id="588" w:author="Daniel Noble" w:date="2025-02-22T11:24:00Z" w16du:dateUtc="2025-02-22T00:24:00Z">
        <w:r w:rsidRPr="00402514" w:rsidDel="00461149">
          <w:rPr>
            <w:rFonts w:ascii="Times New Roman" w:eastAsiaTheme="minorEastAsia" w:hAnsi="Times New Roman" w:cs="Times New Roman"/>
            <w:b/>
            <w:bCs/>
            <w:sz w:val="24"/>
            <w:szCs w:val="24"/>
          </w:rPr>
          <w:t xml:space="preserve">Figure </w:t>
        </w:r>
        <w:commentRangeEnd w:id="587"/>
        <w:r w:rsidR="00151E59" w:rsidDel="00461149">
          <w:rPr>
            <w:rStyle w:val="CommentReference"/>
          </w:rPr>
          <w:commentReference w:id="587"/>
        </w:r>
        <w:r w:rsidRPr="00402514" w:rsidDel="00461149">
          <w:rPr>
            <w:rFonts w:ascii="Times New Roman" w:eastAsiaTheme="minorEastAsia" w:hAnsi="Times New Roman" w:cs="Times New Roman"/>
            <w:b/>
            <w:bCs/>
            <w:sz w:val="24"/>
            <w:szCs w:val="24"/>
          </w:rPr>
          <w:t xml:space="preserve">2 </w:t>
        </w:r>
        <w:r w:rsidRPr="00101448" w:rsidDel="00461149">
          <w:rPr>
            <w:rFonts w:ascii="Times New Roman" w:eastAsiaTheme="minorEastAsia" w:hAnsi="Times New Roman" w:cs="Times New Roman"/>
            <w:sz w:val="24"/>
            <w:szCs w:val="24"/>
          </w:rPr>
          <w:t xml:space="preserve">The order of subset MLMA analyses and the corresponding meta-regression analyses. </w:t>
        </w:r>
        <w:r w:rsidRPr="00402514" w:rsidDel="00461149">
          <w:rPr>
            <w:rFonts w:ascii="Times New Roman" w:eastAsiaTheme="minorEastAsia" w:hAnsi="Times New Roman" w:cs="Times New Roman"/>
            <w:sz w:val="24"/>
            <w:szCs w:val="24"/>
          </w:rPr>
          <w:t>White text = MLMA model. Blue text = meta-regression model. “Amplitude” refers to the amplitude experienced during the fluctuation treatments. “Fluctuation type” denotes the thermal regime implemented in the experimental design (Figure 1). “Specific traits” and “Trait categories” refer to the individual traits and categorised groups of traits</w:t>
        </w:r>
        <w:r w:rsidR="00057DD6" w:rsidDel="00461149">
          <w:rPr>
            <w:rFonts w:ascii="Times New Roman" w:eastAsiaTheme="minorEastAsia" w:hAnsi="Times New Roman" w:cs="Times New Roman"/>
            <w:sz w:val="24"/>
            <w:szCs w:val="24"/>
          </w:rPr>
          <w:t>, respectively</w:t>
        </w:r>
        <w:r w:rsidRPr="00402514" w:rsidDel="00461149">
          <w:rPr>
            <w:rFonts w:ascii="Times New Roman" w:eastAsiaTheme="minorEastAsia" w:hAnsi="Times New Roman" w:cs="Times New Roman"/>
            <w:sz w:val="24"/>
            <w:szCs w:val="24"/>
          </w:rPr>
          <w:t>. “Taxonomic class” is the class for each experimental species. “Plastic</w:t>
        </w:r>
        <w:r w:rsidR="00DB54B1" w:rsidDel="00461149">
          <w:rPr>
            <w:rFonts w:ascii="Times New Roman" w:eastAsiaTheme="minorEastAsia" w:hAnsi="Times New Roman" w:cs="Times New Roman"/>
            <w:sz w:val="24"/>
            <w:szCs w:val="24"/>
          </w:rPr>
          <w:t>ity type</w:t>
        </w:r>
        <w:r w:rsidRPr="00402514" w:rsidDel="00461149">
          <w:rPr>
            <w:rFonts w:ascii="Times New Roman" w:eastAsiaTheme="minorEastAsia" w:hAnsi="Times New Roman" w:cs="Times New Roman"/>
            <w:sz w:val="24"/>
            <w:szCs w:val="24"/>
          </w:rPr>
          <w:t xml:space="preserve">” distinguishes acclimation from developmental plasticity treatments. “Life-history” is the life-history stage during an acclimation treatment exposure. “Exposure period” refers to the life-history stage </w:t>
        </w:r>
        <w:r w:rsidR="00DB54B1" w:rsidDel="00461149">
          <w:rPr>
            <w:rFonts w:ascii="Times New Roman" w:eastAsiaTheme="minorEastAsia" w:hAnsi="Times New Roman" w:cs="Times New Roman"/>
            <w:sz w:val="24"/>
            <w:szCs w:val="24"/>
          </w:rPr>
          <w:t>during</w:t>
        </w:r>
        <w:r w:rsidRPr="00402514" w:rsidDel="00461149">
          <w:rPr>
            <w:rFonts w:ascii="Times New Roman" w:eastAsiaTheme="minorEastAsia" w:hAnsi="Times New Roman" w:cs="Times New Roman"/>
            <w:sz w:val="24"/>
            <w:szCs w:val="24"/>
          </w:rPr>
          <w:t xml:space="preserve"> a developmental plasticity treatment. “Number of Fluctuations” is the treatment exposure duration divided by the period of each fluctuation. Subset analyses and meta-regressions were </w:t>
        </w:r>
        <w:r w:rsidR="0012239A" w:rsidDel="00461149">
          <w:rPr>
            <w:rFonts w:ascii="Times New Roman" w:eastAsiaTheme="minorEastAsia" w:hAnsi="Times New Roman" w:cs="Times New Roman"/>
            <w:sz w:val="24"/>
            <w:szCs w:val="24"/>
          </w:rPr>
          <w:t>conducted</w:t>
        </w:r>
        <w:r w:rsidRPr="00402514" w:rsidDel="00461149">
          <w:rPr>
            <w:rFonts w:ascii="Times New Roman" w:eastAsiaTheme="minorEastAsia" w:hAnsi="Times New Roman" w:cs="Times New Roman"/>
            <w:sz w:val="24"/>
            <w:szCs w:val="24"/>
          </w:rPr>
          <w:t xml:space="preserve"> if the number of effect sizes &gt; 10. </w:t>
        </w:r>
      </w:moveFrom>
    </w:p>
    <w:moveFromRangeEnd w:id="577"/>
    <w:p w14:paraId="503A7583" w14:textId="77777777" w:rsidR="003F2DE3" w:rsidRDefault="003F2DE3">
      <w:pPr>
        <w:spacing w:after="0" w:line="240" w:lineRule="auto"/>
        <w:divId w:val="536086500"/>
        <w:rPr>
          <w:rFonts w:ascii="Times New Roman" w:hAnsi="Times New Roman" w:cs="Times New Roman"/>
          <w:b/>
          <w:bCs/>
          <w:sz w:val="24"/>
          <w:szCs w:val="24"/>
        </w:rPr>
        <w:pPrChange w:id="589" w:author="Daniel Noble" w:date="2025-02-01T13:22:00Z" w16du:dateUtc="2025-02-01T02:22:00Z">
          <w:pPr>
            <w:spacing w:after="0" w:line="480" w:lineRule="auto"/>
            <w:divId w:val="536086500"/>
          </w:pPr>
        </w:pPrChange>
      </w:pPr>
    </w:p>
    <w:p w14:paraId="4113977B" w14:textId="18630B4B" w:rsidR="00CF310E" w:rsidRDefault="00CF310E">
      <w:pPr>
        <w:spacing w:after="0" w:line="240" w:lineRule="auto"/>
        <w:divId w:val="536086500"/>
        <w:rPr>
          <w:ins w:id="590" w:author="Daniel Noble" w:date="2025-04-03T08:54:00Z" w16du:dateUtc="2025-04-02T21:54:00Z"/>
          <w:rFonts w:ascii="Times New Roman" w:hAnsi="Times New Roman" w:cs="Times New Roman"/>
          <w:b/>
          <w:bCs/>
          <w:sz w:val="24"/>
          <w:szCs w:val="24"/>
        </w:rPr>
      </w:pPr>
      <w:ins w:id="591" w:author="Daniel Noble" w:date="2025-04-03T08:54:00Z" w16du:dateUtc="2025-04-02T21:54:00Z">
        <w:r>
          <w:rPr>
            <w:rFonts w:ascii="Times New Roman" w:hAnsi="Times New Roman" w:cs="Times New Roman"/>
            <w:b/>
            <w:bCs/>
            <w:noProof/>
            <w:sz w:val="24"/>
            <w:szCs w:val="24"/>
          </w:rPr>
          <w:drawing>
            <wp:inline distT="0" distB="0" distL="0" distR="0" wp14:anchorId="2AB4FE8F" wp14:editId="1C847642">
              <wp:extent cx="5731510" cy="2766060"/>
              <wp:effectExtent l="0" t="0" r="0" b="2540"/>
              <wp:docPr id="456225290" name="Picture 43"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5290" name="Picture 43" descr="A graph of a graph of a graph of a graph of a graph of a graph of a graph of a graph of a graph of a graph of a graph of a graph of a graph of&#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ins>
    </w:p>
    <w:p w14:paraId="41A0A364" w14:textId="40DDB004" w:rsidR="003F2DE3" w:rsidRDefault="003F2DE3">
      <w:pPr>
        <w:spacing w:after="0" w:line="240" w:lineRule="auto"/>
        <w:divId w:val="536086500"/>
        <w:rPr>
          <w:rFonts w:ascii="Times New Roman" w:hAnsi="Times New Roman" w:cs="Times New Roman"/>
          <w:sz w:val="24"/>
          <w:szCs w:val="24"/>
        </w:rPr>
        <w:pPrChange w:id="592" w:author="Daniel Noble" w:date="2025-02-01T13:22:00Z" w16du:dateUtc="2025-02-01T02:22:00Z">
          <w:pPr>
            <w:spacing w:after="0" w:line="480" w:lineRule="auto"/>
            <w:divId w:val="536086500"/>
          </w:pPr>
        </w:pPrChange>
      </w:pPr>
      <w:r w:rsidRPr="00402514">
        <w:rPr>
          <w:rFonts w:ascii="Times New Roman" w:hAnsi="Times New Roman" w:cs="Times New Roman"/>
          <w:b/>
          <w:bCs/>
          <w:sz w:val="24"/>
          <w:szCs w:val="24"/>
        </w:rPr>
        <w:t xml:space="preserve">Figure </w:t>
      </w:r>
      <w:del w:id="593" w:author="Daniel Noble" w:date="2025-02-22T11:25:00Z" w16du:dateUtc="2025-02-22T00:25:00Z">
        <w:r w:rsidRPr="00402514" w:rsidDel="00461149">
          <w:rPr>
            <w:rFonts w:ascii="Times New Roman" w:hAnsi="Times New Roman" w:cs="Times New Roman"/>
            <w:b/>
            <w:bCs/>
            <w:sz w:val="24"/>
            <w:szCs w:val="24"/>
          </w:rPr>
          <w:delText xml:space="preserve">3 </w:delText>
        </w:r>
      </w:del>
      <w:ins w:id="594" w:author="Daniel Noble" w:date="2025-02-22T11:25:00Z" w16du:dateUtc="2025-02-22T00:25:00Z">
        <w:r w:rsidR="00461149">
          <w:rPr>
            <w:rFonts w:ascii="Times New Roman" w:hAnsi="Times New Roman" w:cs="Times New Roman"/>
            <w:b/>
            <w:bCs/>
            <w:sz w:val="24"/>
            <w:szCs w:val="24"/>
          </w:rPr>
          <w:t>2</w:t>
        </w:r>
        <w:r w:rsidR="00461149" w:rsidRPr="00402514">
          <w:rPr>
            <w:rFonts w:ascii="Times New Roman" w:hAnsi="Times New Roman" w:cs="Times New Roman"/>
            <w:b/>
            <w:bCs/>
            <w:sz w:val="24"/>
            <w:szCs w:val="24"/>
          </w:rPr>
          <w:t xml:space="preserve"> </w:t>
        </w:r>
      </w:ins>
      <w:proofErr w:type="gramStart"/>
      <w:r w:rsidRPr="00445248">
        <w:rPr>
          <w:rFonts w:ascii="Times New Roman" w:hAnsi="Times New Roman" w:cs="Times New Roman"/>
          <w:b/>
          <w:bCs/>
          <w:sz w:val="24"/>
          <w:szCs w:val="24"/>
          <w:rPrChange w:id="595" w:author="Daniel Noble" w:date="2025-02-22T12:09:00Z" w16du:dateUtc="2025-02-22T01:09:00Z">
            <w:rPr>
              <w:rFonts w:ascii="Times New Roman" w:hAnsi="Times New Roman" w:cs="Times New Roman"/>
              <w:sz w:val="24"/>
              <w:szCs w:val="24"/>
            </w:rPr>
          </w:rPrChange>
        </w:rPr>
        <w:t>Multi-level</w:t>
      </w:r>
      <w:proofErr w:type="gramEnd"/>
      <w:r w:rsidRPr="00445248">
        <w:rPr>
          <w:rFonts w:ascii="Times New Roman" w:hAnsi="Times New Roman" w:cs="Times New Roman"/>
          <w:b/>
          <w:bCs/>
          <w:sz w:val="24"/>
          <w:szCs w:val="24"/>
          <w:rPrChange w:id="596" w:author="Daniel Noble" w:date="2025-02-22T12:09:00Z" w16du:dateUtc="2025-02-22T01:09:00Z">
            <w:rPr>
              <w:rFonts w:ascii="Times New Roman" w:hAnsi="Times New Roman" w:cs="Times New Roman"/>
              <w:sz w:val="24"/>
              <w:szCs w:val="24"/>
            </w:rPr>
          </w:rPrChange>
        </w:rPr>
        <w:t xml:space="preserve"> meta-analytic results for the overall data set</w:t>
      </w:r>
      <w:ins w:id="597" w:author="Daniel Noble" w:date="2025-02-22T11:25:00Z" w16du:dateUtc="2025-02-22T00:25:00Z">
        <w:r w:rsidR="00461149" w:rsidRPr="00445248">
          <w:rPr>
            <w:rFonts w:ascii="Times New Roman" w:hAnsi="Times New Roman" w:cs="Times New Roman"/>
            <w:b/>
            <w:bCs/>
            <w:sz w:val="24"/>
            <w:szCs w:val="24"/>
            <w:rPrChange w:id="598" w:author="Daniel Noble" w:date="2025-02-22T12:09:00Z" w16du:dateUtc="2025-02-22T01:09:00Z">
              <w:rPr>
                <w:rFonts w:ascii="Times New Roman" w:hAnsi="Times New Roman" w:cs="Times New Roman"/>
                <w:sz w:val="24"/>
                <w:szCs w:val="24"/>
              </w:rPr>
            </w:rPrChange>
          </w:rPr>
          <w:t xml:space="preserve"> (a)</w:t>
        </w:r>
      </w:ins>
      <w:r w:rsidRPr="00445248">
        <w:rPr>
          <w:rFonts w:ascii="Times New Roman" w:hAnsi="Times New Roman" w:cs="Times New Roman"/>
          <w:b/>
          <w:bCs/>
          <w:sz w:val="24"/>
          <w:szCs w:val="24"/>
          <w:rPrChange w:id="599" w:author="Daniel Noble" w:date="2025-02-22T12:09:00Z" w16du:dateUtc="2025-02-22T01:09:00Z">
            <w:rPr>
              <w:rFonts w:ascii="Times New Roman" w:hAnsi="Times New Roman" w:cs="Times New Roman"/>
              <w:sz w:val="24"/>
              <w:szCs w:val="24"/>
            </w:rPr>
          </w:rPrChange>
        </w:rPr>
        <w:t xml:space="preserve"> and </w:t>
      </w:r>
      <w:del w:id="600" w:author="Daniel Noble" w:date="2025-02-22T11:25:00Z" w16du:dateUtc="2025-02-22T00:25:00Z">
        <w:r w:rsidRPr="00445248" w:rsidDel="00461149">
          <w:rPr>
            <w:rFonts w:ascii="Times New Roman" w:hAnsi="Times New Roman" w:cs="Times New Roman"/>
            <w:b/>
            <w:bCs/>
            <w:sz w:val="24"/>
            <w:szCs w:val="24"/>
            <w:rPrChange w:id="601" w:author="Daniel Noble" w:date="2025-02-22T12:09:00Z" w16du:dateUtc="2025-02-22T01:09:00Z">
              <w:rPr>
                <w:rFonts w:ascii="Times New Roman" w:hAnsi="Times New Roman" w:cs="Times New Roman"/>
                <w:sz w:val="24"/>
                <w:szCs w:val="24"/>
              </w:rPr>
            </w:rPrChange>
          </w:rPr>
          <w:delText>subsets</w:delText>
        </w:r>
      </w:del>
      <w:ins w:id="602" w:author="Daniel Noble" w:date="2025-02-22T11:25:00Z" w16du:dateUtc="2025-02-22T00:25:00Z">
        <w:r w:rsidR="00461149" w:rsidRPr="00445248">
          <w:rPr>
            <w:rFonts w:ascii="Times New Roman" w:hAnsi="Times New Roman" w:cs="Times New Roman"/>
            <w:b/>
            <w:bCs/>
            <w:sz w:val="24"/>
            <w:szCs w:val="24"/>
            <w:rPrChange w:id="603" w:author="Daniel Noble" w:date="2025-02-22T12:09:00Z" w16du:dateUtc="2025-02-22T01:09:00Z">
              <w:rPr>
                <w:rFonts w:ascii="Times New Roman" w:hAnsi="Times New Roman" w:cs="Times New Roman"/>
                <w:sz w:val="24"/>
                <w:szCs w:val="24"/>
              </w:rPr>
            </w:rPrChange>
          </w:rPr>
          <w:t xml:space="preserve">only studies </w:t>
        </w:r>
      </w:ins>
      <w:ins w:id="604" w:author="Daniel Noble" w:date="2025-02-22T11:26:00Z" w16du:dateUtc="2025-02-22T00:26:00Z">
        <w:r w:rsidR="00461149" w:rsidRPr="00445248">
          <w:rPr>
            <w:rFonts w:ascii="Times New Roman" w:hAnsi="Times New Roman" w:cs="Times New Roman"/>
            <w:b/>
            <w:bCs/>
            <w:sz w:val="24"/>
            <w:szCs w:val="24"/>
            <w:rPrChange w:id="605" w:author="Daniel Noble" w:date="2025-02-22T12:09:00Z" w16du:dateUtc="2025-02-22T01:09:00Z">
              <w:rPr>
                <w:rFonts w:ascii="Times New Roman" w:hAnsi="Times New Roman" w:cs="Times New Roman"/>
                <w:sz w:val="24"/>
                <w:szCs w:val="24"/>
              </w:rPr>
            </w:rPrChange>
          </w:rPr>
          <w:t>measuring at the individual level (b)</w:t>
        </w:r>
      </w:ins>
      <w:r w:rsidRPr="00445248">
        <w:rPr>
          <w:rFonts w:ascii="Times New Roman" w:hAnsi="Times New Roman" w:cs="Times New Roman"/>
          <w:b/>
          <w:bCs/>
          <w:sz w:val="24"/>
          <w:szCs w:val="24"/>
          <w:rPrChange w:id="606" w:author="Daniel Noble" w:date="2025-02-22T12:09:00Z" w16du:dateUtc="2025-02-22T01:09:00Z">
            <w:rPr>
              <w:rFonts w:ascii="Times New Roman" w:hAnsi="Times New Roman" w:cs="Times New Roman"/>
              <w:sz w:val="24"/>
              <w:szCs w:val="24"/>
            </w:rPr>
          </w:rPrChange>
        </w:rPr>
        <w:t>.</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ins w:id="607" w:author="Daniel Noble" w:date="2025-02-22T11:26:00Z" w16du:dateUtc="2025-02-22T00:26:00Z">
        <w:r w:rsidR="00461149">
          <w:rPr>
            <w:rFonts w:ascii="Times New Roman" w:hAnsi="Times New Roman" w:cs="Times New Roman"/>
            <w:sz w:val="24"/>
            <w:szCs w:val="24"/>
          </w:rPr>
          <w:t xml:space="preserve">Orchard plots depict </w:t>
        </w:r>
      </w:ins>
      <w:del w:id="608" w:author="Daniel Noble" w:date="2025-02-22T11:26:00Z" w16du:dateUtc="2025-02-22T00:26:00Z">
        <w:r w:rsidRPr="00402514" w:rsidDel="00461149">
          <w:rPr>
            <w:rFonts w:ascii="Times New Roman" w:hAnsi="Times New Roman" w:cs="Times New Roman"/>
            <w:sz w:val="24"/>
            <w:szCs w:val="24"/>
          </w:rPr>
          <w:delText xml:space="preserve">Mean </w:delText>
        </w:r>
      </w:del>
      <w:ins w:id="609" w:author="Daniel Noble" w:date="2025-02-22T11:26:00Z" w16du:dateUtc="2025-02-22T00:26:00Z">
        <w:r w:rsidR="00461149">
          <w:rPr>
            <w:rFonts w:ascii="Times New Roman" w:hAnsi="Times New Roman" w:cs="Times New Roman"/>
            <w:sz w:val="24"/>
            <w:szCs w:val="24"/>
          </w:rPr>
          <w:t>m</w:t>
        </w:r>
        <w:r w:rsidR="00461149" w:rsidRPr="00402514">
          <w:rPr>
            <w:rFonts w:ascii="Times New Roman" w:hAnsi="Times New Roman" w:cs="Times New Roman"/>
            <w:sz w:val="24"/>
            <w:szCs w:val="24"/>
          </w:rPr>
          <w:t xml:space="preserve">ean </w:t>
        </w:r>
      </w:ins>
      <w:r w:rsidRPr="00402514">
        <w:rPr>
          <w:rFonts w:ascii="Times New Roman" w:hAnsi="Times New Roman" w:cs="Times New Roman"/>
          <w:sz w:val="24"/>
          <w:szCs w:val="24"/>
        </w:rPr>
        <w:t>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w:t>
      </w:r>
      <w:del w:id="610" w:author="Daniel Noble" w:date="2025-02-22T11:26:00Z" w16du:dateUtc="2025-02-22T00:26:00Z">
        <w:r w:rsidRPr="00402514" w:rsidDel="00461149">
          <w:rPr>
            <w:rFonts w:ascii="Times New Roman" w:hAnsi="Times New Roman" w:cs="Times New Roman"/>
            <w:sz w:val="24"/>
            <w:szCs w:val="24"/>
          </w:rPr>
          <w:delText xml:space="preserve">are shown, </w:delText>
        </w:r>
      </w:del>
      <w:r w:rsidRPr="00402514">
        <w:rPr>
          <w:rFonts w:ascii="Times New Roman" w:hAnsi="Times New Roman" w:cs="Times New Roman"/>
          <w:sz w:val="24"/>
          <w:szCs w:val="24"/>
        </w:rPr>
        <w:t xml:space="preserve">as well as distributions of individual effect sizes. </w:t>
      </w:r>
      <w:ins w:id="611" w:author="Daniel Noble" w:date="2025-02-22T11:30:00Z" w16du:dateUtc="2025-02-22T00:30:00Z">
        <w:r w:rsidR="007A3EA2">
          <w:rPr>
            <w:rFonts w:ascii="Times New Roman" w:hAnsi="Times New Roman" w:cs="Times New Roman"/>
            <w:sz w:val="24"/>
            <w:szCs w:val="24"/>
          </w:rPr>
          <w:t xml:space="preserve">Effect sizes are weighted (sized) by their precision which is inverse of their sampling error (1/SE). </w:t>
        </w:r>
      </w:ins>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w:t>
      </w:r>
      <w:del w:id="612" w:author="Daniel Noble" w:date="2025-04-03T08:55:00Z" w16du:dateUtc="2025-04-02T21:55:00Z">
        <w:r w:rsidRPr="00402514" w:rsidDel="00CF310E">
          <w:rPr>
            <w:rFonts w:ascii="Times New Roman" w:hAnsi="Times New Roman" w:cs="Times New Roman"/>
            <w:sz w:val="24"/>
            <w:szCs w:val="24"/>
          </w:rPr>
          <w:delText xml:space="preserve">K </w:delText>
        </w:r>
      </w:del>
      <w:ins w:id="613" w:author="Daniel Noble" w:date="2025-04-03T08:55:00Z" w16du:dateUtc="2025-04-02T21:55:00Z">
        <w:r w:rsidR="00CF310E">
          <w:rPr>
            <w:rFonts w:ascii="Times New Roman" w:hAnsi="Times New Roman" w:cs="Times New Roman"/>
            <w:sz w:val="24"/>
            <w:szCs w:val="24"/>
          </w:rPr>
          <w:t>k</w:t>
        </w:r>
        <w:r w:rsidR="00CF310E"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 number of effect sizes with the number of </w:t>
      </w:r>
      <w:del w:id="614" w:author="Daniel Noble" w:date="2025-02-22T11:26:00Z" w16du:dateUtc="2025-02-22T00:26:00Z">
        <w:r w:rsidRPr="00402514" w:rsidDel="00461149">
          <w:rPr>
            <w:rFonts w:ascii="Times New Roman" w:hAnsi="Times New Roman" w:cs="Times New Roman"/>
            <w:sz w:val="24"/>
            <w:szCs w:val="24"/>
          </w:rPr>
          <w:delText xml:space="preserve">species </w:delText>
        </w:r>
      </w:del>
      <w:ins w:id="615" w:author="Daniel Noble" w:date="2025-02-22T11:26:00Z" w16du:dateUtc="2025-02-22T00:26:00Z">
        <w:r w:rsidR="00461149">
          <w:rPr>
            <w:rFonts w:ascii="Times New Roman" w:hAnsi="Times New Roman" w:cs="Times New Roman"/>
            <w:sz w:val="24"/>
            <w:szCs w:val="24"/>
          </w:rPr>
          <w:t>studies</w:t>
        </w:r>
        <w:r w:rsidR="00461149"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in brackets. </w:t>
      </w:r>
      <w:del w:id="616" w:author="Daniel Noble" w:date="2025-02-22T11:26:00Z" w16du:dateUtc="2025-02-22T00:26:00Z">
        <w:r w:rsidRPr="00402514" w:rsidDel="00461149">
          <w:rPr>
            <w:rFonts w:ascii="Times New Roman" w:hAnsi="Times New Roman" w:cs="Times New Roman"/>
            <w:sz w:val="24"/>
            <w:szCs w:val="24"/>
          </w:rPr>
          <w:delText>X</w:delText>
        </w:r>
      </w:del>
      <w:ins w:id="617" w:author="Daniel Noble" w:date="2025-02-22T11:26:00Z" w16du:dateUtc="2025-02-22T00:26:00Z">
        <w:r w:rsidR="00461149">
          <w:rPr>
            <w:rFonts w:ascii="Times New Roman" w:hAnsi="Times New Roman" w:cs="Times New Roman"/>
            <w:sz w:val="24"/>
            <w:szCs w:val="24"/>
          </w:rPr>
          <w:t>x</w:t>
        </w:r>
      </w:ins>
      <w:r w:rsidRPr="00402514">
        <w:rPr>
          <w:rFonts w:ascii="Times New Roman" w:hAnsi="Times New Roman" w:cs="Times New Roman"/>
          <w:sz w:val="24"/>
          <w:szCs w:val="24"/>
        </w:rPr>
        <w:t>-axis limits are cropped for presentation.</w:t>
      </w:r>
    </w:p>
    <w:p w14:paraId="367BA023" w14:textId="77777777" w:rsidR="009F56C0" w:rsidRDefault="009F56C0">
      <w:pPr>
        <w:spacing w:after="0" w:line="240" w:lineRule="auto"/>
        <w:divId w:val="536086500"/>
        <w:rPr>
          <w:ins w:id="618" w:author="Daniel Noble" w:date="2025-02-22T11:27:00Z" w16du:dateUtc="2025-02-22T00:27:00Z"/>
          <w:rFonts w:ascii="Times New Roman" w:hAnsi="Times New Roman" w:cs="Times New Roman"/>
          <w:b/>
          <w:bCs/>
          <w:sz w:val="24"/>
          <w:szCs w:val="24"/>
        </w:rPr>
      </w:pPr>
    </w:p>
    <w:p w14:paraId="7723D4E7" w14:textId="014528FF" w:rsidR="00461149" w:rsidRDefault="006A525F">
      <w:pPr>
        <w:spacing w:after="0" w:line="240" w:lineRule="auto"/>
        <w:divId w:val="536086500"/>
        <w:rPr>
          <w:ins w:id="619" w:author="Daniel Noble" w:date="2025-02-21T14:02:00Z" w16du:dateUtc="2025-02-21T03:02:00Z"/>
          <w:rFonts w:ascii="Times New Roman" w:hAnsi="Times New Roman" w:cs="Times New Roman"/>
          <w:b/>
          <w:bCs/>
          <w:sz w:val="24"/>
          <w:szCs w:val="24"/>
        </w:rPr>
      </w:pPr>
      <w:ins w:id="620" w:author="Daniel Noble" w:date="2025-04-03T09:55:00Z" w16du:dateUtc="2025-04-02T22:55:00Z">
        <w:r>
          <w:rPr>
            <w:rFonts w:ascii="Times New Roman" w:hAnsi="Times New Roman" w:cs="Times New Roman"/>
            <w:b/>
            <w:bCs/>
            <w:noProof/>
            <w:sz w:val="24"/>
            <w:szCs w:val="24"/>
          </w:rPr>
          <w:drawing>
            <wp:inline distT="0" distB="0" distL="0" distR="0" wp14:anchorId="554262C0" wp14:editId="1EF91FD4">
              <wp:extent cx="5731510" cy="2828290"/>
              <wp:effectExtent l="0" t="0" r="0" b="3810"/>
              <wp:docPr id="767902126" name="Picture 47"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2126" name="Picture 47" descr="A graph of different numbers and a number of numbers&#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ins>
    </w:p>
    <w:p w14:paraId="58911C2E" w14:textId="1DB6AA50" w:rsidR="004E6031" w:rsidRDefault="004E6031">
      <w:pPr>
        <w:spacing w:after="0" w:line="240" w:lineRule="auto"/>
        <w:divId w:val="536086500"/>
        <w:rPr>
          <w:rFonts w:ascii="Times New Roman" w:hAnsi="Times New Roman" w:cs="Times New Roman"/>
          <w:sz w:val="24"/>
          <w:szCs w:val="24"/>
        </w:rPr>
        <w:pPrChange w:id="621" w:author="Daniel Noble" w:date="2025-02-01T13:22:00Z" w16du:dateUtc="2025-02-01T02:22:00Z">
          <w:pPr>
            <w:spacing w:after="0" w:line="480" w:lineRule="auto"/>
            <w:divId w:val="536086500"/>
          </w:pPr>
        </w:pPrChange>
      </w:pPr>
      <w:r w:rsidRPr="00445248">
        <w:rPr>
          <w:rFonts w:ascii="Times New Roman" w:hAnsi="Times New Roman" w:cs="Times New Roman"/>
          <w:b/>
          <w:bCs/>
          <w:sz w:val="24"/>
          <w:szCs w:val="24"/>
        </w:rPr>
        <w:lastRenderedPageBreak/>
        <w:t xml:space="preserve">Figure </w:t>
      </w:r>
      <w:ins w:id="622" w:author="Daniel Noble" w:date="2025-02-22T11:28:00Z" w16du:dateUtc="2025-02-22T00:28:00Z">
        <w:r w:rsidR="00461149" w:rsidRPr="00445248">
          <w:rPr>
            <w:rFonts w:ascii="Times New Roman" w:hAnsi="Times New Roman" w:cs="Times New Roman"/>
            <w:b/>
            <w:bCs/>
            <w:sz w:val="24"/>
            <w:szCs w:val="24"/>
          </w:rPr>
          <w:t>3</w:t>
        </w:r>
      </w:ins>
      <w:del w:id="623" w:author="Daniel Noble" w:date="2025-02-22T11:28:00Z" w16du:dateUtc="2025-02-22T00:28:00Z">
        <w:r w:rsidRPr="00445248" w:rsidDel="00461149">
          <w:rPr>
            <w:rFonts w:ascii="Times New Roman" w:hAnsi="Times New Roman" w:cs="Times New Roman"/>
            <w:b/>
            <w:bCs/>
            <w:sz w:val="24"/>
            <w:szCs w:val="24"/>
          </w:rPr>
          <w:delText>4</w:delText>
        </w:r>
      </w:del>
      <w:r w:rsidRPr="00445248">
        <w:rPr>
          <w:rFonts w:ascii="Times New Roman" w:hAnsi="Times New Roman" w:cs="Times New Roman"/>
          <w:b/>
          <w:bCs/>
          <w:sz w:val="24"/>
          <w:szCs w:val="24"/>
        </w:rPr>
        <w:t xml:space="preserve"> </w:t>
      </w:r>
      <w:r w:rsidRPr="00445248">
        <w:rPr>
          <w:rFonts w:ascii="Times New Roman" w:hAnsi="Times New Roman" w:cs="Times New Roman"/>
          <w:b/>
          <w:bCs/>
          <w:sz w:val="24"/>
          <w:szCs w:val="24"/>
          <w:rPrChange w:id="624" w:author="Daniel Noble" w:date="2025-02-22T12:09:00Z" w16du:dateUtc="2025-02-22T01:09:00Z">
            <w:rPr>
              <w:rFonts w:ascii="Times New Roman" w:hAnsi="Times New Roman" w:cs="Times New Roman"/>
              <w:sz w:val="24"/>
              <w:szCs w:val="24"/>
            </w:rPr>
          </w:rPrChange>
        </w:rPr>
        <w:t xml:space="preserve">Meta-regression results for the overall data set with </w:t>
      </w:r>
      <w:ins w:id="625" w:author="Daniel Noble" w:date="2025-02-22T11:27:00Z" w16du:dateUtc="2025-02-22T00:27:00Z">
        <w:r w:rsidR="00461149" w:rsidRPr="00445248">
          <w:rPr>
            <w:rFonts w:ascii="Times New Roman" w:hAnsi="Times New Roman" w:cs="Times New Roman"/>
            <w:b/>
            <w:bCs/>
            <w:sz w:val="24"/>
            <w:szCs w:val="24"/>
            <w:rPrChange w:id="626" w:author="Daniel Noble" w:date="2025-02-22T12:09:00Z" w16du:dateUtc="2025-02-22T01:09:00Z">
              <w:rPr>
                <w:rFonts w:ascii="Times New Roman" w:hAnsi="Times New Roman" w:cs="Times New Roman"/>
                <w:sz w:val="24"/>
                <w:szCs w:val="24"/>
              </w:rPr>
            </w:rPrChange>
          </w:rPr>
          <w:t>broad (a) and specific (b</w:t>
        </w:r>
      </w:ins>
      <w:ins w:id="627" w:author="Daniel Noble" w:date="2025-02-22T11:28:00Z" w16du:dateUtc="2025-02-22T00:28:00Z">
        <w:r w:rsidR="00461149" w:rsidRPr="00445248">
          <w:rPr>
            <w:rFonts w:ascii="Times New Roman" w:hAnsi="Times New Roman" w:cs="Times New Roman"/>
            <w:b/>
            <w:bCs/>
            <w:sz w:val="24"/>
            <w:szCs w:val="24"/>
            <w:rPrChange w:id="628" w:author="Daniel Noble" w:date="2025-02-22T12:09:00Z" w16du:dateUtc="2025-02-22T01:09:00Z">
              <w:rPr>
                <w:rFonts w:ascii="Times New Roman" w:hAnsi="Times New Roman" w:cs="Times New Roman"/>
                <w:sz w:val="24"/>
                <w:szCs w:val="24"/>
              </w:rPr>
            </w:rPrChange>
          </w:rPr>
          <w:t xml:space="preserve">) </w:t>
        </w:r>
      </w:ins>
      <w:r w:rsidRPr="00445248">
        <w:rPr>
          <w:rFonts w:ascii="Times New Roman" w:hAnsi="Times New Roman" w:cs="Times New Roman"/>
          <w:b/>
          <w:bCs/>
          <w:sz w:val="24"/>
          <w:szCs w:val="24"/>
          <w:rPrChange w:id="629" w:author="Daniel Noble" w:date="2025-02-22T12:09:00Z" w16du:dateUtc="2025-02-22T01:09:00Z">
            <w:rPr>
              <w:rFonts w:ascii="Times New Roman" w:hAnsi="Times New Roman" w:cs="Times New Roman"/>
              <w:sz w:val="24"/>
              <w:szCs w:val="24"/>
            </w:rPr>
          </w:rPrChange>
        </w:rPr>
        <w:t>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sidR="002157FA">
        <w:rPr>
          <w:rFonts w:ascii="Times New Roman" w:hAnsi="Times New Roman" w:cs="Times New Roman"/>
          <w:sz w:val="24"/>
          <w:szCs w:val="24"/>
        </w:rPr>
        <w:t xml:space="preserve">Presentation and abbreviations as in Figure </w:t>
      </w:r>
      <w:ins w:id="630" w:author="Daniel Noble" w:date="2025-02-22T11:28:00Z" w16du:dateUtc="2025-02-22T00:28:00Z">
        <w:r w:rsidR="00461149">
          <w:rPr>
            <w:rFonts w:ascii="Times New Roman" w:hAnsi="Times New Roman" w:cs="Times New Roman"/>
            <w:sz w:val="24"/>
            <w:szCs w:val="24"/>
          </w:rPr>
          <w:t>2</w:t>
        </w:r>
      </w:ins>
      <w:del w:id="631" w:author="Daniel Noble" w:date="2025-02-22T11:28:00Z" w16du:dateUtc="2025-02-22T00:28:00Z">
        <w:r w:rsidR="002157FA" w:rsidDel="00461149">
          <w:rPr>
            <w:rFonts w:ascii="Times New Roman" w:hAnsi="Times New Roman" w:cs="Times New Roman"/>
            <w:sz w:val="24"/>
            <w:szCs w:val="24"/>
          </w:rPr>
          <w:delText>3</w:delText>
        </w:r>
      </w:del>
      <w:r w:rsidR="002157FA">
        <w:rPr>
          <w:rFonts w:ascii="Times New Roman" w:hAnsi="Times New Roman" w:cs="Times New Roman"/>
          <w:sz w:val="24"/>
          <w:szCs w:val="24"/>
        </w:rPr>
        <w:t>.</w:t>
      </w:r>
      <w:ins w:id="632" w:author="Daniel Noble" w:date="2025-04-03T09:15:00Z" w16du:dateUtc="2025-04-02T22:15:00Z">
        <w:r w:rsidR="00634C93">
          <w:rPr>
            <w:rFonts w:ascii="Times New Roman" w:hAnsi="Times New Roman" w:cs="Times New Roman"/>
            <w:sz w:val="24"/>
            <w:szCs w:val="24"/>
          </w:rPr>
          <w:t xml:space="preserve"> Asterisks (*) indicate meta-analytic means that are significantly different from zero.</w:t>
        </w:r>
      </w:ins>
    </w:p>
    <w:p w14:paraId="32C68627" w14:textId="77777777" w:rsidR="002157FA" w:rsidRDefault="002157FA">
      <w:pPr>
        <w:spacing w:after="0" w:line="240" w:lineRule="auto"/>
        <w:divId w:val="536086500"/>
        <w:rPr>
          <w:rFonts w:ascii="Times New Roman" w:hAnsi="Times New Roman" w:cs="Times New Roman"/>
          <w:b/>
          <w:bCs/>
          <w:sz w:val="24"/>
          <w:szCs w:val="24"/>
        </w:rPr>
        <w:pPrChange w:id="633" w:author="Daniel Noble" w:date="2025-02-01T13:22:00Z" w16du:dateUtc="2025-02-01T02:22:00Z">
          <w:pPr>
            <w:spacing w:after="0" w:line="480" w:lineRule="auto"/>
            <w:divId w:val="536086500"/>
          </w:pPr>
        </w:pPrChange>
      </w:pPr>
    </w:p>
    <w:p w14:paraId="2A247F8F" w14:textId="74C7D26F" w:rsidR="002157FA" w:rsidDel="00461149" w:rsidRDefault="006A525F">
      <w:pPr>
        <w:spacing w:after="0" w:line="240" w:lineRule="auto"/>
        <w:divId w:val="536086500"/>
        <w:rPr>
          <w:del w:id="634" w:author="Daniel Noble" w:date="2025-02-22T11:28:00Z" w16du:dateUtc="2025-02-22T00:28:00Z"/>
          <w:rFonts w:ascii="Times New Roman" w:hAnsi="Times New Roman" w:cs="Times New Roman"/>
          <w:sz w:val="24"/>
          <w:szCs w:val="24"/>
        </w:rPr>
        <w:pPrChange w:id="635" w:author="Daniel Noble" w:date="2025-02-01T13:22:00Z" w16du:dateUtc="2025-02-01T02:22:00Z">
          <w:pPr>
            <w:spacing w:after="0" w:line="480" w:lineRule="auto"/>
            <w:divId w:val="536086500"/>
          </w:pPr>
        </w:pPrChange>
      </w:pPr>
      <w:ins w:id="636" w:author="Daniel Noble" w:date="2025-04-03T09:55:00Z" w16du:dateUtc="2025-04-02T22:55:00Z">
        <w:r>
          <w:rPr>
            <w:rFonts w:ascii="Times New Roman" w:hAnsi="Times New Roman" w:cs="Times New Roman"/>
            <w:b/>
            <w:bCs/>
            <w:noProof/>
            <w:sz w:val="24"/>
            <w:szCs w:val="24"/>
          </w:rPr>
          <w:drawing>
            <wp:inline distT="0" distB="0" distL="0" distR="0" wp14:anchorId="30E0DA18" wp14:editId="525EEEB9">
              <wp:extent cx="5731510" cy="2456180"/>
              <wp:effectExtent l="0" t="0" r="0" b="0"/>
              <wp:docPr id="1925040190" name="Picture 4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0190" name="Picture 48" descr="A diagram of a graph&#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ins>
      <w:del w:id="637" w:author="Daniel Noble" w:date="2025-02-22T11:28:00Z" w16du:dateUtc="2025-02-22T00:28:00Z">
        <w:r w:rsidR="00470F81" w:rsidRPr="00402514" w:rsidDel="00461149">
          <w:rPr>
            <w:rFonts w:ascii="Times New Roman" w:hAnsi="Times New Roman" w:cs="Times New Roman"/>
            <w:b/>
            <w:bCs/>
            <w:sz w:val="24"/>
            <w:szCs w:val="24"/>
          </w:rPr>
          <w:delText xml:space="preserve">Figure 5 Meta-regression results for the overall data set with specific phenotypic traits as the moderator. </w:delText>
        </w:r>
        <w:r w:rsidR="00470F81" w:rsidRPr="00402514" w:rsidDel="00461149">
          <w:rPr>
            <w:rFonts w:ascii="Times New Roman" w:hAnsi="Times New Roman" w:cs="Times New Roman"/>
            <w:sz w:val="24"/>
            <w:szCs w:val="24"/>
          </w:rPr>
          <w:delText xml:space="preserve">There were no significant differences in phenotypic plasticity between the constant and fluctuating temperature treatments (indicated by 95% CIs crossing zero). </w:delText>
        </w:r>
        <w:r w:rsidR="002157FA" w:rsidDel="00461149">
          <w:rPr>
            <w:rFonts w:ascii="Times New Roman" w:hAnsi="Times New Roman" w:cs="Times New Roman"/>
            <w:sz w:val="24"/>
            <w:szCs w:val="24"/>
          </w:rPr>
          <w:delText>Presentation and abbreviations as in Figure 3.</w:delText>
        </w:r>
      </w:del>
    </w:p>
    <w:p w14:paraId="4B8CEEF1" w14:textId="553E49D2" w:rsidR="002157FA" w:rsidRDefault="002157FA">
      <w:pPr>
        <w:spacing w:after="0" w:line="240" w:lineRule="auto"/>
        <w:divId w:val="536086500"/>
        <w:rPr>
          <w:rFonts w:ascii="Times New Roman" w:hAnsi="Times New Roman" w:cs="Times New Roman"/>
          <w:b/>
          <w:bCs/>
          <w:sz w:val="24"/>
          <w:szCs w:val="24"/>
        </w:rPr>
        <w:pPrChange w:id="638" w:author="Daniel Noble" w:date="2025-02-01T13:22:00Z" w16du:dateUtc="2025-02-01T02:22:00Z">
          <w:pPr>
            <w:spacing w:after="0" w:line="480" w:lineRule="auto"/>
            <w:divId w:val="536086500"/>
          </w:pPr>
        </w:pPrChange>
      </w:pPr>
    </w:p>
    <w:p w14:paraId="6E5D8795" w14:textId="7F4F694D" w:rsidR="002157FA" w:rsidRDefault="002157FA">
      <w:pPr>
        <w:spacing w:after="0" w:line="240" w:lineRule="auto"/>
        <w:divId w:val="536086500"/>
        <w:rPr>
          <w:rFonts w:ascii="Times New Roman" w:hAnsi="Times New Roman" w:cs="Times New Roman"/>
          <w:sz w:val="24"/>
          <w:szCs w:val="24"/>
        </w:rPr>
        <w:pPrChange w:id="639" w:author="Daniel Noble" w:date="2025-02-01T13:22:00Z" w16du:dateUtc="2025-02-01T02:22:00Z">
          <w:pPr>
            <w:spacing w:after="0" w:line="480" w:lineRule="auto"/>
            <w:divId w:val="536086500"/>
          </w:pPr>
        </w:pPrChange>
      </w:pPr>
      <w:r w:rsidRPr="00402514">
        <w:rPr>
          <w:rFonts w:ascii="Times New Roman" w:hAnsi="Times New Roman" w:cs="Times New Roman"/>
          <w:b/>
          <w:bCs/>
          <w:sz w:val="24"/>
          <w:szCs w:val="24"/>
        </w:rPr>
        <w:t xml:space="preserve">Figure </w:t>
      </w:r>
      <w:ins w:id="640" w:author="Daniel Noble" w:date="2025-02-22T11:28:00Z" w16du:dateUtc="2025-02-22T00:28:00Z">
        <w:r w:rsidR="00461149">
          <w:rPr>
            <w:rFonts w:ascii="Times New Roman" w:hAnsi="Times New Roman" w:cs="Times New Roman"/>
            <w:b/>
            <w:bCs/>
            <w:sz w:val="24"/>
            <w:szCs w:val="24"/>
          </w:rPr>
          <w:t>4</w:t>
        </w:r>
      </w:ins>
      <w:del w:id="641" w:author="Daniel Noble" w:date="2025-02-22T11:28:00Z" w16du:dateUtc="2025-02-22T00:28:00Z">
        <w:r w:rsidRPr="00402514" w:rsidDel="00461149">
          <w:rPr>
            <w:rFonts w:ascii="Times New Roman" w:hAnsi="Times New Roman" w:cs="Times New Roman"/>
            <w:b/>
            <w:bCs/>
            <w:sz w:val="24"/>
            <w:szCs w:val="24"/>
          </w:rPr>
          <w:delText>6</w:delText>
        </w:r>
      </w:del>
      <w:r w:rsidRPr="00402514">
        <w:rPr>
          <w:rFonts w:ascii="Times New Roman" w:hAnsi="Times New Roman" w:cs="Times New Roman"/>
          <w:b/>
          <w:bCs/>
          <w:sz w:val="24"/>
          <w:szCs w:val="24"/>
        </w:rPr>
        <w:t xml:space="preserve"> Meta-regression results for the overall data set</w:t>
      </w:r>
      <w:ins w:id="642" w:author="Daniel Noble" w:date="2025-02-22T11:29:00Z" w16du:dateUtc="2025-02-22T00:29:00Z">
        <w:r w:rsidR="00461149">
          <w:rPr>
            <w:rFonts w:ascii="Times New Roman" w:hAnsi="Times New Roman" w:cs="Times New Roman"/>
            <w:b/>
            <w:bCs/>
            <w:sz w:val="24"/>
            <w:szCs w:val="24"/>
          </w:rPr>
          <w:t xml:space="preserve"> across major habitat types (a) broad </w:t>
        </w:r>
      </w:ins>
      <w:del w:id="643" w:author="Daniel Noble" w:date="2025-02-22T11:29:00Z" w16du:dateUtc="2025-02-22T00:29:00Z">
        <w:r w:rsidRPr="00402514" w:rsidDel="00461149">
          <w:rPr>
            <w:rFonts w:ascii="Times New Roman" w:hAnsi="Times New Roman" w:cs="Times New Roman"/>
            <w:b/>
            <w:bCs/>
            <w:sz w:val="24"/>
            <w:szCs w:val="24"/>
          </w:rPr>
          <w:delText xml:space="preserve"> with </w:delText>
        </w:r>
      </w:del>
      <w:r w:rsidRPr="00402514">
        <w:rPr>
          <w:rFonts w:ascii="Times New Roman" w:hAnsi="Times New Roman" w:cs="Times New Roman"/>
          <w:b/>
          <w:bCs/>
          <w:sz w:val="24"/>
          <w:szCs w:val="24"/>
        </w:rPr>
        <w:t xml:space="preserve">taxonomic </w:t>
      </w:r>
      <w:del w:id="644" w:author="Daniel Noble" w:date="2025-02-22T11:29:00Z" w16du:dateUtc="2025-02-22T00:29:00Z">
        <w:r w:rsidRPr="00402514" w:rsidDel="00461149">
          <w:rPr>
            <w:rFonts w:ascii="Times New Roman" w:hAnsi="Times New Roman" w:cs="Times New Roman"/>
            <w:b/>
            <w:bCs/>
            <w:sz w:val="24"/>
            <w:szCs w:val="24"/>
          </w:rPr>
          <w:delText xml:space="preserve">class </w:delText>
        </w:r>
      </w:del>
      <w:ins w:id="645" w:author="Daniel Noble" w:date="2025-02-22T11:29:00Z" w16du:dateUtc="2025-02-22T00:29:00Z">
        <w:r w:rsidR="00461149">
          <w:rPr>
            <w:rFonts w:ascii="Times New Roman" w:hAnsi="Times New Roman" w:cs="Times New Roman"/>
            <w:b/>
            <w:bCs/>
            <w:sz w:val="24"/>
            <w:szCs w:val="24"/>
          </w:rPr>
          <w:t>group</w:t>
        </w:r>
        <w:r w:rsidR="00461149" w:rsidRPr="00402514">
          <w:rPr>
            <w:rFonts w:ascii="Times New Roman" w:hAnsi="Times New Roman" w:cs="Times New Roman"/>
            <w:b/>
            <w:bCs/>
            <w:sz w:val="24"/>
            <w:szCs w:val="24"/>
          </w:rPr>
          <w:t xml:space="preserve"> </w:t>
        </w:r>
        <w:r w:rsidR="00461149">
          <w:rPr>
            <w:rFonts w:ascii="Times New Roman" w:hAnsi="Times New Roman" w:cs="Times New Roman"/>
            <w:b/>
            <w:bCs/>
            <w:sz w:val="24"/>
            <w:szCs w:val="24"/>
          </w:rPr>
          <w:t xml:space="preserve">(b) </w:t>
        </w:r>
      </w:ins>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 xml:space="preserve">Presentation and abbreviations as in Figure </w:t>
      </w:r>
      <w:del w:id="646" w:author="Daniel Noble" w:date="2025-02-22T11:29:00Z" w16du:dateUtc="2025-02-22T00:29:00Z">
        <w:r w:rsidDel="00461149">
          <w:rPr>
            <w:rFonts w:ascii="Times New Roman" w:hAnsi="Times New Roman" w:cs="Times New Roman"/>
            <w:sz w:val="24"/>
            <w:szCs w:val="24"/>
          </w:rPr>
          <w:delText>3</w:delText>
        </w:r>
      </w:del>
      <w:ins w:id="647" w:author="Daniel Noble" w:date="2025-02-22T11:29:00Z" w16du:dateUtc="2025-02-22T00:29:00Z">
        <w:r w:rsidR="00461149">
          <w:rPr>
            <w:rFonts w:ascii="Times New Roman" w:hAnsi="Times New Roman" w:cs="Times New Roman"/>
            <w:sz w:val="24"/>
            <w:szCs w:val="24"/>
          </w:rPr>
          <w:t>2</w:t>
        </w:r>
      </w:ins>
      <w:r>
        <w:rPr>
          <w:rFonts w:ascii="Times New Roman" w:hAnsi="Times New Roman" w:cs="Times New Roman"/>
          <w:sz w:val="24"/>
          <w:szCs w:val="24"/>
        </w:rPr>
        <w:t>.</w:t>
      </w:r>
      <w:ins w:id="648" w:author="Daniel Noble" w:date="2025-04-03T10:39:00Z" w16du:dateUtc="2025-04-02T23:39:00Z">
        <w:r w:rsidR="00982D81">
          <w:rPr>
            <w:rFonts w:ascii="Times New Roman" w:hAnsi="Times New Roman" w:cs="Times New Roman"/>
            <w:sz w:val="24"/>
            <w:szCs w:val="24"/>
          </w:rPr>
          <w:t xml:space="preserve"> </w:t>
        </w:r>
      </w:ins>
      <w:ins w:id="649" w:author="Daniel Noble" w:date="2025-04-03T09:44:00Z" w16du:dateUtc="2025-04-02T22:44:00Z">
        <w:r w:rsidR="003C5F2A">
          <w:rPr>
            <w:rFonts w:ascii="Times New Roman" w:hAnsi="Times New Roman" w:cs="Times New Roman"/>
            <w:sz w:val="24"/>
            <w:szCs w:val="24"/>
          </w:rPr>
          <w:t xml:space="preserve">Taxa </w:t>
        </w:r>
      </w:ins>
      <w:ins w:id="650" w:author="Daniel Noble" w:date="2025-04-03T09:56:00Z" w16du:dateUtc="2025-04-02T22:56:00Z">
        <w:r w:rsidR="00F742FF">
          <w:rPr>
            <w:rFonts w:ascii="Times New Roman" w:hAnsi="Times New Roman" w:cs="Times New Roman"/>
            <w:sz w:val="24"/>
            <w:szCs w:val="24"/>
          </w:rPr>
          <w:t>silhouettes</w:t>
        </w:r>
      </w:ins>
      <w:ins w:id="651" w:author="Daniel Noble" w:date="2025-04-03T09:44:00Z" w16du:dateUtc="2025-04-02T22:44:00Z">
        <w:r w:rsidR="003C5F2A">
          <w:rPr>
            <w:rFonts w:ascii="Times New Roman" w:hAnsi="Times New Roman" w:cs="Times New Roman"/>
            <w:sz w:val="24"/>
            <w:szCs w:val="24"/>
          </w:rPr>
          <w:t xml:space="preserve"> from </w:t>
        </w:r>
        <w:commentRangeStart w:id="652"/>
        <w:proofErr w:type="spellStart"/>
        <w:r w:rsidR="003C5F2A" w:rsidRPr="00982D81">
          <w:rPr>
            <w:rFonts w:ascii="Times New Roman" w:hAnsi="Times New Roman" w:cs="Times New Roman"/>
            <w:i/>
            <w:iCs/>
            <w:sz w:val="24"/>
            <w:szCs w:val="24"/>
            <w:rPrChange w:id="653" w:author="Daniel Noble" w:date="2025-04-03T10:39:00Z" w16du:dateUtc="2025-04-02T23:39:00Z">
              <w:rPr>
                <w:rFonts w:ascii="Times New Roman" w:hAnsi="Times New Roman" w:cs="Times New Roman"/>
                <w:sz w:val="24"/>
                <w:szCs w:val="24"/>
              </w:rPr>
            </w:rPrChange>
          </w:rPr>
          <w:t>rphylopic</w:t>
        </w:r>
        <w:proofErr w:type="spellEnd"/>
        <w:r w:rsidR="003C5F2A">
          <w:rPr>
            <w:rFonts w:ascii="Times New Roman" w:hAnsi="Times New Roman" w:cs="Times New Roman"/>
            <w:sz w:val="24"/>
            <w:szCs w:val="24"/>
          </w:rPr>
          <w:t xml:space="preserve"> (</w:t>
        </w:r>
      </w:ins>
      <w:ins w:id="654" w:author="Daniel Noble" w:date="2025-04-03T10:39:00Z" w16du:dateUtc="2025-04-02T23:39:00Z">
        <w:r w:rsidR="00982D81">
          <w:rPr>
            <w:rFonts w:ascii="Times New Roman" w:hAnsi="Times New Roman" w:cs="Times New Roman"/>
            <w:sz w:val="24"/>
            <w:szCs w:val="24"/>
          </w:rPr>
          <w:t>Gearty &amp; Jones, 2023</w:t>
        </w:r>
      </w:ins>
      <w:ins w:id="655" w:author="Daniel Noble" w:date="2025-04-03T09:44:00Z" w16du:dateUtc="2025-04-02T22:44:00Z">
        <w:r w:rsidR="003C5F2A">
          <w:rPr>
            <w:rFonts w:ascii="Times New Roman" w:hAnsi="Times New Roman" w:cs="Times New Roman"/>
            <w:sz w:val="24"/>
            <w:szCs w:val="24"/>
          </w:rPr>
          <w:t>)</w:t>
        </w:r>
        <w:commentRangeEnd w:id="652"/>
        <w:r w:rsidR="003C5F2A">
          <w:rPr>
            <w:rStyle w:val="CommentReference"/>
          </w:rPr>
          <w:commentReference w:id="652"/>
        </w:r>
      </w:ins>
    </w:p>
    <w:p w14:paraId="71A6C8E2" w14:textId="77777777" w:rsidR="002157FA" w:rsidRDefault="002157FA">
      <w:pPr>
        <w:spacing w:after="0" w:line="240" w:lineRule="auto"/>
        <w:divId w:val="536086500"/>
        <w:rPr>
          <w:ins w:id="656" w:author="Daniel Noble" w:date="2025-02-22T11:29:00Z" w16du:dateUtc="2025-02-22T00:29:00Z"/>
          <w:rFonts w:ascii="Times New Roman" w:hAnsi="Times New Roman" w:cs="Times New Roman"/>
          <w:b/>
          <w:bCs/>
          <w:sz w:val="24"/>
          <w:szCs w:val="24"/>
        </w:rPr>
      </w:pPr>
    </w:p>
    <w:p w14:paraId="70C2CD84" w14:textId="70C875F9" w:rsidR="00461149" w:rsidRDefault="000823A9">
      <w:pPr>
        <w:spacing w:after="0" w:line="240" w:lineRule="auto"/>
        <w:divId w:val="536086500"/>
        <w:rPr>
          <w:ins w:id="657" w:author="Daniel Noble" w:date="2025-02-22T11:29:00Z" w16du:dateUtc="2025-02-22T00:29:00Z"/>
          <w:rFonts w:ascii="Times New Roman" w:hAnsi="Times New Roman" w:cs="Times New Roman"/>
          <w:b/>
          <w:bCs/>
          <w:sz w:val="24"/>
          <w:szCs w:val="24"/>
        </w:rPr>
      </w:pPr>
      <w:ins w:id="658" w:author="Daniel Noble" w:date="2025-04-03T10:28:00Z" w16du:dateUtc="2025-04-02T23:28:00Z">
        <w:r>
          <w:rPr>
            <w:rFonts w:ascii="Times New Roman" w:hAnsi="Times New Roman" w:cs="Times New Roman"/>
            <w:b/>
            <w:bCs/>
            <w:noProof/>
            <w:sz w:val="24"/>
            <w:szCs w:val="24"/>
          </w:rPr>
          <w:lastRenderedPageBreak/>
          <w:drawing>
            <wp:inline distT="0" distB="0" distL="0" distR="0" wp14:anchorId="5562D6AE" wp14:editId="06CFAA68">
              <wp:extent cx="5255812" cy="4479610"/>
              <wp:effectExtent l="0" t="0" r="2540" b="3810"/>
              <wp:docPr id="19050436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3651" name="Picture 190504365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66663" cy="4488859"/>
                      </a:xfrm>
                      <a:prstGeom prst="rect">
                        <a:avLst/>
                      </a:prstGeom>
                    </pic:spPr>
                  </pic:pic>
                </a:graphicData>
              </a:graphic>
            </wp:inline>
          </w:drawing>
        </w:r>
      </w:ins>
    </w:p>
    <w:p w14:paraId="1ED545DA" w14:textId="77777777" w:rsidR="00461149" w:rsidRDefault="00461149">
      <w:pPr>
        <w:spacing w:after="0" w:line="240" w:lineRule="auto"/>
        <w:divId w:val="536086500"/>
        <w:rPr>
          <w:rFonts w:ascii="Times New Roman" w:hAnsi="Times New Roman" w:cs="Times New Roman"/>
          <w:b/>
          <w:bCs/>
          <w:sz w:val="24"/>
          <w:szCs w:val="24"/>
        </w:rPr>
        <w:pPrChange w:id="659" w:author="Daniel Noble" w:date="2025-02-01T13:22:00Z" w16du:dateUtc="2025-02-01T02:22:00Z">
          <w:pPr>
            <w:spacing w:after="0" w:line="480" w:lineRule="auto"/>
            <w:divId w:val="536086500"/>
          </w:pPr>
        </w:pPrChange>
      </w:pPr>
    </w:p>
    <w:p w14:paraId="01D71C51" w14:textId="4C17FBFE" w:rsidR="002157FA" w:rsidRDefault="002157FA">
      <w:pPr>
        <w:spacing w:after="0" w:line="240" w:lineRule="auto"/>
        <w:divId w:val="536086500"/>
        <w:rPr>
          <w:rFonts w:ascii="Times New Roman" w:hAnsi="Times New Roman" w:cs="Times New Roman"/>
          <w:sz w:val="24"/>
          <w:szCs w:val="24"/>
        </w:rPr>
        <w:pPrChange w:id="660" w:author="Daniel Noble" w:date="2025-02-01T13:22:00Z" w16du:dateUtc="2025-02-01T02:22:00Z">
          <w:pPr>
            <w:spacing w:after="0" w:line="480" w:lineRule="auto"/>
            <w:divId w:val="536086500"/>
          </w:pPr>
        </w:pPrChange>
      </w:pPr>
      <w:r w:rsidRPr="00402514">
        <w:rPr>
          <w:rFonts w:ascii="Times New Roman" w:hAnsi="Times New Roman" w:cs="Times New Roman"/>
          <w:b/>
          <w:bCs/>
          <w:sz w:val="24"/>
          <w:szCs w:val="24"/>
        </w:rPr>
        <w:t xml:space="preserve">Figure </w:t>
      </w:r>
      <w:ins w:id="661" w:author="Daniel Noble" w:date="2025-02-22T12:08:00Z" w16du:dateUtc="2025-02-22T01:08:00Z">
        <w:r w:rsidR="00445248">
          <w:rPr>
            <w:rFonts w:ascii="Times New Roman" w:hAnsi="Times New Roman" w:cs="Times New Roman"/>
            <w:b/>
            <w:bCs/>
            <w:sz w:val="24"/>
            <w:szCs w:val="24"/>
          </w:rPr>
          <w:t>5</w:t>
        </w:r>
      </w:ins>
      <w:del w:id="662" w:author="Daniel Noble" w:date="2025-02-22T12:08:00Z" w16du:dateUtc="2025-02-22T01:08:00Z">
        <w:r w:rsidRPr="00402514" w:rsidDel="00445248">
          <w:rPr>
            <w:rFonts w:ascii="Times New Roman" w:hAnsi="Times New Roman" w:cs="Times New Roman"/>
            <w:b/>
            <w:bCs/>
            <w:sz w:val="24"/>
            <w:szCs w:val="24"/>
          </w:rPr>
          <w:delText>7</w:delText>
        </w:r>
      </w:del>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 xml:space="preserve">Presentation and abbreviations as in Figure </w:t>
      </w:r>
      <w:ins w:id="663" w:author="Daniel Noble" w:date="2025-02-22T12:04:00Z" w16du:dateUtc="2025-02-22T01:04:00Z">
        <w:r w:rsidR="00F92704">
          <w:rPr>
            <w:rFonts w:ascii="Times New Roman" w:hAnsi="Times New Roman" w:cs="Times New Roman"/>
            <w:sz w:val="24"/>
            <w:szCs w:val="24"/>
          </w:rPr>
          <w:t>2</w:t>
        </w:r>
      </w:ins>
      <w:del w:id="664" w:author="Daniel Noble" w:date="2025-02-22T12:04:00Z" w16du:dateUtc="2025-02-22T01:04:00Z">
        <w:r w:rsidDel="00F92704">
          <w:rPr>
            <w:rFonts w:ascii="Times New Roman" w:hAnsi="Times New Roman" w:cs="Times New Roman"/>
            <w:sz w:val="24"/>
            <w:szCs w:val="24"/>
          </w:rPr>
          <w:delText>3</w:delText>
        </w:r>
      </w:del>
      <w:r>
        <w:rPr>
          <w:rFonts w:ascii="Times New Roman" w:hAnsi="Times New Roman" w:cs="Times New Roman"/>
          <w:sz w:val="24"/>
          <w:szCs w:val="24"/>
        </w:rPr>
        <w:t>.</w:t>
      </w:r>
    </w:p>
    <w:p w14:paraId="02F26326" w14:textId="3465FF62" w:rsidR="002157FA" w:rsidRDefault="002157FA">
      <w:pPr>
        <w:spacing w:after="0" w:line="240" w:lineRule="auto"/>
        <w:divId w:val="536086500"/>
        <w:rPr>
          <w:rFonts w:ascii="Times New Roman" w:hAnsi="Times New Roman" w:cs="Times New Roman"/>
          <w:b/>
          <w:bCs/>
          <w:sz w:val="24"/>
          <w:szCs w:val="24"/>
        </w:rPr>
        <w:pPrChange w:id="665" w:author="Daniel Noble" w:date="2025-02-01T13:22:00Z" w16du:dateUtc="2025-02-01T02:22:00Z">
          <w:pPr>
            <w:spacing w:after="0" w:line="480" w:lineRule="auto"/>
            <w:divId w:val="536086500"/>
          </w:pPr>
        </w:pPrChange>
      </w:pPr>
    </w:p>
    <w:p w14:paraId="5E93F3C3" w14:textId="796AF834" w:rsidR="002157FA" w:rsidRPr="009D700E" w:rsidDel="00F92704" w:rsidRDefault="002157FA">
      <w:pPr>
        <w:spacing w:after="0" w:line="240" w:lineRule="auto"/>
        <w:divId w:val="536086500"/>
        <w:rPr>
          <w:moveFrom w:id="666" w:author="Daniel Noble" w:date="2025-02-22T12:04:00Z" w16du:dateUtc="2025-02-22T01:04:00Z"/>
          <w:rFonts w:ascii="Times New Roman" w:hAnsi="Times New Roman" w:cs="Times New Roman"/>
          <w:sz w:val="24"/>
          <w:szCs w:val="24"/>
        </w:rPr>
        <w:pPrChange w:id="667" w:author="Daniel Noble" w:date="2025-02-01T13:22:00Z" w16du:dateUtc="2025-02-01T02:22:00Z">
          <w:pPr>
            <w:spacing w:after="0" w:line="480" w:lineRule="auto"/>
            <w:divId w:val="536086500"/>
          </w:pPr>
        </w:pPrChange>
      </w:pPr>
      <w:moveFromRangeStart w:id="668" w:author="Daniel Noble" w:date="2025-02-22T12:04:00Z" w:name="move191118286"/>
      <w:moveFrom w:id="669" w:author="Daniel Noble" w:date="2025-02-22T12:04:00Z" w16du:dateUtc="2025-02-22T01:04:00Z">
        <w:r w:rsidRPr="009D700E" w:rsidDel="00F92704">
          <w:rPr>
            <w:rFonts w:ascii="Times New Roman" w:hAnsi="Times New Roman" w:cs="Times New Roman"/>
            <w:b/>
            <w:bCs/>
            <w:sz w:val="24"/>
            <w:szCs w:val="24"/>
          </w:rPr>
          <w:t xml:space="preserve">Figure 8 Relationship between effect size and the amplitude of fluctuation. </w:t>
        </w:r>
        <w:r w:rsidRPr="009D700E" w:rsidDel="00F92704">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sidDel="00F92704">
          <w:rPr>
            <w:rFonts w:ascii="Times New Roman" w:hAnsi="Times New Roman" w:cs="Times New Roman"/>
            <w:sz w:val="24"/>
            <w:szCs w:val="24"/>
            <w:vertAlign w:val="subscript"/>
          </w:rPr>
          <w:t>S</w:t>
        </w:r>
        <w:r w:rsidRPr="009D700E" w:rsidDel="00F92704">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moveFrom>
    </w:p>
    <w:moveFromRangeEnd w:id="668"/>
    <w:p w14:paraId="2B4EE3C3" w14:textId="77777777" w:rsidR="002157FA" w:rsidDel="00F92704" w:rsidRDefault="002157FA">
      <w:pPr>
        <w:spacing w:after="0" w:line="240" w:lineRule="auto"/>
        <w:divId w:val="536086500"/>
        <w:rPr>
          <w:del w:id="670" w:author="Daniel Noble" w:date="2025-02-22T12:04:00Z" w16du:dateUtc="2025-02-22T01:04:00Z"/>
          <w:rFonts w:ascii="Times New Roman" w:hAnsi="Times New Roman" w:cs="Times New Roman"/>
          <w:sz w:val="24"/>
          <w:szCs w:val="24"/>
        </w:rPr>
        <w:pPrChange w:id="671" w:author="Daniel Noble" w:date="2025-02-01T13:22:00Z" w16du:dateUtc="2025-02-01T02:22:00Z">
          <w:pPr>
            <w:spacing w:after="0" w:line="480" w:lineRule="auto"/>
            <w:divId w:val="536086500"/>
          </w:pPr>
        </w:pPrChange>
      </w:pPr>
    </w:p>
    <w:p w14:paraId="51F30586" w14:textId="77777777" w:rsidR="004E6031" w:rsidDel="00F92704" w:rsidRDefault="004E6031">
      <w:pPr>
        <w:spacing w:after="0" w:line="240" w:lineRule="auto"/>
        <w:divId w:val="536086500"/>
        <w:rPr>
          <w:del w:id="672" w:author="Daniel Noble" w:date="2025-02-22T12:04:00Z" w16du:dateUtc="2025-02-22T01:04:00Z"/>
          <w:rFonts w:ascii="Times New Roman" w:hAnsi="Times New Roman" w:cs="Times New Roman"/>
          <w:sz w:val="24"/>
          <w:szCs w:val="24"/>
        </w:rPr>
        <w:pPrChange w:id="673" w:author="Daniel Noble" w:date="2025-02-01T13:22:00Z" w16du:dateUtc="2025-02-01T02:22:00Z">
          <w:pPr>
            <w:spacing w:after="0" w:line="480" w:lineRule="auto"/>
            <w:divId w:val="536086500"/>
          </w:pPr>
        </w:pPrChange>
      </w:pPr>
    </w:p>
    <w:p w14:paraId="7C25FE13" w14:textId="77777777" w:rsidR="004E6031" w:rsidRPr="00402514" w:rsidDel="00F92704" w:rsidRDefault="004E6031">
      <w:pPr>
        <w:spacing w:after="0" w:line="240" w:lineRule="auto"/>
        <w:divId w:val="536086500"/>
        <w:rPr>
          <w:del w:id="674" w:author="Daniel Noble" w:date="2025-02-22T12:04:00Z" w16du:dateUtc="2025-02-22T01:04:00Z"/>
          <w:rFonts w:ascii="Times New Roman" w:hAnsi="Times New Roman" w:cs="Times New Roman"/>
          <w:sz w:val="24"/>
          <w:szCs w:val="24"/>
        </w:rPr>
        <w:pPrChange w:id="675" w:author="Daniel Noble" w:date="2025-02-01T13:22:00Z" w16du:dateUtc="2025-02-01T02:22:00Z">
          <w:pPr>
            <w:spacing w:after="0" w:line="480" w:lineRule="auto"/>
            <w:divId w:val="536086500"/>
          </w:pPr>
        </w:pPrChange>
      </w:pPr>
    </w:p>
    <w:p w14:paraId="2BEF9C3C" w14:textId="4ED26A1B" w:rsidR="00101448" w:rsidDel="00F92704" w:rsidRDefault="00101448">
      <w:pPr>
        <w:spacing w:line="240" w:lineRule="auto"/>
        <w:divId w:val="536086500"/>
        <w:rPr>
          <w:del w:id="676" w:author="Daniel Noble" w:date="2025-02-22T12:04:00Z" w16du:dateUtc="2025-02-22T01:04:00Z"/>
          <w:rFonts w:ascii="Times New Roman" w:eastAsiaTheme="minorEastAsia" w:hAnsi="Times New Roman" w:cs="Times New Roman"/>
          <w:sz w:val="24"/>
          <w:szCs w:val="24"/>
        </w:rPr>
        <w:pPrChange w:id="677" w:author="Daniel Noble" w:date="2025-02-01T13:22:00Z" w16du:dateUtc="2025-02-01T02:22:00Z">
          <w:pPr>
            <w:divId w:val="536086500"/>
          </w:pPr>
        </w:pPrChange>
      </w:pPr>
    </w:p>
    <w:p w14:paraId="5432BC83" w14:textId="793D6925" w:rsidR="00101448" w:rsidDel="00F92704" w:rsidRDefault="00101448">
      <w:pPr>
        <w:spacing w:line="240" w:lineRule="auto"/>
        <w:divId w:val="536086500"/>
        <w:rPr>
          <w:del w:id="678" w:author="Daniel Noble" w:date="2025-02-22T12:04:00Z" w16du:dateUtc="2025-02-22T01:04:00Z"/>
          <w:rFonts w:ascii="Times New Roman" w:eastAsiaTheme="minorEastAsia" w:hAnsi="Times New Roman" w:cs="Times New Roman"/>
          <w:sz w:val="24"/>
          <w:szCs w:val="24"/>
        </w:rPr>
        <w:pPrChange w:id="679" w:author="Daniel Noble" w:date="2025-02-01T13:22:00Z" w16du:dateUtc="2025-02-01T02:22:00Z">
          <w:pPr>
            <w:divId w:val="536086500"/>
          </w:pPr>
        </w:pPrChange>
      </w:pPr>
    </w:p>
    <w:p w14:paraId="1F1DBDFE" w14:textId="0CEAC22D" w:rsidR="00101448" w:rsidRPr="00101448" w:rsidDel="00F92704" w:rsidRDefault="00101448">
      <w:pPr>
        <w:spacing w:line="240" w:lineRule="auto"/>
        <w:divId w:val="536086500"/>
        <w:rPr>
          <w:del w:id="680" w:author="Daniel Noble" w:date="2025-02-22T12:04:00Z" w16du:dateUtc="2025-02-22T01:04:00Z"/>
          <w:rFonts w:ascii="Times New Roman" w:eastAsiaTheme="minorEastAsia" w:hAnsi="Times New Roman" w:cs="Times New Roman"/>
          <w:b/>
          <w:bCs/>
          <w:sz w:val="24"/>
          <w:szCs w:val="24"/>
        </w:rPr>
        <w:pPrChange w:id="681" w:author="Daniel Noble" w:date="2025-02-01T13:22:00Z" w16du:dateUtc="2025-02-01T02:22:00Z">
          <w:pPr>
            <w:divId w:val="536086500"/>
          </w:pPr>
        </w:pPrChange>
      </w:pPr>
      <w:del w:id="682" w:author="Daniel Noble" w:date="2025-02-22T12:04:00Z" w16du:dateUtc="2025-02-22T01:04:00Z">
        <w:r w:rsidRPr="00101448" w:rsidDel="00F92704">
          <w:rPr>
            <w:rFonts w:ascii="Times New Roman" w:eastAsiaTheme="minorEastAsia" w:hAnsi="Times New Roman" w:cs="Times New Roman"/>
            <w:b/>
            <w:bCs/>
            <w:sz w:val="24"/>
            <w:szCs w:val="24"/>
          </w:rPr>
          <w:delText>Figures</w:delText>
        </w:r>
      </w:del>
    </w:p>
    <w:p w14:paraId="705F9A84" w14:textId="1EB7AF85" w:rsidR="00101448" w:rsidRDefault="00101448">
      <w:pPr>
        <w:spacing w:line="240" w:lineRule="auto"/>
        <w:divId w:val="536086500"/>
        <w:rPr>
          <w:rFonts w:ascii="Times New Roman" w:eastAsiaTheme="minorEastAsia" w:hAnsi="Times New Roman" w:cs="Times New Roman"/>
          <w:sz w:val="24"/>
          <w:szCs w:val="24"/>
        </w:rPr>
        <w:pPrChange w:id="683" w:author="Daniel Noble" w:date="2025-02-01T13:22:00Z" w16du:dateUtc="2025-02-01T02:22:00Z">
          <w:pPr>
            <w:divId w:val="536086500"/>
          </w:pPr>
        </w:pPrChange>
      </w:pPr>
    </w:p>
    <w:p w14:paraId="07D534A5" w14:textId="33DED235" w:rsidR="00101448" w:rsidDel="00461149" w:rsidRDefault="00101448">
      <w:pPr>
        <w:spacing w:line="240" w:lineRule="auto"/>
        <w:divId w:val="536086500"/>
        <w:rPr>
          <w:moveFrom w:id="684" w:author="Daniel Noble" w:date="2025-02-22T11:23:00Z" w16du:dateUtc="2025-02-22T00:23:00Z"/>
          <w:rFonts w:ascii="Times New Roman" w:eastAsiaTheme="minorEastAsia" w:hAnsi="Times New Roman" w:cs="Times New Roman"/>
          <w:sz w:val="24"/>
          <w:szCs w:val="24"/>
        </w:rPr>
        <w:pPrChange w:id="685" w:author="Daniel Noble" w:date="2025-02-01T13:22:00Z" w16du:dateUtc="2025-02-01T02:22:00Z">
          <w:pPr>
            <w:divId w:val="536086500"/>
          </w:pPr>
        </w:pPrChange>
      </w:pPr>
      <w:moveFromRangeStart w:id="686" w:author="Daniel Noble" w:date="2025-02-22T11:23:00Z" w:name="move191115847"/>
      <w:commentRangeStart w:id="687"/>
      <w:moveFrom w:id="688" w:author="Daniel Noble" w:date="2025-02-22T11:23:00Z" w16du:dateUtc="2025-02-22T00:23:00Z">
        <w:r w:rsidRPr="00A634FE" w:rsidDel="00461149">
          <w:rPr>
            <w:rFonts w:ascii="Times New Roman" w:eastAsiaTheme="minorEastAsia" w:hAnsi="Times New Roman" w:cs="Times New Roman"/>
            <w:noProof/>
            <w:sz w:val="24"/>
            <w:szCs w:val="24"/>
          </w:rPr>
          <w:lastRenderedPageBreak/>
          <w:drawing>
            <wp:inline distT="0" distB="0" distL="0" distR="0" wp14:anchorId="1992D95D" wp14:editId="31A9835A">
              <wp:extent cx="3971925" cy="3971925"/>
              <wp:effectExtent l="0" t="0" r="9525" b="9525"/>
              <wp:docPr id="1736719444" name="Picture 173671944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46085" name="Picture 1" descr="Shap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972304" cy="3972304"/>
                      </a:xfrm>
                      <a:prstGeom prst="rect">
                        <a:avLst/>
                      </a:prstGeom>
                    </pic:spPr>
                  </pic:pic>
                </a:graphicData>
              </a:graphic>
            </wp:inline>
          </w:drawing>
        </w:r>
      </w:moveFrom>
    </w:p>
    <w:p w14:paraId="38B3D4DA" w14:textId="0633183E" w:rsidR="00101448" w:rsidDel="00461149" w:rsidRDefault="00101448">
      <w:pPr>
        <w:spacing w:line="240" w:lineRule="auto"/>
        <w:divId w:val="536086500"/>
        <w:rPr>
          <w:moveFrom w:id="689" w:author="Daniel Noble" w:date="2025-02-22T11:23:00Z" w16du:dateUtc="2025-02-22T00:23:00Z"/>
          <w:rFonts w:ascii="Times New Roman" w:eastAsiaTheme="minorEastAsia" w:hAnsi="Times New Roman" w:cs="Times New Roman"/>
          <w:sz w:val="24"/>
          <w:szCs w:val="24"/>
        </w:rPr>
        <w:pPrChange w:id="690" w:author="Daniel Noble" w:date="2025-02-01T13:22:00Z" w16du:dateUtc="2025-02-01T02:22:00Z">
          <w:pPr>
            <w:divId w:val="536086500"/>
          </w:pPr>
        </w:pPrChange>
      </w:pPr>
    </w:p>
    <w:p w14:paraId="3224A345" w14:textId="6AF48DA8" w:rsidR="00101448" w:rsidRPr="00470F81" w:rsidDel="000823A9" w:rsidRDefault="00DC1585">
      <w:pPr>
        <w:spacing w:line="240" w:lineRule="auto"/>
        <w:divId w:val="536086500"/>
        <w:rPr>
          <w:del w:id="691" w:author="Daniel Noble" w:date="2025-04-03T10:36:00Z" w16du:dateUtc="2025-04-02T23:36:00Z"/>
          <w:moveFrom w:id="692" w:author="Daniel Noble" w:date="2025-02-22T11:23:00Z" w16du:dateUtc="2025-02-22T00:23:00Z"/>
          <w:rFonts w:ascii="Times New Roman" w:eastAsiaTheme="minorEastAsia" w:hAnsi="Times New Roman" w:cs="Times New Roman"/>
          <w:b/>
          <w:bCs/>
          <w:sz w:val="24"/>
          <w:szCs w:val="24"/>
        </w:rPr>
        <w:pPrChange w:id="693" w:author="Daniel Noble" w:date="2025-02-01T13:22:00Z" w16du:dateUtc="2025-02-01T02:22:00Z">
          <w:pPr>
            <w:divId w:val="536086500"/>
          </w:pPr>
        </w:pPrChange>
      </w:pPr>
      <w:moveFrom w:id="694" w:author="Daniel Noble" w:date="2025-02-22T11:23:00Z" w16du:dateUtc="2025-02-22T00:23:00Z">
        <w:r w:rsidRPr="00470F81" w:rsidDel="00461149">
          <w:rPr>
            <w:rFonts w:ascii="Times New Roman" w:eastAsiaTheme="minorEastAsia" w:hAnsi="Times New Roman" w:cs="Times New Roman"/>
            <w:b/>
            <w:bCs/>
            <w:sz w:val="24"/>
            <w:szCs w:val="24"/>
          </w:rPr>
          <w:t>Figure 1</w:t>
        </w:r>
        <w:commentRangeEnd w:id="687"/>
        <w:r w:rsidR="00512435" w:rsidDel="00461149">
          <w:rPr>
            <w:rStyle w:val="CommentReference"/>
          </w:rPr>
          <w:commentReference w:id="687"/>
        </w:r>
      </w:moveFrom>
    </w:p>
    <w:moveFromRangeEnd w:id="686"/>
    <w:p w14:paraId="68BDA4A5" w14:textId="4E624035" w:rsidR="00101448" w:rsidDel="000823A9" w:rsidRDefault="00101448">
      <w:pPr>
        <w:spacing w:line="240" w:lineRule="auto"/>
        <w:divId w:val="536086500"/>
        <w:rPr>
          <w:del w:id="695" w:author="Daniel Noble" w:date="2025-04-03T10:36:00Z" w16du:dateUtc="2025-04-02T23:36:00Z"/>
          <w:rFonts w:ascii="Times New Roman" w:eastAsiaTheme="minorEastAsia" w:hAnsi="Times New Roman" w:cs="Times New Roman"/>
          <w:sz w:val="24"/>
          <w:szCs w:val="24"/>
        </w:rPr>
        <w:pPrChange w:id="696" w:author="Daniel Noble" w:date="2025-02-01T13:22:00Z" w16du:dateUtc="2025-02-01T02:22:00Z">
          <w:pPr>
            <w:divId w:val="536086500"/>
          </w:pPr>
        </w:pPrChange>
      </w:pPr>
    </w:p>
    <w:p w14:paraId="568C3D52" w14:textId="3D10C0B4" w:rsidR="0012239A" w:rsidDel="000823A9" w:rsidRDefault="0012239A">
      <w:pPr>
        <w:spacing w:line="240" w:lineRule="auto"/>
        <w:ind w:firstLine="720"/>
        <w:divId w:val="536086500"/>
        <w:rPr>
          <w:del w:id="697" w:author="Daniel Noble" w:date="2025-04-03T10:36:00Z" w16du:dateUtc="2025-04-02T23:36:00Z"/>
          <w:rFonts w:ascii="Times New Roman" w:eastAsiaTheme="minorEastAsia" w:hAnsi="Times New Roman" w:cs="Times New Roman"/>
          <w:sz w:val="24"/>
          <w:szCs w:val="24"/>
        </w:rPr>
        <w:pPrChange w:id="698" w:author="Daniel Noble" w:date="2025-02-01T13:22:00Z" w16du:dateUtc="2025-02-01T02:22:00Z">
          <w:pPr>
            <w:spacing w:line="480" w:lineRule="auto"/>
            <w:ind w:firstLine="720"/>
            <w:divId w:val="536086500"/>
          </w:pPr>
        </w:pPrChange>
      </w:pPr>
    </w:p>
    <w:p w14:paraId="32E79CC2" w14:textId="46BD8D76" w:rsidR="0012239A" w:rsidDel="000823A9" w:rsidRDefault="0012239A">
      <w:pPr>
        <w:spacing w:line="240" w:lineRule="auto"/>
        <w:ind w:firstLine="720"/>
        <w:divId w:val="536086500"/>
        <w:rPr>
          <w:del w:id="699" w:author="Daniel Noble" w:date="2025-04-03T10:36:00Z" w16du:dateUtc="2025-04-02T23:36:00Z"/>
          <w:moveFrom w:id="700" w:author="Daniel Noble" w:date="2025-02-22T11:24:00Z" w16du:dateUtc="2025-02-22T00:24:00Z"/>
          <w:rFonts w:ascii="Times New Roman" w:eastAsiaTheme="minorEastAsia" w:hAnsi="Times New Roman" w:cs="Times New Roman"/>
          <w:sz w:val="24"/>
          <w:szCs w:val="24"/>
        </w:rPr>
        <w:pPrChange w:id="701" w:author="Daniel Noble" w:date="2025-02-01T13:22:00Z" w16du:dateUtc="2025-02-01T02:22:00Z">
          <w:pPr>
            <w:spacing w:line="480" w:lineRule="auto"/>
            <w:ind w:firstLine="720"/>
            <w:divId w:val="536086500"/>
          </w:pPr>
        </w:pPrChange>
      </w:pPr>
      <w:moveFromRangeStart w:id="702" w:author="Daniel Noble" w:date="2025-02-22T11:24:00Z" w:name="move191115865"/>
    </w:p>
    <w:p w14:paraId="0C1C3034" w14:textId="70E8BA10" w:rsidR="0012239A" w:rsidDel="000823A9" w:rsidRDefault="0012239A">
      <w:pPr>
        <w:spacing w:line="240" w:lineRule="auto"/>
        <w:ind w:firstLine="720"/>
        <w:divId w:val="536086500"/>
        <w:rPr>
          <w:del w:id="703" w:author="Daniel Noble" w:date="2025-04-03T10:36:00Z" w16du:dateUtc="2025-04-02T23:36:00Z"/>
          <w:moveFrom w:id="704" w:author="Daniel Noble" w:date="2025-02-22T11:24:00Z" w16du:dateUtc="2025-02-22T00:24:00Z"/>
          <w:rFonts w:ascii="Times New Roman" w:eastAsiaTheme="minorEastAsia" w:hAnsi="Times New Roman" w:cs="Times New Roman"/>
          <w:sz w:val="24"/>
          <w:szCs w:val="24"/>
        </w:rPr>
        <w:pPrChange w:id="705" w:author="Daniel Noble" w:date="2025-02-01T13:22:00Z" w16du:dateUtc="2025-02-01T02:22:00Z">
          <w:pPr>
            <w:spacing w:line="480" w:lineRule="auto"/>
            <w:ind w:firstLine="720"/>
            <w:divId w:val="536086500"/>
          </w:pPr>
        </w:pPrChange>
      </w:pPr>
    </w:p>
    <w:p w14:paraId="7D64FF0E" w14:textId="2B36DB9E" w:rsidR="00101448" w:rsidRPr="00402514" w:rsidDel="000823A9" w:rsidRDefault="00101448">
      <w:pPr>
        <w:spacing w:line="240" w:lineRule="auto"/>
        <w:ind w:firstLine="720"/>
        <w:divId w:val="536086500"/>
        <w:rPr>
          <w:del w:id="706" w:author="Daniel Noble" w:date="2025-04-03T10:36:00Z" w16du:dateUtc="2025-04-02T23:36:00Z"/>
          <w:moveFrom w:id="707" w:author="Daniel Noble" w:date="2025-02-22T11:24:00Z" w16du:dateUtc="2025-02-22T00:24:00Z"/>
          <w:rFonts w:ascii="Times New Roman" w:eastAsiaTheme="minorEastAsia" w:hAnsi="Times New Roman" w:cs="Times New Roman"/>
          <w:sz w:val="24"/>
          <w:szCs w:val="24"/>
        </w:rPr>
        <w:pPrChange w:id="708" w:author="Daniel Noble" w:date="2025-02-01T13:22:00Z" w16du:dateUtc="2025-02-01T02:22:00Z">
          <w:pPr>
            <w:spacing w:line="480" w:lineRule="auto"/>
            <w:ind w:firstLine="720"/>
            <w:divId w:val="536086500"/>
          </w:pPr>
        </w:pPrChange>
      </w:pPr>
    </w:p>
    <w:p w14:paraId="2699A4EA" w14:textId="35D57774" w:rsidR="00101448" w:rsidDel="000823A9" w:rsidRDefault="00101448">
      <w:pPr>
        <w:spacing w:line="240" w:lineRule="auto"/>
        <w:divId w:val="536086500"/>
        <w:rPr>
          <w:del w:id="709" w:author="Daniel Noble" w:date="2025-04-03T10:36:00Z" w16du:dateUtc="2025-04-02T23:36:00Z"/>
          <w:moveFrom w:id="710" w:author="Daniel Noble" w:date="2025-02-22T11:24:00Z" w16du:dateUtc="2025-02-22T00:24:00Z"/>
        </w:rPr>
        <w:pPrChange w:id="711" w:author="Daniel Noble" w:date="2025-02-01T13:22:00Z" w16du:dateUtc="2025-02-01T02:22:00Z">
          <w:pPr>
            <w:divId w:val="536086500"/>
          </w:pPr>
        </w:pPrChange>
      </w:pPr>
      <w:moveFrom w:id="712" w:author="Daniel Noble" w:date="2025-02-22T11:24:00Z" w16du:dateUtc="2025-02-22T00:24:00Z">
        <w:del w:id="713" w:author="Daniel Noble" w:date="2025-04-03T10:36:00Z" w16du:dateUtc="2025-04-02T23:36:00Z">
          <w:r w:rsidDel="000823A9">
            <w:rPr>
              <w:noProof/>
            </w:rPr>
            <mc:AlternateContent>
              <mc:Choice Requires="wps">
                <w:drawing>
                  <wp:anchor distT="0" distB="0" distL="114300" distR="114300" simplePos="0" relativeHeight="251843584" behindDoc="0" locked="0" layoutInCell="1" allowOverlap="1" wp14:anchorId="4B325F04" wp14:editId="6673F132">
                    <wp:simplePos x="0" y="0"/>
                    <wp:positionH relativeFrom="margin">
                      <wp:posOffset>2151380</wp:posOffset>
                    </wp:positionH>
                    <wp:positionV relativeFrom="paragraph">
                      <wp:posOffset>0</wp:posOffset>
                    </wp:positionV>
                    <wp:extent cx="1404000" cy="359410"/>
                    <wp:effectExtent l="0" t="0" r="24765" b="21590"/>
                    <wp:wrapNone/>
                    <wp:docPr id="934574359" name="Rectangle 4"/>
                    <wp:cNvGraphicFramePr/>
                    <a:graphic xmlns:a="http://schemas.openxmlformats.org/drawingml/2006/main">
                      <a:graphicData uri="http://schemas.microsoft.com/office/word/2010/wordprocessingShape">
                        <wps:wsp>
                          <wps:cNvSpPr/>
                          <wps:spPr>
                            <a:xfrm>
                              <a:off x="0" y="0"/>
                              <a:ext cx="1404000" cy="359410"/>
                            </a:xfrm>
                            <a:prstGeom prst="rect">
                              <a:avLst/>
                            </a:prstGeom>
                            <a:solidFill>
                              <a:srgbClr val="2B4E7A"/>
                            </a:solidFill>
                          </wps:spPr>
                          <wps:style>
                            <a:lnRef idx="2">
                              <a:schemeClr val="accent1">
                                <a:shade val="15000"/>
                              </a:schemeClr>
                            </a:lnRef>
                            <a:fillRef idx="1">
                              <a:schemeClr val="accent1"/>
                            </a:fillRef>
                            <a:effectRef idx="0">
                              <a:schemeClr val="accent1"/>
                            </a:effectRef>
                            <a:fontRef idx="minor">
                              <a:schemeClr val="lt1"/>
                            </a:fontRef>
                          </wps:style>
                          <wps:txbx>
                            <w:txbxContent>
                              <w:p w14:paraId="5C274943" w14:textId="77777777" w:rsidR="00101448" w:rsidRPr="001F7EB5" w:rsidRDefault="00101448" w:rsidP="00101448">
                                <w:pPr>
                                  <w:spacing w:after="0"/>
                                  <w:jc w:val="center"/>
                                  <w:rPr>
                                    <w:b/>
                                    <w:bCs/>
                                    <w:sz w:val="26"/>
                                    <w:szCs w:val="26"/>
                                  </w:rPr>
                                </w:pPr>
                                <w:r w:rsidRPr="001F7EB5">
                                  <w:rPr>
                                    <w:b/>
                                    <w:bCs/>
                                    <w:sz w:val="26"/>
                                    <w:szCs w:val="26"/>
                                  </w:rPr>
                                  <w:t>Overall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25F04" id="Rectangle 4" o:spid="_x0000_s1026" style="position:absolute;margin-left:169.4pt;margin-top:0;width:110.55pt;height:28.3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" fillcolor="#2b4e7a" strokecolor="#09101d [484]" strokeweight="1pt">
                    <v:textbox>
                      <w:txbxContent>
                        <w:p w14:paraId="5C274943" w14:textId="77777777" w:rsidR="00101448" w:rsidRPr="001F7EB5" w:rsidRDefault="00101448" w:rsidP="00101448">
                          <w:pPr>
                            <w:spacing w:after="0"/>
                            <w:jc w:val="center"/>
                            <w:rPr>
                              <w:b/>
                              <w:bCs/>
                              <w:sz w:val="26"/>
                              <w:szCs w:val="26"/>
                            </w:rPr>
                          </w:pPr>
                          <w:r w:rsidRPr="001F7EB5">
                            <w:rPr>
                              <w:b/>
                              <w:bCs/>
                              <w:sz w:val="26"/>
                              <w:szCs w:val="26"/>
                            </w:rPr>
                            <w:t>Overall</w:t>
                          </w:r>
                        </w:p>
                      </w:txbxContent>
                    </v:textbox>
                    <w10:wrap anchorx="margin"/>
                  </v:rect>
                </w:pict>
              </mc:Fallback>
            </mc:AlternateContent>
          </w:r>
        </w:del>
      </w:moveFrom>
    </w:p>
    <w:p w14:paraId="6F585CFA" w14:textId="185F8D1E" w:rsidR="00101448" w:rsidRPr="004D2D80" w:rsidDel="000823A9" w:rsidRDefault="00101448">
      <w:pPr>
        <w:spacing w:line="240" w:lineRule="auto"/>
        <w:divId w:val="536086500"/>
        <w:rPr>
          <w:del w:id="714" w:author="Daniel Noble" w:date="2025-04-03T10:36:00Z" w16du:dateUtc="2025-04-02T23:36:00Z"/>
          <w:moveFrom w:id="715" w:author="Daniel Noble" w:date="2025-02-22T11:24:00Z" w16du:dateUtc="2025-02-22T00:24:00Z"/>
        </w:rPr>
        <w:pPrChange w:id="716" w:author="Daniel Noble" w:date="2025-02-01T13:22:00Z" w16du:dateUtc="2025-02-01T02:22:00Z">
          <w:pPr>
            <w:divId w:val="536086500"/>
          </w:pPr>
        </w:pPrChange>
      </w:pPr>
      <w:moveFrom w:id="717" w:author="Daniel Noble" w:date="2025-02-22T11:24:00Z" w16du:dateUtc="2025-02-22T00:24:00Z">
        <w:del w:id="718" w:author="Daniel Noble" w:date="2025-04-03T10:36:00Z" w16du:dateUtc="2025-04-02T23:36:00Z">
          <w:r w:rsidDel="000823A9">
            <w:rPr>
              <w:noProof/>
            </w:rPr>
            <mc:AlternateContent>
              <mc:Choice Requires="wps">
                <w:drawing>
                  <wp:anchor distT="0" distB="0" distL="114300" distR="114300" simplePos="0" relativeHeight="251842560" behindDoc="0" locked="0" layoutInCell="1" allowOverlap="1" wp14:anchorId="08F8F5B7" wp14:editId="51F72C32">
                    <wp:simplePos x="0" y="0"/>
                    <wp:positionH relativeFrom="margin">
                      <wp:align>center</wp:align>
                    </wp:positionH>
                    <wp:positionV relativeFrom="paragraph">
                      <wp:posOffset>76200</wp:posOffset>
                    </wp:positionV>
                    <wp:extent cx="1404000" cy="1440000"/>
                    <wp:effectExtent l="0" t="0" r="24765" b="27305"/>
                    <wp:wrapNone/>
                    <wp:docPr id="252352742" name="Rectangle 3"/>
                    <wp:cNvGraphicFramePr/>
                    <a:graphic xmlns:a="http://schemas.openxmlformats.org/drawingml/2006/main">
                      <a:graphicData uri="http://schemas.microsoft.com/office/word/2010/wordprocessingShape">
                        <wps:wsp>
                          <wps:cNvSpPr/>
                          <wps:spPr>
                            <a:xfrm>
                              <a:off x="0" y="0"/>
                              <a:ext cx="1404000" cy="1440000"/>
                            </a:xfrm>
                            <a:prstGeom prst="rect">
                              <a:avLst/>
                            </a:prstGeom>
                            <a:solidFill>
                              <a:srgbClr val="2B4E7A">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32649B" w14:textId="77777777" w:rsidR="00101448" w:rsidRPr="00933A4E" w:rsidRDefault="00101448" w:rsidP="00101448">
                                <w:pPr>
                                  <w:spacing w:after="0"/>
                                  <w:jc w:val="center"/>
                                  <w:rPr>
                                    <w:b/>
                                    <w:bCs/>
                                    <w:color w:val="2B4E7A"/>
                                  </w:rPr>
                                </w:pPr>
                                <w:r w:rsidRPr="00933A4E">
                                  <w:rPr>
                                    <w:b/>
                                    <w:bCs/>
                                    <w:color w:val="2B4E7A"/>
                                  </w:rPr>
                                  <w:t>Amplitude</w:t>
                                </w:r>
                              </w:p>
                              <w:p w14:paraId="2A4A8346" w14:textId="77777777" w:rsidR="00101448" w:rsidRPr="00933A4E" w:rsidRDefault="00101448" w:rsidP="00101448">
                                <w:pPr>
                                  <w:spacing w:after="0"/>
                                  <w:jc w:val="center"/>
                                  <w:rPr>
                                    <w:b/>
                                    <w:bCs/>
                                    <w:color w:val="2B4E7A"/>
                                  </w:rPr>
                                </w:pPr>
                                <w:r w:rsidRPr="00933A4E">
                                  <w:rPr>
                                    <w:b/>
                                    <w:bCs/>
                                    <w:color w:val="2B4E7A"/>
                                  </w:rPr>
                                  <w:t>Fluctuation type</w:t>
                                </w:r>
                              </w:p>
                              <w:p w14:paraId="079ADCAA" w14:textId="77777777" w:rsidR="00101448" w:rsidRPr="00933A4E" w:rsidRDefault="00101448" w:rsidP="00101448">
                                <w:pPr>
                                  <w:spacing w:after="0"/>
                                  <w:jc w:val="center"/>
                                  <w:rPr>
                                    <w:b/>
                                    <w:bCs/>
                                    <w:color w:val="2B4E7A"/>
                                  </w:rPr>
                                </w:pPr>
                                <w:r w:rsidRPr="00933A4E">
                                  <w:rPr>
                                    <w:b/>
                                    <w:bCs/>
                                    <w:color w:val="2B4E7A"/>
                                  </w:rPr>
                                  <w:t>Trait categories</w:t>
                                </w:r>
                              </w:p>
                              <w:p w14:paraId="5B101D21" w14:textId="77777777" w:rsidR="00101448" w:rsidRPr="00933A4E" w:rsidRDefault="00101448" w:rsidP="00101448">
                                <w:pPr>
                                  <w:spacing w:after="0"/>
                                  <w:jc w:val="center"/>
                                  <w:rPr>
                                    <w:b/>
                                    <w:bCs/>
                                    <w:color w:val="2B4E7A"/>
                                  </w:rPr>
                                </w:pPr>
                                <w:r w:rsidRPr="00933A4E">
                                  <w:rPr>
                                    <w:b/>
                                    <w:bCs/>
                                    <w:color w:val="2B4E7A"/>
                                  </w:rPr>
                                  <w:t>Specific traits</w:t>
                                </w:r>
                              </w:p>
                              <w:p w14:paraId="143A5DBF" w14:textId="77777777" w:rsidR="00101448" w:rsidRPr="00933A4E" w:rsidRDefault="00101448" w:rsidP="00101448">
                                <w:pPr>
                                  <w:spacing w:after="0"/>
                                  <w:jc w:val="center"/>
                                  <w:rPr>
                                    <w:b/>
                                    <w:bCs/>
                                    <w:color w:val="2B4E7A"/>
                                  </w:rPr>
                                </w:pPr>
                                <w:r w:rsidRPr="00933A4E">
                                  <w:rPr>
                                    <w:b/>
                                    <w:bCs/>
                                    <w:color w:val="2B4E7A"/>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8F5B7" id="Rectangle 3" o:spid="_x0000_s1027" style="position:absolute;margin-left:0;margin-top:6pt;width:110.55pt;height:113.4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" fillcolor="#2b4e7a" strokecolor="#09101d [484]" strokeweight="1pt">
                    <v:fill opacity="16448f"/>
                    <v:textbox>
                      <w:txbxContent>
                        <w:p w14:paraId="6A32649B" w14:textId="77777777" w:rsidR="00101448" w:rsidRPr="00933A4E" w:rsidRDefault="00101448" w:rsidP="00101448">
                          <w:pPr>
                            <w:spacing w:after="0"/>
                            <w:jc w:val="center"/>
                            <w:rPr>
                              <w:b/>
                              <w:bCs/>
                              <w:color w:val="2B4E7A"/>
                            </w:rPr>
                          </w:pPr>
                          <w:r w:rsidRPr="00933A4E">
                            <w:rPr>
                              <w:b/>
                              <w:bCs/>
                              <w:color w:val="2B4E7A"/>
                            </w:rPr>
                            <w:t>Amplitude</w:t>
                          </w:r>
                        </w:p>
                        <w:p w14:paraId="2A4A8346" w14:textId="77777777" w:rsidR="00101448" w:rsidRPr="00933A4E" w:rsidRDefault="00101448" w:rsidP="00101448">
                          <w:pPr>
                            <w:spacing w:after="0"/>
                            <w:jc w:val="center"/>
                            <w:rPr>
                              <w:b/>
                              <w:bCs/>
                              <w:color w:val="2B4E7A"/>
                            </w:rPr>
                          </w:pPr>
                          <w:r w:rsidRPr="00933A4E">
                            <w:rPr>
                              <w:b/>
                              <w:bCs/>
                              <w:color w:val="2B4E7A"/>
                            </w:rPr>
                            <w:t>Fluctuation type</w:t>
                          </w:r>
                        </w:p>
                        <w:p w14:paraId="079ADCAA" w14:textId="77777777" w:rsidR="00101448" w:rsidRPr="00933A4E" w:rsidRDefault="00101448" w:rsidP="00101448">
                          <w:pPr>
                            <w:spacing w:after="0"/>
                            <w:jc w:val="center"/>
                            <w:rPr>
                              <w:b/>
                              <w:bCs/>
                              <w:color w:val="2B4E7A"/>
                            </w:rPr>
                          </w:pPr>
                          <w:r w:rsidRPr="00933A4E">
                            <w:rPr>
                              <w:b/>
                              <w:bCs/>
                              <w:color w:val="2B4E7A"/>
                            </w:rPr>
                            <w:t>Trait categories</w:t>
                          </w:r>
                        </w:p>
                        <w:p w14:paraId="5B101D21" w14:textId="77777777" w:rsidR="00101448" w:rsidRPr="00933A4E" w:rsidRDefault="00101448" w:rsidP="00101448">
                          <w:pPr>
                            <w:spacing w:after="0"/>
                            <w:jc w:val="center"/>
                            <w:rPr>
                              <w:b/>
                              <w:bCs/>
                              <w:color w:val="2B4E7A"/>
                            </w:rPr>
                          </w:pPr>
                          <w:r w:rsidRPr="00933A4E">
                            <w:rPr>
                              <w:b/>
                              <w:bCs/>
                              <w:color w:val="2B4E7A"/>
                            </w:rPr>
                            <w:t>Specific traits</w:t>
                          </w:r>
                        </w:p>
                        <w:p w14:paraId="143A5DBF" w14:textId="77777777" w:rsidR="00101448" w:rsidRPr="00933A4E" w:rsidRDefault="00101448" w:rsidP="00101448">
                          <w:pPr>
                            <w:spacing w:after="0"/>
                            <w:jc w:val="center"/>
                            <w:rPr>
                              <w:b/>
                              <w:bCs/>
                              <w:color w:val="2B4E7A"/>
                            </w:rPr>
                          </w:pPr>
                          <w:r w:rsidRPr="00933A4E">
                            <w:rPr>
                              <w:b/>
                              <w:bCs/>
                              <w:color w:val="2B4E7A"/>
                            </w:rPr>
                            <w:t>Taxonomic class</w:t>
                          </w:r>
                        </w:p>
                      </w:txbxContent>
                    </v:textbox>
                    <w10:wrap anchorx="margin"/>
                  </v:rect>
                </w:pict>
              </mc:Fallback>
            </mc:AlternateContent>
          </w:r>
        </w:del>
      </w:moveFrom>
    </w:p>
    <w:p w14:paraId="2BF3D6F6" w14:textId="24B5732B" w:rsidR="00101448" w:rsidRPr="004D2D80" w:rsidDel="000823A9" w:rsidRDefault="00101448">
      <w:pPr>
        <w:spacing w:line="240" w:lineRule="auto"/>
        <w:divId w:val="536086500"/>
        <w:rPr>
          <w:del w:id="719" w:author="Daniel Noble" w:date="2025-04-03T10:36:00Z" w16du:dateUtc="2025-04-02T23:36:00Z"/>
          <w:moveFrom w:id="720" w:author="Daniel Noble" w:date="2025-02-22T11:24:00Z" w16du:dateUtc="2025-02-22T00:24:00Z"/>
        </w:rPr>
        <w:pPrChange w:id="721" w:author="Daniel Noble" w:date="2025-02-01T13:22:00Z" w16du:dateUtc="2025-02-01T02:22:00Z">
          <w:pPr>
            <w:divId w:val="536086500"/>
          </w:pPr>
        </w:pPrChange>
      </w:pPr>
    </w:p>
    <w:p w14:paraId="448A63D3" w14:textId="60100618" w:rsidR="00101448" w:rsidRPr="004D2D80" w:rsidDel="000823A9" w:rsidRDefault="00101448">
      <w:pPr>
        <w:spacing w:line="240" w:lineRule="auto"/>
        <w:divId w:val="536086500"/>
        <w:rPr>
          <w:del w:id="722" w:author="Daniel Noble" w:date="2025-04-03T10:36:00Z" w16du:dateUtc="2025-04-02T23:36:00Z"/>
          <w:moveFrom w:id="723" w:author="Daniel Noble" w:date="2025-02-22T11:24:00Z" w16du:dateUtc="2025-02-22T00:24:00Z"/>
        </w:rPr>
        <w:pPrChange w:id="724" w:author="Daniel Noble" w:date="2025-02-01T13:22:00Z" w16du:dateUtc="2025-02-01T02:22:00Z">
          <w:pPr>
            <w:divId w:val="536086500"/>
          </w:pPr>
        </w:pPrChange>
      </w:pPr>
    </w:p>
    <w:p w14:paraId="0C2461EF" w14:textId="20BBE991" w:rsidR="00101448" w:rsidRPr="004D2D80" w:rsidDel="000823A9" w:rsidRDefault="00101448">
      <w:pPr>
        <w:spacing w:line="240" w:lineRule="auto"/>
        <w:divId w:val="536086500"/>
        <w:rPr>
          <w:del w:id="725" w:author="Daniel Noble" w:date="2025-04-03T10:36:00Z" w16du:dateUtc="2025-04-02T23:36:00Z"/>
          <w:moveFrom w:id="726" w:author="Daniel Noble" w:date="2025-02-22T11:24:00Z" w16du:dateUtc="2025-02-22T00:24:00Z"/>
        </w:rPr>
        <w:pPrChange w:id="727" w:author="Daniel Noble" w:date="2025-02-01T13:22:00Z" w16du:dateUtc="2025-02-01T02:22:00Z">
          <w:pPr>
            <w:divId w:val="536086500"/>
          </w:pPr>
        </w:pPrChange>
      </w:pPr>
      <w:moveFrom w:id="728" w:author="Daniel Noble" w:date="2025-02-22T11:24:00Z" w16du:dateUtc="2025-02-22T00:24:00Z">
        <w:del w:id="729" w:author="Daniel Noble" w:date="2025-04-03T10:36:00Z" w16du:dateUtc="2025-04-02T23:36:00Z">
          <w:r w:rsidDel="000823A9">
            <w:tab/>
          </w:r>
        </w:del>
      </w:moveFrom>
    </w:p>
    <w:p w14:paraId="6ACDBDDA" w14:textId="63FC1672" w:rsidR="00101448" w:rsidRPr="004D2D80" w:rsidDel="000823A9" w:rsidRDefault="00101448">
      <w:pPr>
        <w:spacing w:line="240" w:lineRule="auto"/>
        <w:divId w:val="536086500"/>
        <w:rPr>
          <w:del w:id="730" w:author="Daniel Noble" w:date="2025-04-03T10:36:00Z" w16du:dateUtc="2025-04-02T23:36:00Z"/>
          <w:moveFrom w:id="731" w:author="Daniel Noble" w:date="2025-02-22T11:24:00Z" w16du:dateUtc="2025-02-22T00:24:00Z"/>
        </w:rPr>
        <w:pPrChange w:id="732" w:author="Daniel Noble" w:date="2025-02-01T13:22:00Z" w16du:dateUtc="2025-02-01T02:22:00Z">
          <w:pPr>
            <w:divId w:val="536086500"/>
          </w:pPr>
        </w:pPrChange>
      </w:pPr>
    </w:p>
    <w:p w14:paraId="71F93E97" w14:textId="70D9A6C5" w:rsidR="00101448" w:rsidRPr="004D2D80" w:rsidDel="000823A9" w:rsidRDefault="00101448">
      <w:pPr>
        <w:spacing w:line="240" w:lineRule="auto"/>
        <w:divId w:val="536086500"/>
        <w:rPr>
          <w:del w:id="733" w:author="Daniel Noble" w:date="2025-04-03T10:36:00Z" w16du:dateUtc="2025-04-02T23:36:00Z"/>
          <w:moveFrom w:id="734" w:author="Daniel Noble" w:date="2025-02-22T11:24:00Z" w16du:dateUtc="2025-02-22T00:24:00Z"/>
        </w:rPr>
        <w:pPrChange w:id="735" w:author="Daniel Noble" w:date="2025-02-01T13:22:00Z" w16du:dateUtc="2025-02-01T02:22:00Z">
          <w:pPr>
            <w:divId w:val="536086500"/>
          </w:pPr>
        </w:pPrChange>
      </w:pPr>
      <w:moveFrom w:id="736" w:author="Daniel Noble" w:date="2025-02-22T11:24:00Z" w16du:dateUtc="2025-02-22T00:24:00Z">
        <w:del w:id="737" w:author="Daniel Noble" w:date="2025-04-03T10:36:00Z" w16du:dateUtc="2025-04-02T23:36:00Z">
          <w:r w:rsidDel="000823A9">
            <w:rPr>
              <w:noProof/>
            </w:rPr>
            <mc:AlternateContent>
              <mc:Choice Requires="wps">
                <w:drawing>
                  <wp:anchor distT="0" distB="0" distL="114300" distR="114300" simplePos="0" relativeHeight="251846656" behindDoc="0" locked="0" layoutInCell="1" allowOverlap="1" wp14:anchorId="12675548" wp14:editId="213F59D7">
                    <wp:simplePos x="0" y="0"/>
                    <wp:positionH relativeFrom="column">
                      <wp:posOffset>4290060</wp:posOffset>
                    </wp:positionH>
                    <wp:positionV relativeFrom="paragraph">
                      <wp:posOffset>276860</wp:posOffset>
                    </wp:positionV>
                    <wp:extent cx="0" cy="180000"/>
                    <wp:effectExtent l="76200" t="0" r="57150" b="48895"/>
                    <wp:wrapNone/>
                    <wp:docPr id="943648019"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35C0850" id="_x0000_t32" coordsize="21600,21600" o:spt="32" o:oned="t" path="m,l21600,21600e" filled="f">
                    <v:path arrowok="t" fillok="f" o:connecttype="none"/>
                    <o:lock v:ext="edit" shapetype="t"/>
                  </v:shapetype>
                  <v:shape id="Straight Arrow Connector 7" o:spid="_x0000_s1026" type="#_x0000_t32" style="position:absolute;margin-left:337.8pt;margin-top:21.8pt;width:0;height:14.1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" strokecolor="black [3213]" strokeweight="1.5pt">
                    <v:stroke endarrow="block" joinstyle="miter"/>
                  </v:shape>
                </w:pict>
              </mc:Fallback>
            </mc:AlternateContent>
          </w:r>
          <w:r w:rsidDel="000823A9">
            <w:rPr>
              <w:noProof/>
            </w:rPr>
            <mc:AlternateContent>
              <mc:Choice Requires="wps">
                <w:drawing>
                  <wp:anchor distT="0" distB="0" distL="114300" distR="114300" simplePos="0" relativeHeight="251851776" behindDoc="0" locked="0" layoutInCell="1" allowOverlap="1" wp14:anchorId="166646CE" wp14:editId="6CB6FB10">
                    <wp:simplePos x="0" y="0"/>
                    <wp:positionH relativeFrom="margin">
                      <wp:posOffset>2842260</wp:posOffset>
                    </wp:positionH>
                    <wp:positionV relativeFrom="paragraph">
                      <wp:posOffset>279400</wp:posOffset>
                    </wp:positionV>
                    <wp:extent cx="1454150" cy="0"/>
                    <wp:effectExtent l="0" t="0" r="0" b="0"/>
                    <wp:wrapNone/>
                    <wp:docPr id="2141961671" name="Straight Connector 8"/>
                    <wp:cNvGraphicFramePr/>
                    <a:graphic xmlns:a="http://schemas.openxmlformats.org/drawingml/2006/main">
                      <a:graphicData uri="http://schemas.microsoft.com/office/word/2010/wordprocessingShape">
                        <wps:wsp>
                          <wps:cNvCnPr/>
                          <wps:spPr>
                            <a:xfrm>
                              <a:off x="0" y="0"/>
                              <a:ext cx="14541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98384" id="Straight Connector 8" o:spid="_x0000_s1026" style="position:absolute;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8pt,22pt" to="338.3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" strokecolor="black [3213]" strokeweight="1.5pt">
                    <v:stroke joinstyle="miter"/>
                    <w10:wrap anchorx="margin"/>
                  </v:line>
                </w:pict>
              </mc:Fallback>
            </mc:AlternateContent>
          </w:r>
          <w:r w:rsidDel="000823A9">
            <w:rPr>
              <w:noProof/>
            </w:rPr>
            <mc:AlternateContent>
              <mc:Choice Requires="wps">
                <w:drawing>
                  <wp:anchor distT="0" distB="0" distL="114300" distR="114300" simplePos="0" relativeHeight="251845632" behindDoc="0" locked="0" layoutInCell="1" allowOverlap="1" wp14:anchorId="42CA97CA" wp14:editId="712DE756">
                    <wp:simplePos x="0" y="0"/>
                    <wp:positionH relativeFrom="margin">
                      <wp:posOffset>2846705</wp:posOffset>
                    </wp:positionH>
                    <wp:positionV relativeFrom="paragraph">
                      <wp:posOffset>86995</wp:posOffset>
                    </wp:positionV>
                    <wp:extent cx="0" cy="180000"/>
                    <wp:effectExtent l="0" t="0" r="38100" b="29845"/>
                    <wp:wrapNone/>
                    <wp:docPr id="547643645" name="Straight Connector 6"/>
                    <wp:cNvGraphicFramePr/>
                    <a:graphic xmlns:a="http://schemas.openxmlformats.org/drawingml/2006/main">
                      <a:graphicData uri="http://schemas.microsoft.com/office/word/2010/wordprocessingShape">
                        <wps:wsp>
                          <wps:cNvCnPr/>
                          <wps:spPr>
                            <a:xfrm>
                              <a:off x="0" y="0"/>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FD42B" id="Straight Connector 6" o:spid="_x0000_s1026" style="position:absolute;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15pt,6.85pt" to="224.15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" strokecolor="black [3213]" strokeweight="1.5pt">
                    <v:stroke joinstyle="miter"/>
                    <w10:wrap anchorx="margin"/>
                  </v:line>
                </w:pict>
              </mc:Fallback>
            </mc:AlternateContent>
          </w:r>
        </w:del>
      </w:moveFrom>
    </w:p>
    <w:p w14:paraId="01E3245D" w14:textId="6DD49DD9" w:rsidR="00101448" w:rsidRPr="004D2D80" w:rsidDel="000823A9" w:rsidRDefault="00101448">
      <w:pPr>
        <w:spacing w:line="240" w:lineRule="auto"/>
        <w:divId w:val="536086500"/>
        <w:rPr>
          <w:del w:id="738" w:author="Daniel Noble" w:date="2025-04-03T10:36:00Z" w16du:dateUtc="2025-04-02T23:36:00Z"/>
          <w:moveFrom w:id="739" w:author="Daniel Noble" w:date="2025-02-22T11:24:00Z" w16du:dateUtc="2025-02-22T00:24:00Z"/>
        </w:rPr>
        <w:pPrChange w:id="740" w:author="Daniel Noble" w:date="2025-02-01T13:22:00Z" w16du:dateUtc="2025-02-01T02:22:00Z">
          <w:pPr>
            <w:divId w:val="536086500"/>
          </w:pPr>
        </w:pPrChange>
      </w:pPr>
      <w:moveFrom w:id="741" w:author="Daniel Noble" w:date="2025-02-22T11:24:00Z" w16du:dateUtc="2025-02-22T00:24:00Z">
        <w:del w:id="742" w:author="Daniel Noble" w:date="2025-04-03T10:36:00Z" w16du:dateUtc="2025-04-02T23:36:00Z">
          <w:r w:rsidDel="000823A9">
            <w:rPr>
              <w:noProof/>
            </w:rPr>
            <mc:AlternateContent>
              <mc:Choice Requires="wps">
                <w:drawing>
                  <wp:anchor distT="0" distB="0" distL="114300" distR="114300" simplePos="0" relativeHeight="251841536" behindDoc="0" locked="0" layoutInCell="1" allowOverlap="1" wp14:anchorId="0910CEF9" wp14:editId="64E0DC54">
                    <wp:simplePos x="0" y="0"/>
                    <wp:positionH relativeFrom="column">
                      <wp:posOffset>3581400</wp:posOffset>
                    </wp:positionH>
                    <wp:positionV relativeFrom="paragraph">
                      <wp:posOffset>162560</wp:posOffset>
                    </wp:positionV>
                    <wp:extent cx="1403985" cy="359410"/>
                    <wp:effectExtent l="0" t="0" r="24765" b="21590"/>
                    <wp:wrapNone/>
                    <wp:docPr id="1483768973"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4A6E9C"/>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2B2B4D" w14:textId="77777777" w:rsidR="00101448" w:rsidRPr="001F7EB5" w:rsidRDefault="00101448" w:rsidP="00101448">
                                <w:pPr>
                                  <w:spacing w:after="0"/>
                                  <w:jc w:val="center"/>
                                  <w:rPr>
                                    <w:b/>
                                    <w:bCs/>
                                    <w:sz w:val="26"/>
                                    <w:szCs w:val="26"/>
                                  </w:rPr>
                                </w:pPr>
                                <w:r w:rsidRPr="001F7EB5">
                                  <w:rPr>
                                    <w:b/>
                                    <w:bCs/>
                                    <w:sz w:val="26"/>
                                    <w:szCs w:val="26"/>
                                  </w:rPr>
                                  <w:t>Individual-level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0CEF9" id="_x0000_s1028" style="position:absolute;margin-left:282pt;margin-top:12.8pt;width:110.55pt;height:28.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" fillcolor="#4a6e9c" strokecolor="#09101d [484]" strokeweight="1pt">
                    <v:textbox>
                      <w:txbxContent>
                        <w:p w14:paraId="1E2B2B4D" w14:textId="77777777" w:rsidR="00101448" w:rsidRPr="001F7EB5" w:rsidRDefault="00101448" w:rsidP="00101448">
                          <w:pPr>
                            <w:spacing w:after="0"/>
                            <w:jc w:val="center"/>
                            <w:rPr>
                              <w:b/>
                              <w:bCs/>
                              <w:sz w:val="26"/>
                              <w:szCs w:val="26"/>
                            </w:rPr>
                          </w:pPr>
                          <w:r w:rsidRPr="001F7EB5">
                            <w:rPr>
                              <w:b/>
                              <w:bCs/>
                              <w:sz w:val="26"/>
                              <w:szCs w:val="26"/>
                            </w:rPr>
                            <w:t>Individual-level</w:t>
                          </w:r>
                        </w:p>
                      </w:txbxContent>
                    </v:textbox>
                  </v:rect>
                </w:pict>
              </mc:Fallback>
            </mc:AlternateContent>
          </w:r>
        </w:del>
      </w:moveFrom>
    </w:p>
    <w:p w14:paraId="01F6C0DB" w14:textId="1142370F" w:rsidR="00101448" w:rsidRPr="004D2D80" w:rsidDel="000823A9" w:rsidRDefault="00101448">
      <w:pPr>
        <w:spacing w:line="240" w:lineRule="auto"/>
        <w:divId w:val="536086500"/>
        <w:rPr>
          <w:del w:id="743" w:author="Daniel Noble" w:date="2025-04-03T10:36:00Z" w16du:dateUtc="2025-04-02T23:36:00Z"/>
          <w:moveFrom w:id="744" w:author="Daniel Noble" w:date="2025-02-22T11:24:00Z" w16du:dateUtc="2025-02-22T00:24:00Z"/>
        </w:rPr>
        <w:pPrChange w:id="745" w:author="Daniel Noble" w:date="2025-02-01T13:22:00Z" w16du:dateUtc="2025-02-01T02:22:00Z">
          <w:pPr>
            <w:divId w:val="536086500"/>
          </w:pPr>
        </w:pPrChange>
      </w:pPr>
      <w:moveFrom w:id="746" w:author="Daniel Noble" w:date="2025-02-22T11:24:00Z" w16du:dateUtc="2025-02-22T00:24:00Z">
        <w:del w:id="747" w:author="Daniel Noble" w:date="2025-04-03T10:36:00Z" w16du:dateUtc="2025-04-02T23:36:00Z">
          <w:r w:rsidDel="000823A9">
            <w:rPr>
              <w:noProof/>
            </w:rPr>
            <mc:AlternateContent>
              <mc:Choice Requires="wps">
                <w:drawing>
                  <wp:anchor distT="0" distB="0" distL="114300" distR="114300" simplePos="0" relativeHeight="251840512" behindDoc="0" locked="0" layoutInCell="1" allowOverlap="1" wp14:anchorId="2171735C" wp14:editId="18635908">
                    <wp:simplePos x="0" y="0"/>
                    <wp:positionH relativeFrom="column">
                      <wp:posOffset>3581400</wp:posOffset>
                    </wp:positionH>
                    <wp:positionV relativeFrom="paragraph">
                      <wp:posOffset>238760</wp:posOffset>
                    </wp:positionV>
                    <wp:extent cx="1403985" cy="1439545"/>
                    <wp:effectExtent l="0" t="0" r="24765" b="27305"/>
                    <wp:wrapNone/>
                    <wp:docPr id="263539476"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4A6E9C">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28E450" w14:textId="77777777" w:rsidR="00101448" w:rsidRPr="008F1210" w:rsidRDefault="00101448" w:rsidP="00101448">
                                <w:pPr>
                                  <w:spacing w:after="0"/>
                                  <w:jc w:val="center"/>
                                  <w:rPr>
                                    <w:b/>
                                    <w:bCs/>
                                    <w:color w:val="4A6E9C"/>
                                  </w:rPr>
                                </w:pPr>
                                <w:r w:rsidRPr="008F1210">
                                  <w:rPr>
                                    <w:b/>
                                    <w:bCs/>
                                    <w:color w:val="4A6E9C"/>
                                  </w:rPr>
                                  <w:t>Amplitude</w:t>
                                </w:r>
                              </w:p>
                              <w:p w14:paraId="30CBCBDF" w14:textId="77777777" w:rsidR="00101448" w:rsidRPr="008F1210" w:rsidRDefault="00101448" w:rsidP="00101448">
                                <w:pPr>
                                  <w:spacing w:after="0"/>
                                  <w:jc w:val="center"/>
                                  <w:rPr>
                                    <w:b/>
                                    <w:bCs/>
                                    <w:color w:val="4A6E9C"/>
                                  </w:rPr>
                                </w:pPr>
                                <w:r w:rsidRPr="008F1210">
                                  <w:rPr>
                                    <w:b/>
                                    <w:bCs/>
                                    <w:color w:val="4A6E9C"/>
                                  </w:rPr>
                                  <w:t>Fluctuation type</w:t>
                                </w:r>
                              </w:p>
                              <w:p w14:paraId="1558F8C4" w14:textId="77777777" w:rsidR="00101448" w:rsidRPr="008F1210" w:rsidRDefault="00101448" w:rsidP="00101448">
                                <w:pPr>
                                  <w:spacing w:after="0"/>
                                  <w:jc w:val="center"/>
                                  <w:rPr>
                                    <w:b/>
                                    <w:bCs/>
                                    <w:color w:val="4A6E9C"/>
                                  </w:rPr>
                                </w:pPr>
                                <w:r w:rsidRPr="008F1210">
                                  <w:rPr>
                                    <w:b/>
                                    <w:bCs/>
                                    <w:color w:val="4A6E9C"/>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1735C" id="_x0000_s1029" style="position:absolute;margin-left:282pt;margin-top:18.8pt;width:110.55pt;height:113.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" fillcolor="#4a6e9c" strokecolor="#09101d [484]" strokeweight="1pt">
                    <v:fill opacity="16448f"/>
                    <v:textbox>
                      <w:txbxContent>
                        <w:p w14:paraId="7928E450" w14:textId="77777777" w:rsidR="00101448" w:rsidRPr="008F1210" w:rsidRDefault="00101448" w:rsidP="00101448">
                          <w:pPr>
                            <w:spacing w:after="0"/>
                            <w:jc w:val="center"/>
                            <w:rPr>
                              <w:b/>
                              <w:bCs/>
                              <w:color w:val="4A6E9C"/>
                            </w:rPr>
                          </w:pPr>
                          <w:r w:rsidRPr="008F1210">
                            <w:rPr>
                              <w:b/>
                              <w:bCs/>
                              <w:color w:val="4A6E9C"/>
                            </w:rPr>
                            <w:t>Amplitude</w:t>
                          </w:r>
                        </w:p>
                        <w:p w14:paraId="30CBCBDF" w14:textId="77777777" w:rsidR="00101448" w:rsidRPr="008F1210" w:rsidRDefault="00101448" w:rsidP="00101448">
                          <w:pPr>
                            <w:spacing w:after="0"/>
                            <w:jc w:val="center"/>
                            <w:rPr>
                              <w:b/>
                              <w:bCs/>
                              <w:color w:val="4A6E9C"/>
                            </w:rPr>
                          </w:pPr>
                          <w:r w:rsidRPr="008F1210">
                            <w:rPr>
                              <w:b/>
                              <w:bCs/>
                              <w:color w:val="4A6E9C"/>
                            </w:rPr>
                            <w:t>Fluctuation type</w:t>
                          </w:r>
                        </w:p>
                        <w:p w14:paraId="1558F8C4" w14:textId="77777777" w:rsidR="00101448" w:rsidRPr="008F1210" w:rsidRDefault="00101448" w:rsidP="00101448">
                          <w:pPr>
                            <w:spacing w:after="0"/>
                            <w:jc w:val="center"/>
                            <w:rPr>
                              <w:b/>
                              <w:bCs/>
                              <w:color w:val="4A6E9C"/>
                            </w:rPr>
                          </w:pPr>
                          <w:r w:rsidRPr="008F1210">
                            <w:rPr>
                              <w:b/>
                              <w:bCs/>
                              <w:color w:val="4A6E9C"/>
                            </w:rPr>
                            <w:t>Taxonomic class</w:t>
                          </w:r>
                        </w:p>
                      </w:txbxContent>
                    </v:textbox>
                  </v:rect>
                </w:pict>
              </mc:Fallback>
            </mc:AlternateContent>
          </w:r>
        </w:del>
      </w:moveFrom>
    </w:p>
    <w:p w14:paraId="72514675" w14:textId="3446FBA3" w:rsidR="00101448" w:rsidRPr="004D2D80" w:rsidDel="000823A9" w:rsidRDefault="00101448">
      <w:pPr>
        <w:spacing w:line="240" w:lineRule="auto"/>
        <w:divId w:val="536086500"/>
        <w:rPr>
          <w:del w:id="748" w:author="Daniel Noble" w:date="2025-04-03T10:36:00Z" w16du:dateUtc="2025-04-02T23:36:00Z"/>
          <w:moveFrom w:id="749" w:author="Daniel Noble" w:date="2025-02-22T11:24:00Z" w16du:dateUtc="2025-02-22T00:24:00Z"/>
        </w:rPr>
        <w:pPrChange w:id="750" w:author="Daniel Noble" w:date="2025-02-01T13:22:00Z" w16du:dateUtc="2025-02-01T02:22:00Z">
          <w:pPr>
            <w:divId w:val="536086500"/>
          </w:pPr>
        </w:pPrChange>
      </w:pPr>
    </w:p>
    <w:p w14:paraId="3308F07C" w14:textId="2230771B" w:rsidR="00101448" w:rsidRPr="004D2D80" w:rsidDel="000823A9" w:rsidRDefault="00101448">
      <w:pPr>
        <w:spacing w:line="240" w:lineRule="auto"/>
        <w:divId w:val="536086500"/>
        <w:rPr>
          <w:del w:id="751" w:author="Daniel Noble" w:date="2025-04-03T10:36:00Z" w16du:dateUtc="2025-04-02T23:36:00Z"/>
          <w:moveFrom w:id="752" w:author="Daniel Noble" w:date="2025-02-22T11:24:00Z" w16du:dateUtc="2025-02-22T00:24:00Z"/>
        </w:rPr>
        <w:pPrChange w:id="753" w:author="Daniel Noble" w:date="2025-02-01T13:22:00Z" w16du:dateUtc="2025-02-01T02:22:00Z">
          <w:pPr>
            <w:divId w:val="536086500"/>
          </w:pPr>
        </w:pPrChange>
      </w:pPr>
    </w:p>
    <w:p w14:paraId="78FE8C4D" w14:textId="385606F3" w:rsidR="00101448" w:rsidRPr="004D2D80" w:rsidDel="000823A9" w:rsidRDefault="00101448">
      <w:pPr>
        <w:spacing w:line="240" w:lineRule="auto"/>
        <w:divId w:val="536086500"/>
        <w:rPr>
          <w:del w:id="754" w:author="Daniel Noble" w:date="2025-04-03T10:36:00Z" w16du:dateUtc="2025-04-02T23:36:00Z"/>
          <w:moveFrom w:id="755" w:author="Daniel Noble" w:date="2025-02-22T11:24:00Z" w16du:dateUtc="2025-02-22T00:24:00Z"/>
        </w:rPr>
        <w:pPrChange w:id="756" w:author="Daniel Noble" w:date="2025-02-01T13:22:00Z" w16du:dateUtc="2025-02-01T02:22:00Z">
          <w:pPr>
            <w:divId w:val="536086500"/>
          </w:pPr>
        </w:pPrChange>
      </w:pPr>
    </w:p>
    <w:p w14:paraId="58595C35" w14:textId="57555E56" w:rsidR="00101448" w:rsidRPr="004D2D80" w:rsidDel="000823A9" w:rsidRDefault="00101448">
      <w:pPr>
        <w:spacing w:line="240" w:lineRule="auto"/>
        <w:divId w:val="536086500"/>
        <w:rPr>
          <w:del w:id="757" w:author="Daniel Noble" w:date="2025-04-03T10:36:00Z" w16du:dateUtc="2025-04-02T23:36:00Z"/>
          <w:moveFrom w:id="758" w:author="Daniel Noble" w:date="2025-02-22T11:24:00Z" w16du:dateUtc="2025-02-22T00:24:00Z"/>
        </w:rPr>
        <w:pPrChange w:id="759" w:author="Daniel Noble" w:date="2025-02-01T13:22:00Z" w16du:dateUtc="2025-02-01T02:22:00Z">
          <w:pPr>
            <w:divId w:val="536086500"/>
          </w:pPr>
        </w:pPrChange>
      </w:pPr>
    </w:p>
    <w:p w14:paraId="77334F5E" w14:textId="7EF0194A" w:rsidR="00101448" w:rsidRPr="004D2D80" w:rsidDel="000823A9" w:rsidRDefault="00101448">
      <w:pPr>
        <w:spacing w:line="240" w:lineRule="auto"/>
        <w:divId w:val="536086500"/>
        <w:rPr>
          <w:del w:id="760" w:author="Daniel Noble" w:date="2025-04-03T10:36:00Z" w16du:dateUtc="2025-04-02T23:36:00Z"/>
          <w:moveFrom w:id="761" w:author="Daniel Noble" w:date="2025-02-22T11:24:00Z" w16du:dateUtc="2025-02-22T00:24:00Z"/>
        </w:rPr>
        <w:pPrChange w:id="762" w:author="Daniel Noble" w:date="2025-02-01T13:22:00Z" w16du:dateUtc="2025-02-01T02:22:00Z">
          <w:pPr>
            <w:divId w:val="536086500"/>
          </w:pPr>
        </w:pPrChange>
      </w:pPr>
      <w:moveFrom w:id="763" w:author="Daniel Noble" w:date="2025-02-22T11:24:00Z" w16du:dateUtc="2025-02-22T00:24:00Z">
        <w:del w:id="764" w:author="Daniel Noble" w:date="2025-04-03T10:36:00Z" w16du:dateUtc="2025-04-02T23:36:00Z">
          <w:r w:rsidDel="000823A9">
            <w:rPr>
              <w:noProof/>
            </w:rPr>
            <mc:AlternateContent>
              <mc:Choice Requires="wps">
                <w:drawing>
                  <wp:anchor distT="0" distB="0" distL="114300" distR="114300" simplePos="0" relativeHeight="251844608" behindDoc="0" locked="0" layoutInCell="1" allowOverlap="1" wp14:anchorId="365B3BC2" wp14:editId="65104FA0">
                    <wp:simplePos x="0" y="0"/>
                    <wp:positionH relativeFrom="margin">
                      <wp:posOffset>4284980</wp:posOffset>
                    </wp:positionH>
                    <wp:positionV relativeFrom="paragraph">
                      <wp:posOffset>259715</wp:posOffset>
                    </wp:positionV>
                    <wp:extent cx="0" cy="180000"/>
                    <wp:effectExtent l="0" t="0" r="38100" b="29845"/>
                    <wp:wrapNone/>
                    <wp:docPr id="646574236" name="Straight Connector 6"/>
                    <wp:cNvGraphicFramePr/>
                    <a:graphic xmlns:a="http://schemas.openxmlformats.org/drawingml/2006/main">
                      <a:graphicData uri="http://schemas.microsoft.com/office/word/2010/wordprocessingShape">
                        <wps:wsp>
                          <wps:cNvCnPr/>
                          <wps:spPr>
                            <a:xfrm>
                              <a:off x="0" y="0"/>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59D30" id="Straight Connector 6" o:spid="_x0000_s1026" style="position:absolute;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4pt,20.45pt" to="337.4pt,3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" strokecolor="black [3213]" strokeweight="1.5pt">
                    <v:stroke joinstyle="miter"/>
                    <w10:wrap anchorx="margin"/>
                  </v:line>
                </w:pict>
              </mc:Fallback>
            </mc:AlternateContent>
          </w:r>
        </w:del>
      </w:moveFrom>
    </w:p>
    <w:p w14:paraId="0678BB7E" w14:textId="1E764D5D" w:rsidR="00101448" w:rsidRPr="004D2D80" w:rsidDel="000823A9" w:rsidRDefault="00101448">
      <w:pPr>
        <w:spacing w:line="240" w:lineRule="auto"/>
        <w:divId w:val="536086500"/>
        <w:rPr>
          <w:del w:id="765" w:author="Daniel Noble" w:date="2025-04-03T10:36:00Z" w16du:dateUtc="2025-04-02T23:36:00Z"/>
          <w:moveFrom w:id="766" w:author="Daniel Noble" w:date="2025-02-22T11:24:00Z" w16du:dateUtc="2025-02-22T00:24:00Z"/>
        </w:rPr>
        <w:pPrChange w:id="767" w:author="Daniel Noble" w:date="2025-02-01T13:22:00Z" w16du:dateUtc="2025-02-01T02:22:00Z">
          <w:pPr>
            <w:divId w:val="536086500"/>
          </w:pPr>
        </w:pPrChange>
      </w:pPr>
      <w:moveFrom w:id="768" w:author="Daniel Noble" w:date="2025-02-22T11:24:00Z" w16du:dateUtc="2025-02-22T00:24:00Z">
        <w:del w:id="769" w:author="Daniel Noble" w:date="2025-04-03T10:36:00Z" w16du:dateUtc="2025-04-02T23:36:00Z">
          <w:r w:rsidDel="000823A9">
            <w:rPr>
              <w:noProof/>
            </w:rPr>
            <mc:AlternateContent>
              <mc:Choice Requires="wps">
                <w:drawing>
                  <wp:anchor distT="0" distB="0" distL="114300" distR="114300" simplePos="0" relativeHeight="251852800" behindDoc="0" locked="0" layoutInCell="1" allowOverlap="1" wp14:anchorId="3DCB9846" wp14:editId="469D8587">
                    <wp:simplePos x="0" y="0"/>
                    <wp:positionH relativeFrom="column">
                      <wp:posOffset>723900</wp:posOffset>
                    </wp:positionH>
                    <wp:positionV relativeFrom="paragraph">
                      <wp:posOffset>163830</wp:posOffset>
                    </wp:positionV>
                    <wp:extent cx="4276725" cy="0"/>
                    <wp:effectExtent l="0" t="0" r="0" b="0"/>
                    <wp:wrapNone/>
                    <wp:docPr id="1186125479" name="Straight Connector 9"/>
                    <wp:cNvGraphicFramePr/>
                    <a:graphic xmlns:a="http://schemas.openxmlformats.org/drawingml/2006/main">
                      <a:graphicData uri="http://schemas.microsoft.com/office/word/2010/wordprocessingShape">
                        <wps:wsp>
                          <wps:cNvCnPr/>
                          <wps:spPr>
                            <a:xfrm>
                              <a:off x="0" y="0"/>
                              <a:ext cx="42767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3445FE" id="Straight Connector 9" o:spid="_x0000_s1026" style="position:absolute;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pt,12.9pt" to="393.75pt,1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" strokecolor="black [3213]" strokeweight="1.5pt">
                    <v:stroke joinstyle="miter"/>
                  </v:line>
                </w:pict>
              </mc:Fallback>
            </mc:AlternateContent>
          </w:r>
          <w:r w:rsidDel="000823A9">
            <w:rPr>
              <w:noProof/>
            </w:rPr>
            <mc:AlternateContent>
              <mc:Choice Requires="wps">
                <w:drawing>
                  <wp:anchor distT="0" distB="0" distL="114300" distR="114300" simplePos="0" relativeHeight="251847680" behindDoc="0" locked="0" layoutInCell="1" allowOverlap="1" wp14:anchorId="24186C8D" wp14:editId="58093543">
                    <wp:simplePos x="0" y="0"/>
                    <wp:positionH relativeFrom="column">
                      <wp:posOffset>733425</wp:posOffset>
                    </wp:positionH>
                    <wp:positionV relativeFrom="paragraph">
                      <wp:posOffset>172720</wp:posOffset>
                    </wp:positionV>
                    <wp:extent cx="0" cy="180000"/>
                    <wp:effectExtent l="76200" t="0" r="57150" b="48895"/>
                    <wp:wrapNone/>
                    <wp:docPr id="1336261403"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09EA9CF" id="Straight Arrow Connector 7" o:spid="_x0000_s1026" type="#_x0000_t32" style="position:absolute;margin-left:57.75pt;margin-top:13.6pt;width:0;height:14.1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" strokecolor="black [3213]" strokeweight="1.5pt">
                    <v:stroke endarrow="block" joinstyle="miter"/>
                  </v:shape>
                </w:pict>
              </mc:Fallback>
            </mc:AlternateContent>
          </w:r>
          <w:r w:rsidDel="000823A9">
            <w:rPr>
              <w:noProof/>
            </w:rPr>
            <mc:AlternateContent>
              <mc:Choice Requires="wps">
                <w:drawing>
                  <wp:anchor distT="0" distB="0" distL="114300" distR="114300" simplePos="0" relativeHeight="251848704" behindDoc="0" locked="0" layoutInCell="1" allowOverlap="1" wp14:anchorId="744D3596" wp14:editId="510DAB0F">
                    <wp:simplePos x="0" y="0"/>
                    <wp:positionH relativeFrom="column">
                      <wp:posOffset>2152650</wp:posOffset>
                    </wp:positionH>
                    <wp:positionV relativeFrom="paragraph">
                      <wp:posOffset>172720</wp:posOffset>
                    </wp:positionV>
                    <wp:extent cx="0" cy="180000"/>
                    <wp:effectExtent l="76200" t="0" r="57150" b="48895"/>
                    <wp:wrapNone/>
                    <wp:docPr id="1497354711"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0FFFF09" id="Straight Arrow Connector 7" o:spid="_x0000_s1026" type="#_x0000_t32" style="position:absolute;margin-left:169.5pt;margin-top:13.6pt;width:0;height:14.1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" strokecolor="black [3213]" strokeweight="1.5pt">
                    <v:stroke endarrow="block" joinstyle="miter"/>
                  </v:shape>
                </w:pict>
              </mc:Fallback>
            </mc:AlternateContent>
          </w:r>
          <w:r w:rsidDel="000823A9">
            <w:rPr>
              <w:noProof/>
            </w:rPr>
            <mc:AlternateContent>
              <mc:Choice Requires="wps">
                <w:drawing>
                  <wp:anchor distT="0" distB="0" distL="114300" distR="114300" simplePos="0" relativeHeight="251849728" behindDoc="0" locked="0" layoutInCell="1" allowOverlap="1" wp14:anchorId="14684A20" wp14:editId="7FF061C6">
                    <wp:simplePos x="0" y="0"/>
                    <wp:positionH relativeFrom="column">
                      <wp:posOffset>4991100</wp:posOffset>
                    </wp:positionH>
                    <wp:positionV relativeFrom="paragraph">
                      <wp:posOffset>175895</wp:posOffset>
                    </wp:positionV>
                    <wp:extent cx="0" cy="180000"/>
                    <wp:effectExtent l="76200" t="0" r="57150" b="48895"/>
                    <wp:wrapNone/>
                    <wp:docPr id="97738894"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E1826F" id="Straight Arrow Connector 7" o:spid="_x0000_s1026" type="#_x0000_t32" style="position:absolute;margin-left:393pt;margin-top:13.85pt;width:0;height:14.15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" strokecolor="black [3213]" strokeweight="1.5pt">
                    <v:stroke endarrow="block" joinstyle="miter"/>
                  </v:shape>
                </w:pict>
              </mc:Fallback>
            </mc:AlternateContent>
          </w:r>
          <w:r w:rsidDel="000823A9">
            <w:rPr>
              <w:noProof/>
            </w:rPr>
            <mc:AlternateContent>
              <mc:Choice Requires="wps">
                <w:drawing>
                  <wp:anchor distT="0" distB="0" distL="114300" distR="114300" simplePos="0" relativeHeight="251850752" behindDoc="0" locked="0" layoutInCell="1" allowOverlap="1" wp14:anchorId="43E3D2F4" wp14:editId="1620B562">
                    <wp:simplePos x="0" y="0"/>
                    <wp:positionH relativeFrom="column">
                      <wp:posOffset>3571875</wp:posOffset>
                    </wp:positionH>
                    <wp:positionV relativeFrom="paragraph">
                      <wp:posOffset>172720</wp:posOffset>
                    </wp:positionV>
                    <wp:extent cx="0" cy="180000"/>
                    <wp:effectExtent l="76200" t="0" r="57150" b="48895"/>
                    <wp:wrapNone/>
                    <wp:docPr id="1501298079"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25C15B2" id="Straight Arrow Connector 7" o:spid="_x0000_s1026" type="#_x0000_t32" style="position:absolute;margin-left:281.25pt;margin-top:13.6pt;width:0;height:14.1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" strokecolor="black [3213]" strokeweight="1.5pt">
                    <v:stroke endarrow="block" joinstyle="miter"/>
                  </v:shape>
                </w:pict>
              </mc:Fallback>
            </mc:AlternateContent>
          </w:r>
        </w:del>
      </w:moveFrom>
    </w:p>
    <w:p w14:paraId="60BD8B71" w14:textId="0E76C363" w:rsidR="00101448" w:rsidRPr="004D2D80" w:rsidDel="000823A9" w:rsidRDefault="00101448">
      <w:pPr>
        <w:spacing w:line="240" w:lineRule="auto"/>
        <w:divId w:val="536086500"/>
        <w:rPr>
          <w:del w:id="770" w:author="Daniel Noble" w:date="2025-04-03T10:36:00Z" w16du:dateUtc="2025-04-02T23:36:00Z"/>
          <w:moveFrom w:id="771" w:author="Daniel Noble" w:date="2025-02-22T11:24:00Z" w16du:dateUtc="2025-02-22T00:24:00Z"/>
        </w:rPr>
        <w:pPrChange w:id="772" w:author="Daniel Noble" w:date="2025-02-01T13:22:00Z" w16du:dateUtc="2025-02-01T02:22:00Z">
          <w:pPr>
            <w:divId w:val="536086500"/>
          </w:pPr>
        </w:pPrChange>
      </w:pPr>
      <w:moveFrom w:id="773" w:author="Daniel Noble" w:date="2025-02-22T11:24:00Z" w16du:dateUtc="2025-02-22T00:24:00Z">
        <w:del w:id="774" w:author="Daniel Noble" w:date="2025-04-03T10:36:00Z" w16du:dateUtc="2025-04-02T23:36:00Z">
          <w:r w:rsidDel="000823A9">
            <w:rPr>
              <w:noProof/>
            </w:rPr>
            <mc:AlternateContent>
              <mc:Choice Requires="wps">
                <w:drawing>
                  <wp:anchor distT="0" distB="0" distL="114300" distR="114300" simplePos="0" relativeHeight="251833344" behindDoc="0" locked="0" layoutInCell="1" allowOverlap="1" wp14:anchorId="7FDB22CD" wp14:editId="14D30724">
                    <wp:simplePos x="0" y="0"/>
                    <wp:positionH relativeFrom="margin">
                      <wp:posOffset>28575</wp:posOffset>
                    </wp:positionH>
                    <wp:positionV relativeFrom="paragraph">
                      <wp:posOffset>59055</wp:posOffset>
                    </wp:positionV>
                    <wp:extent cx="1403985" cy="359410"/>
                    <wp:effectExtent l="0" t="0" r="24765" b="21590"/>
                    <wp:wrapNone/>
                    <wp:docPr id="716446908"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4C2703" w14:textId="77777777" w:rsidR="00101448" w:rsidRPr="001F7EB5" w:rsidRDefault="00101448" w:rsidP="00101448">
                                <w:pPr>
                                  <w:spacing w:after="0"/>
                                  <w:jc w:val="center"/>
                                  <w:rPr>
                                    <w:b/>
                                    <w:bCs/>
                                    <w:sz w:val="26"/>
                                    <w:szCs w:val="26"/>
                                  </w:rPr>
                                </w:pPr>
                                <w:r w:rsidRPr="001F7EB5">
                                  <w:rPr>
                                    <w:b/>
                                    <w:bCs/>
                                    <w:sz w:val="26"/>
                                    <w:szCs w:val="26"/>
                                  </w:rPr>
                                  <w:t>Aquatic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B22CD" id="_x0000_s1030" style="position:absolute;margin-left:2.25pt;margin-top:4.65pt;width:110.55pt;height:28.3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" fillcolor="#5d7aa1" strokecolor="#09101d [484]" strokeweight="1pt">
                    <v:textbox>
                      <w:txbxContent>
                        <w:p w14:paraId="114C2703" w14:textId="77777777" w:rsidR="00101448" w:rsidRPr="001F7EB5" w:rsidRDefault="00101448" w:rsidP="00101448">
                          <w:pPr>
                            <w:spacing w:after="0"/>
                            <w:jc w:val="center"/>
                            <w:rPr>
                              <w:b/>
                              <w:bCs/>
                              <w:sz w:val="26"/>
                              <w:szCs w:val="26"/>
                            </w:rPr>
                          </w:pPr>
                          <w:r w:rsidRPr="001F7EB5">
                            <w:rPr>
                              <w:b/>
                              <w:bCs/>
                              <w:sz w:val="26"/>
                              <w:szCs w:val="26"/>
                            </w:rPr>
                            <w:t>Aquatic</w:t>
                          </w:r>
                        </w:p>
                      </w:txbxContent>
                    </v:textbox>
                    <w10:wrap anchorx="margin"/>
                  </v:rect>
                </w:pict>
              </mc:Fallback>
            </mc:AlternateContent>
          </w:r>
          <w:r w:rsidDel="000823A9">
            <w:rPr>
              <w:noProof/>
            </w:rPr>
            <mc:AlternateContent>
              <mc:Choice Requires="wps">
                <w:drawing>
                  <wp:anchor distT="0" distB="0" distL="114300" distR="114300" simplePos="0" relativeHeight="251839488" behindDoc="0" locked="0" layoutInCell="1" allowOverlap="1" wp14:anchorId="7EC59C82" wp14:editId="7E121C69">
                    <wp:simplePos x="0" y="0"/>
                    <wp:positionH relativeFrom="margin">
                      <wp:posOffset>1446530</wp:posOffset>
                    </wp:positionH>
                    <wp:positionV relativeFrom="paragraph">
                      <wp:posOffset>62230</wp:posOffset>
                    </wp:positionV>
                    <wp:extent cx="1403985" cy="359410"/>
                    <wp:effectExtent l="0" t="0" r="24765" b="21590"/>
                    <wp:wrapNone/>
                    <wp:docPr id="516843905"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1814D39" w14:textId="77777777" w:rsidR="00101448" w:rsidRPr="001F7EB5" w:rsidRDefault="00101448" w:rsidP="00101448">
                                <w:pPr>
                                  <w:spacing w:after="0"/>
                                  <w:jc w:val="center"/>
                                  <w:rPr>
                                    <w:b/>
                                    <w:bCs/>
                                    <w:sz w:val="26"/>
                                    <w:szCs w:val="26"/>
                                  </w:rPr>
                                </w:pPr>
                                <w:r w:rsidRPr="001F7EB5">
                                  <w:rPr>
                                    <w:b/>
                                    <w:bCs/>
                                    <w:sz w:val="26"/>
                                    <w:szCs w:val="26"/>
                                  </w:rPr>
                                  <w:t>Terrestrial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59C82" id="_x0000_s1031" style="position:absolute;margin-left:113.9pt;margin-top:4.9pt;width:110.55pt;height:28.3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" fillcolor="#5d7aa1" strokecolor="#09101d [484]" strokeweight="1pt">
                    <v:textbox>
                      <w:txbxContent>
                        <w:p w14:paraId="31814D39" w14:textId="77777777" w:rsidR="00101448" w:rsidRPr="001F7EB5" w:rsidRDefault="00101448" w:rsidP="00101448">
                          <w:pPr>
                            <w:spacing w:after="0"/>
                            <w:jc w:val="center"/>
                            <w:rPr>
                              <w:b/>
                              <w:bCs/>
                              <w:sz w:val="26"/>
                              <w:szCs w:val="26"/>
                            </w:rPr>
                          </w:pPr>
                          <w:r w:rsidRPr="001F7EB5">
                            <w:rPr>
                              <w:b/>
                              <w:bCs/>
                              <w:sz w:val="26"/>
                              <w:szCs w:val="26"/>
                            </w:rPr>
                            <w:t>Terrestrial</w:t>
                          </w:r>
                        </w:p>
                      </w:txbxContent>
                    </v:textbox>
                    <w10:wrap anchorx="margin"/>
                  </v:rect>
                </w:pict>
              </mc:Fallback>
            </mc:AlternateContent>
          </w:r>
          <w:r w:rsidDel="000823A9">
            <w:rPr>
              <w:noProof/>
            </w:rPr>
            <mc:AlternateContent>
              <mc:Choice Requires="wps">
                <w:drawing>
                  <wp:anchor distT="0" distB="0" distL="114300" distR="114300" simplePos="0" relativeHeight="251837440" behindDoc="0" locked="0" layoutInCell="1" allowOverlap="1" wp14:anchorId="17D8EBA5" wp14:editId="77D4EA63">
                    <wp:simplePos x="0" y="0"/>
                    <wp:positionH relativeFrom="margin">
                      <wp:posOffset>2865755</wp:posOffset>
                    </wp:positionH>
                    <wp:positionV relativeFrom="paragraph">
                      <wp:posOffset>59055</wp:posOffset>
                    </wp:positionV>
                    <wp:extent cx="1403985" cy="359410"/>
                    <wp:effectExtent l="0" t="0" r="24765" b="21590"/>
                    <wp:wrapNone/>
                    <wp:docPr id="140057460"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7C40D9" w14:textId="77777777" w:rsidR="00101448" w:rsidRPr="001F7EB5" w:rsidRDefault="00101448" w:rsidP="00101448">
                                <w:pPr>
                                  <w:spacing w:after="0"/>
                                  <w:jc w:val="center"/>
                                  <w:rPr>
                                    <w:b/>
                                    <w:bCs/>
                                    <w:sz w:val="26"/>
                                    <w:szCs w:val="26"/>
                                  </w:rPr>
                                </w:pPr>
                                <w:r w:rsidRPr="001F7EB5">
                                  <w:rPr>
                                    <w:b/>
                                    <w:bCs/>
                                    <w:sz w:val="26"/>
                                    <w:szCs w:val="26"/>
                                  </w:rPr>
                                  <w:t>Acclimation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8EBA5" id="_x0000_s1032" style="position:absolute;margin-left:225.65pt;margin-top:4.65pt;width:110.55pt;height:28.3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" fillcolor="#5d7aa1" strokecolor="#09101d [484]" strokeweight="1pt">
                    <v:textbox>
                      <w:txbxContent>
                        <w:p w14:paraId="487C40D9" w14:textId="77777777" w:rsidR="00101448" w:rsidRPr="001F7EB5" w:rsidRDefault="00101448" w:rsidP="00101448">
                          <w:pPr>
                            <w:spacing w:after="0"/>
                            <w:jc w:val="center"/>
                            <w:rPr>
                              <w:b/>
                              <w:bCs/>
                              <w:sz w:val="26"/>
                              <w:szCs w:val="26"/>
                            </w:rPr>
                          </w:pPr>
                          <w:r w:rsidRPr="001F7EB5">
                            <w:rPr>
                              <w:b/>
                              <w:bCs/>
                              <w:sz w:val="26"/>
                              <w:szCs w:val="26"/>
                            </w:rPr>
                            <w:t>Acclimation</w:t>
                          </w:r>
                        </w:p>
                      </w:txbxContent>
                    </v:textbox>
                    <w10:wrap anchorx="margin"/>
                  </v:rect>
                </w:pict>
              </mc:Fallback>
            </mc:AlternateContent>
          </w:r>
          <w:r w:rsidDel="000823A9">
            <w:rPr>
              <w:noProof/>
            </w:rPr>
            <mc:AlternateContent>
              <mc:Choice Requires="wps">
                <w:drawing>
                  <wp:anchor distT="0" distB="0" distL="114300" distR="114300" simplePos="0" relativeHeight="251835392" behindDoc="0" locked="0" layoutInCell="1" allowOverlap="1" wp14:anchorId="3E30C2D0" wp14:editId="6FAE804C">
                    <wp:simplePos x="0" y="0"/>
                    <wp:positionH relativeFrom="margin">
                      <wp:posOffset>4283710</wp:posOffset>
                    </wp:positionH>
                    <wp:positionV relativeFrom="paragraph">
                      <wp:posOffset>59055</wp:posOffset>
                    </wp:positionV>
                    <wp:extent cx="1403985" cy="359410"/>
                    <wp:effectExtent l="0" t="0" r="24765" b="21590"/>
                    <wp:wrapNone/>
                    <wp:docPr id="1366181376"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D0A710" w14:textId="77777777" w:rsidR="00101448" w:rsidRPr="001F7EB5" w:rsidRDefault="00101448" w:rsidP="00101448">
                                <w:pPr>
                                  <w:spacing w:after="0"/>
                                  <w:jc w:val="center"/>
                                  <w:rPr>
                                    <w:b/>
                                    <w:bCs/>
                                    <w:sz w:val="26"/>
                                    <w:szCs w:val="26"/>
                                  </w:rPr>
                                </w:pPr>
                                <w:r w:rsidRPr="001F7EB5">
                                  <w:rPr>
                                    <w:b/>
                                    <w:bCs/>
                                    <w:sz w:val="26"/>
                                    <w:szCs w:val="26"/>
                                  </w:rPr>
                                  <w:t>Developmental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0C2D0" id="_x0000_s1033" style="position:absolute;margin-left:337.3pt;margin-top:4.65pt;width:110.55pt;height:28.3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" fillcolor="#5d7aa1" strokecolor="#09101d [484]" strokeweight="1pt">
                    <v:textbox>
                      <w:txbxContent>
                        <w:p w14:paraId="61D0A710" w14:textId="77777777" w:rsidR="00101448" w:rsidRPr="001F7EB5" w:rsidRDefault="00101448" w:rsidP="00101448">
                          <w:pPr>
                            <w:spacing w:after="0"/>
                            <w:jc w:val="center"/>
                            <w:rPr>
                              <w:b/>
                              <w:bCs/>
                              <w:sz w:val="26"/>
                              <w:szCs w:val="26"/>
                            </w:rPr>
                          </w:pPr>
                          <w:r w:rsidRPr="001F7EB5">
                            <w:rPr>
                              <w:b/>
                              <w:bCs/>
                              <w:sz w:val="26"/>
                              <w:szCs w:val="26"/>
                            </w:rPr>
                            <w:t>Developmental</w:t>
                          </w:r>
                        </w:p>
                      </w:txbxContent>
                    </v:textbox>
                    <w10:wrap anchorx="margin"/>
                  </v:rect>
                </w:pict>
              </mc:Fallback>
            </mc:AlternateContent>
          </w:r>
          <w:r w:rsidDel="000823A9">
            <w:rPr>
              <w:noProof/>
            </w:rPr>
            <mc:AlternateContent>
              <mc:Choice Requires="wps">
                <w:drawing>
                  <wp:anchor distT="0" distB="0" distL="114300" distR="114300" simplePos="0" relativeHeight="251834368" behindDoc="0" locked="0" layoutInCell="1" allowOverlap="1" wp14:anchorId="147CE28A" wp14:editId="160B9696">
                    <wp:simplePos x="0" y="0"/>
                    <wp:positionH relativeFrom="margin">
                      <wp:posOffset>4283710</wp:posOffset>
                    </wp:positionH>
                    <wp:positionV relativeFrom="paragraph">
                      <wp:posOffset>421005</wp:posOffset>
                    </wp:positionV>
                    <wp:extent cx="1403985" cy="1439545"/>
                    <wp:effectExtent l="0" t="0" r="24765" b="27305"/>
                    <wp:wrapNone/>
                    <wp:docPr id="1025889679"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A5EFAD" w14:textId="77777777" w:rsidR="00101448" w:rsidRPr="008F1210" w:rsidRDefault="00101448" w:rsidP="00101448">
                                <w:pPr>
                                  <w:spacing w:after="0"/>
                                  <w:jc w:val="center"/>
                                  <w:rPr>
                                    <w:b/>
                                    <w:bCs/>
                                    <w:color w:val="5D7AA1"/>
                                  </w:rPr>
                                </w:pPr>
                                <w:r w:rsidRPr="008F1210">
                                  <w:rPr>
                                    <w:b/>
                                    <w:bCs/>
                                    <w:color w:val="5D7AA1"/>
                                  </w:rPr>
                                  <w:t>Amplitude</w:t>
                                </w:r>
                              </w:p>
                              <w:p w14:paraId="24E871AD" w14:textId="77777777" w:rsidR="00101448" w:rsidRPr="008F1210" w:rsidRDefault="00101448" w:rsidP="00101448">
                                <w:pPr>
                                  <w:spacing w:after="0"/>
                                  <w:jc w:val="center"/>
                                  <w:rPr>
                                    <w:b/>
                                    <w:bCs/>
                                    <w:color w:val="5D7AA1"/>
                                  </w:rPr>
                                </w:pPr>
                                <w:r w:rsidRPr="008F1210">
                                  <w:rPr>
                                    <w:b/>
                                    <w:bCs/>
                                    <w:color w:val="5D7AA1"/>
                                  </w:rPr>
                                  <w:t>Exposure period</w:t>
                                </w:r>
                              </w:p>
                              <w:p w14:paraId="045DCBAC" w14:textId="77777777" w:rsidR="00101448" w:rsidRPr="008F1210" w:rsidRDefault="00101448" w:rsidP="00101448">
                                <w:pPr>
                                  <w:spacing w:after="0"/>
                                  <w:jc w:val="center"/>
                                  <w:rPr>
                                    <w:b/>
                                    <w:bCs/>
                                    <w:color w:val="5D7AA1"/>
                                  </w:rPr>
                                </w:pPr>
                                <w:r w:rsidRPr="008F1210">
                                  <w:rPr>
                                    <w:b/>
                                    <w:bCs/>
                                    <w:color w:val="5D7AA1"/>
                                  </w:rPr>
                                  <w:t>Fluctuation type</w:t>
                                </w:r>
                              </w:p>
                              <w:p w14:paraId="1D5B4673" w14:textId="77777777" w:rsidR="00101448" w:rsidRPr="008F1210" w:rsidRDefault="00101448" w:rsidP="00101448">
                                <w:pPr>
                                  <w:spacing w:after="0"/>
                                  <w:jc w:val="center"/>
                                  <w:rPr>
                                    <w:b/>
                                    <w:bCs/>
                                    <w:color w:val="5D7AA1"/>
                                  </w:rPr>
                                </w:pPr>
                                <w:r w:rsidRPr="008F1210">
                                  <w:rPr>
                                    <w:b/>
                                    <w:bCs/>
                                    <w:color w:val="5D7AA1"/>
                                  </w:rPr>
                                  <w:t>Trait categories</w:t>
                                </w:r>
                              </w:p>
                              <w:p w14:paraId="51AA6FC2" w14:textId="77777777" w:rsidR="00101448" w:rsidRPr="008F1210" w:rsidRDefault="00101448" w:rsidP="00101448">
                                <w:pPr>
                                  <w:spacing w:after="0"/>
                                  <w:jc w:val="center"/>
                                  <w:rPr>
                                    <w:b/>
                                    <w:bCs/>
                                    <w:color w:val="5D7AA1"/>
                                  </w:rPr>
                                </w:pPr>
                                <w:r w:rsidRPr="008F1210">
                                  <w:rPr>
                                    <w:b/>
                                    <w:bCs/>
                                    <w:color w:val="5D7AA1"/>
                                  </w:rPr>
                                  <w:t>Specific traits</w:t>
                                </w:r>
                              </w:p>
                              <w:p w14:paraId="128E5858" w14:textId="77777777" w:rsidR="00101448" w:rsidRPr="008F1210" w:rsidRDefault="00101448" w:rsidP="00101448">
                                <w:pPr>
                                  <w:spacing w:after="0"/>
                                  <w:jc w:val="center"/>
                                  <w:rPr>
                                    <w:b/>
                                    <w:bCs/>
                                    <w:color w:val="5D7AA1"/>
                                  </w:rPr>
                                </w:pPr>
                                <w:r w:rsidRPr="008F1210">
                                  <w:rPr>
                                    <w:b/>
                                    <w:bCs/>
                                    <w:color w:val="5D7AA1"/>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CE28A" id="_x0000_s1034" style="position:absolute;margin-left:337.3pt;margin-top:33.15pt;width:110.55pt;height:113.3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" fillcolor="#5d7aa1" strokecolor="#09101d [484]" strokeweight="1pt">
                    <v:fill opacity="16448f"/>
                    <v:textbox>
                      <w:txbxContent>
                        <w:p w14:paraId="1CA5EFAD" w14:textId="77777777" w:rsidR="00101448" w:rsidRPr="008F1210" w:rsidRDefault="00101448" w:rsidP="00101448">
                          <w:pPr>
                            <w:spacing w:after="0"/>
                            <w:jc w:val="center"/>
                            <w:rPr>
                              <w:b/>
                              <w:bCs/>
                              <w:color w:val="5D7AA1"/>
                            </w:rPr>
                          </w:pPr>
                          <w:r w:rsidRPr="008F1210">
                            <w:rPr>
                              <w:b/>
                              <w:bCs/>
                              <w:color w:val="5D7AA1"/>
                            </w:rPr>
                            <w:t>Amplitude</w:t>
                          </w:r>
                        </w:p>
                        <w:p w14:paraId="24E871AD" w14:textId="77777777" w:rsidR="00101448" w:rsidRPr="008F1210" w:rsidRDefault="00101448" w:rsidP="00101448">
                          <w:pPr>
                            <w:spacing w:after="0"/>
                            <w:jc w:val="center"/>
                            <w:rPr>
                              <w:b/>
                              <w:bCs/>
                              <w:color w:val="5D7AA1"/>
                            </w:rPr>
                          </w:pPr>
                          <w:r w:rsidRPr="008F1210">
                            <w:rPr>
                              <w:b/>
                              <w:bCs/>
                              <w:color w:val="5D7AA1"/>
                            </w:rPr>
                            <w:t>Exposure period</w:t>
                          </w:r>
                        </w:p>
                        <w:p w14:paraId="045DCBAC" w14:textId="77777777" w:rsidR="00101448" w:rsidRPr="008F1210" w:rsidRDefault="00101448" w:rsidP="00101448">
                          <w:pPr>
                            <w:spacing w:after="0"/>
                            <w:jc w:val="center"/>
                            <w:rPr>
                              <w:b/>
                              <w:bCs/>
                              <w:color w:val="5D7AA1"/>
                            </w:rPr>
                          </w:pPr>
                          <w:r w:rsidRPr="008F1210">
                            <w:rPr>
                              <w:b/>
                              <w:bCs/>
                              <w:color w:val="5D7AA1"/>
                            </w:rPr>
                            <w:t>Fluctuation type</w:t>
                          </w:r>
                        </w:p>
                        <w:p w14:paraId="1D5B4673" w14:textId="77777777" w:rsidR="00101448" w:rsidRPr="008F1210" w:rsidRDefault="00101448" w:rsidP="00101448">
                          <w:pPr>
                            <w:spacing w:after="0"/>
                            <w:jc w:val="center"/>
                            <w:rPr>
                              <w:b/>
                              <w:bCs/>
                              <w:color w:val="5D7AA1"/>
                            </w:rPr>
                          </w:pPr>
                          <w:r w:rsidRPr="008F1210">
                            <w:rPr>
                              <w:b/>
                              <w:bCs/>
                              <w:color w:val="5D7AA1"/>
                            </w:rPr>
                            <w:t>Trait categories</w:t>
                          </w:r>
                        </w:p>
                        <w:p w14:paraId="51AA6FC2" w14:textId="77777777" w:rsidR="00101448" w:rsidRPr="008F1210" w:rsidRDefault="00101448" w:rsidP="00101448">
                          <w:pPr>
                            <w:spacing w:after="0"/>
                            <w:jc w:val="center"/>
                            <w:rPr>
                              <w:b/>
                              <w:bCs/>
                              <w:color w:val="5D7AA1"/>
                            </w:rPr>
                          </w:pPr>
                          <w:r w:rsidRPr="008F1210">
                            <w:rPr>
                              <w:b/>
                              <w:bCs/>
                              <w:color w:val="5D7AA1"/>
                            </w:rPr>
                            <w:t>Specific traits</w:t>
                          </w:r>
                        </w:p>
                        <w:p w14:paraId="128E5858" w14:textId="77777777" w:rsidR="00101448" w:rsidRPr="008F1210" w:rsidRDefault="00101448" w:rsidP="00101448">
                          <w:pPr>
                            <w:spacing w:after="0"/>
                            <w:jc w:val="center"/>
                            <w:rPr>
                              <w:b/>
                              <w:bCs/>
                              <w:color w:val="5D7AA1"/>
                            </w:rPr>
                          </w:pPr>
                          <w:r w:rsidRPr="008F1210">
                            <w:rPr>
                              <w:b/>
                              <w:bCs/>
                              <w:color w:val="5D7AA1"/>
                            </w:rPr>
                            <w:t>Taxonomic class</w:t>
                          </w:r>
                        </w:p>
                      </w:txbxContent>
                    </v:textbox>
                    <w10:wrap anchorx="margin"/>
                  </v:rect>
                </w:pict>
              </mc:Fallback>
            </mc:AlternateContent>
          </w:r>
          <w:r w:rsidDel="000823A9">
            <w:rPr>
              <w:noProof/>
            </w:rPr>
            <mc:AlternateContent>
              <mc:Choice Requires="wps">
                <w:drawing>
                  <wp:anchor distT="0" distB="0" distL="114300" distR="114300" simplePos="0" relativeHeight="251836416" behindDoc="0" locked="0" layoutInCell="1" allowOverlap="1" wp14:anchorId="559CB2C9" wp14:editId="7783AEFE">
                    <wp:simplePos x="0" y="0"/>
                    <wp:positionH relativeFrom="column">
                      <wp:posOffset>2865120</wp:posOffset>
                    </wp:positionH>
                    <wp:positionV relativeFrom="paragraph">
                      <wp:posOffset>421005</wp:posOffset>
                    </wp:positionV>
                    <wp:extent cx="1403985" cy="1439545"/>
                    <wp:effectExtent l="0" t="0" r="24765" b="27305"/>
                    <wp:wrapNone/>
                    <wp:docPr id="1219713833"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DFECE6" w14:textId="77777777" w:rsidR="00101448" w:rsidRPr="00B7500C" w:rsidRDefault="00101448" w:rsidP="00101448">
                                <w:pPr>
                                  <w:spacing w:after="0"/>
                                  <w:jc w:val="center"/>
                                  <w:rPr>
                                    <w:b/>
                                    <w:bCs/>
                                    <w:color w:val="5D7AA1"/>
                                  </w:rPr>
                                </w:pPr>
                                <w:r w:rsidRPr="00B7500C">
                                  <w:rPr>
                                    <w:b/>
                                    <w:bCs/>
                                    <w:color w:val="5D7AA1"/>
                                  </w:rPr>
                                  <w:t>Amplitude</w:t>
                                </w:r>
                              </w:p>
                              <w:p w14:paraId="1E9037F5" w14:textId="77777777" w:rsidR="00101448" w:rsidRPr="00B7500C" w:rsidRDefault="00101448" w:rsidP="00101448">
                                <w:pPr>
                                  <w:spacing w:after="0"/>
                                  <w:jc w:val="center"/>
                                  <w:rPr>
                                    <w:b/>
                                    <w:bCs/>
                                    <w:color w:val="5D7AA1"/>
                                  </w:rPr>
                                </w:pPr>
                                <w:r w:rsidRPr="00B7500C">
                                  <w:rPr>
                                    <w:b/>
                                    <w:bCs/>
                                    <w:color w:val="5D7AA1"/>
                                  </w:rPr>
                                  <w:t>Fluctuation type</w:t>
                                </w:r>
                              </w:p>
                              <w:p w14:paraId="1DBF63FC" w14:textId="77777777" w:rsidR="00101448" w:rsidRPr="00B7500C" w:rsidRDefault="00101448" w:rsidP="00101448">
                                <w:pPr>
                                  <w:spacing w:after="0"/>
                                  <w:jc w:val="center"/>
                                  <w:rPr>
                                    <w:b/>
                                    <w:bCs/>
                                    <w:color w:val="5D7AA1"/>
                                  </w:rPr>
                                </w:pPr>
                                <w:r w:rsidRPr="00B7500C">
                                  <w:rPr>
                                    <w:b/>
                                    <w:bCs/>
                                    <w:color w:val="5D7AA1"/>
                                  </w:rPr>
                                  <w:t>Life-history</w:t>
                                </w:r>
                              </w:p>
                              <w:p w14:paraId="526B73F1" w14:textId="77777777" w:rsidR="00101448" w:rsidRPr="00B7500C" w:rsidRDefault="00101448" w:rsidP="00101448">
                                <w:pPr>
                                  <w:spacing w:after="0"/>
                                  <w:jc w:val="center"/>
                                  <w:rPr>
                                    <w:b/>
                                    <w:bCs/>
                                    <w:color w:val="5D7AA1"/>
                                  </w:rPr>
                                </w:pPr>
                                <w:r w:rsidRPr="00B7500C">
                                  <w:rPr>
                                    <w:b/>
                                    <w:bCs/>
                                    <w:color w:val="5D7AA1"/>
                                  </w:rPr>
                                  <w:t># Fluctuations</w:t>
                                </w:r>
                              </w:p>
                              <w:p w14:paraId="7F4BC3A2" w14:textId="77777777" w:rsidR="00101448" w:rsidRPr="00B7500C" w:rsidRDefault="00101448" w:rsidP="00101448">
                                <w:pPr>
                                  <w:spacing w:after="0"/>
                                  <w:jc w:val="center"/>
                                  <w:rPr>
                                    <w:b/>
                                    <w:bCs/>
                                    <w:color w:val="5D7AA1"/>
                                  </w:rPr>
                                </w:pPr>
                                <w:r w:rsidRPr="00B7500C">
                                  <w:rPr>
                                    <w:b/>
                                    <w:bCs/>
                                    <w:color w:val="5D7AA1"/>
                                  </w:rPr>
                                  <w:t>Trait categories</w:t>
                                </w:r>
                              </w:p>
                              <w:p w14:paraId="189D0AF3" w14:textId="77777777" w:rsidR="00101448" w:rsidRPr="00B7500C" w:rsidRDefault="00101448" w:rsidP="00101448">
                                <w:pPr>
                                  <w:spacing w:after="0"/>
                                  <w:jc w:val="center"/>
                                  <w:rPr>
                                    <w:b/>
                                    <w:bCs/>
                                    <w:color w:val="5D7AA1"/>
                                  </w:rPr>
                                </w:pPr>
                                <w:r w:rsidRPr="00B7500C">
                                  <w:rPr>
                                    <w:b/>
                                    <w:bCs/>
                                    <w:color w:val="5D7AA1"/>
                                  </w:rPr>
                                  <w:t>Specific traits</w:t>
                                </w:r>
                              </w:p>
                              <w:p w14:paraId="5BB9D1BC" w14:textId="77777777" w:rsidR="00101448" w:rsidRPr="00B7500C" w:rsidRDefault="00101448" w:rsidP="00101448">
                                <w:pPr>
                                  <w:spacing w:after="0"/>
                                  <w:jc w:val="center"/>
                                  <w:rPr>
                                    <w:b/>
                                    <w:bCs/>
                                    <w:color w:val="5D7AA1"/>
                                  </w:rPr>
                                </w:pPr>
                                <w:r w:rsidRPr="00B7500C">
                                  <w:rPr>
                                    <w:b/>
                                    <w:bCs/>
                                    <w:color w:val="5D7AA1"/>
                                  </w:rPr>
                                  <w:t>Taxonomic class</w:t>
                                </w:r>
                              </w:p>
                              <w:p w14:paraId="02B001C0" w14:textId="77777777" w:rsidR="00101448" w:rsidRDefault="00101448" w:rsidP="001014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CB2C9" id="_x0000_s1035" style="position:absolute;margin-left:225.6pt;margin-top:33.15pt;width:110.55pt;height:113.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" fillcolor="#5d7aa1" strokecolor="#09101d [484]" strokeweight="1pt">
                    <v:fill opacity="16448f"/>
                    <v:textbox>
                      <w:txbxContent>
                        <w:p w14:paraId="79DFECE6" w14:textId="77777777" w:rsidR="00101448" w:rsidRPr="00B7500C" w:rsidRDefault="00101448" w:rsidP="00101448">
                          <w:pPr>
                            <w:spacing w:after="0"/>
                            <w:jc w:val="center"/>
                            <w:rPr>
                              <w:b/>
                              <w:bCs/>
                              <w:color w:val="5D7AA1"/>
                            </w:rPr>
                          </w:pPr>
                          <w:r w:rsidRPr="00B7500C">
                            <w:rPr>
                              <w:b/>
                              <w:bCs/>
                              <w:color w:val="5D7AA1"/>
                            </w:rPr>
                            <w:t>Amplitude</w:t>
                          </w:r>
                        </w:p>
                        <w:p w14:paraId="1E9037F5" w14:textId="77777777" w:rsidR="00101448" w:rsidRPr="00B7500C" w:rsidRDefault="00101448" w:rsidP="00101448">
                          <w:pPr>
                            <w:spacing w:after="0"/>
                            <w:jc w:val="center"/>
                            <w:rPr>
                              <w:b/>
                              <w:bCs/>
                              <w:color w:val="5D7AA1"/>
                            </w:rPr>
                          </w:pPr>
                          <w:r w:rsidRPr="00B7500C">
                            <w:rPr>
                              <w:b/>
                              <w:bCs/>
                              <w:color w:val="5D7AA1"/>
                            </w:rPr>
                            <w:t>Fluctuation type</w:t>
                          </w:r>
                        </w:p>
                        <w:p w14:paraId="1DBF63FC" w14:textId="77777777" w:rsidR="00101448" w:rsidRPr="00B7500C" w:rsidRDefault="00101448" w:rsidP="00101448">
                          <w:pPr>
                            <w:spacing w:after="0"/>
                            <w:jc w:val="center"/>
                            <w:rPr>
                              <w:b/>
                              <w:bCs/>
                              <w:color w:val="5D7AA1"/>
                            </w:rPr>
                          </w:pPr>
                          <w:r w:rsidRPr="00B7500C">
                            <w:rPr>
                              <w:b/>
                              <w:bCs/>
                              <w:color w:val="5D7AA1"/>
                            </w:rPr>
                            <w:t>Life-history</w:t>
                          </w:r>
                        </w:p>
                        <w:p w14:paraId="526B73F1" w14:textId="77777777" w:rsidR="00101448" w:rsidRPr="00B7500C" w:rsidRDefault="00101448" w:rsidP="00101448">
                          <w:pPr>
                            <w:spacing w:after="0"/>
                            <w:jc w:val="center"/>
                            <w:rPr>
                              <w:b/>
                              <w:bCs/>
                              <w:color w:val="5D7AA1"/>
                            </w:rPr>
                          </w:pPr>
                          <w:r w:rsidRPr="00B7500C">
                            <w:rPr>
                              <w:b/>
                              <w:bCs/>
                              <w:color w:val="5D7AA1"/>
                            </w:rPr>
                            <w:t># Fluctuations</w:t>
                          </w:r>
                        </w:p>
                        <w:p w14:paraId="7F4BC3A2" w14:textId="77777777" w:rsidR="00101448" w:rsidRPr="00B7500C" w:rsidRDefault="00101448" w:rsidP="00101448">
                          <w:pPr>
                            <w:spacing w:after="0"/>
                            <w:jc w:val="center"/>
                            <w:rPr>
                              <w:b/>
                              <w:bCs/>
                              <w:color w:val="5D7AA1"/>
                            </w:rPr>
                          </w:pPr>
                          <w:r w:rsidRPr="00B7500C">
                            <w:rPr>
                              <w:b/>
                              <w:bCs/>
                              <w:color w:val="5D7AA1"/>
                            </w:rPr>
                            <w:t>Trait categories</w:t>
                          </w:r>
                        </w:p>
                        <w:p w14:paraId="189D0AF3" w14:textId="77777777" w:rsidR="00101448" w:rsidRPr="00B7500C" w:rsidRDefault="00101448" w:rsidP="00101448">
                          <w:pPr>
                            <w:spacing w:after="0"/>
                            <w:jc w:val="center"/>
                            <w:rPr>
                              <w:b/>
                              <w:bCs/>
                              <w:color w:val="5D7AA1"/>
                            </w:rPr>
                          </w:pPr>
                          <w:r w:rsidRPr="00B7500C">
                            <w:rPr>
                              <w:b/>
                              <w:bCs/>
                              <w:color w:val="5D7AA1"/>
                            </w:rPr>
                            <w:t>Specific traits</w:t>
                          </w:r>
                        </w:p>
                        <w:p w14:paraId="5BB9D1BC" w14:textId="77777777" w:rsidR="00101448" w:rsidRPr="00B7500C" w:rsidRDefault="00101448" w:rsidP="00101448">
                          <w:pPr>
                            <w:spacing w:after="0"/>
                            <w:jc w:val="center"/>
                            <w:rPr>
                              <w:b/>
                              <w:bCs/>
                              <w:color w:val="5D7AA1"/>
                            </w:rPr>
                          </w:pPr>
                          <w:r w:rsidRPr="00B7500C">
                            <w:rPr>
                              <w:b/>
                              <w:bCs/>
                              <w:color w:val="5D7AA1"/>
                            </w:rPr>
                            <w:t>Taxonomic class</w:t>
                          </w:r>
                        </w:p>
                        <w:p w14:paraId="02B001C0" w14:textId="77777777" w:rsidR="00101448" w:rsidRDefault="00101448" w:rsidP="00101448">
                          <w:pPr>
                            <w:jc w:val="center"/>
                          </w:pPr>
                        </w:p>
                      </w:txbxContent>
                    </v:textbox>
                  </v:rect>
                </w:pict>
              </mc:Fallback>
            </mc:AlternateContent>
          </w:r>
          <w:r w:rsidDel="000823A9">
            <w:rPr>
              <w:noProof/>
            </w:rPr>
            <mc:AlternateContent>
              <mc:Choice Requires="wps">
                <w:drawing>
                  <wp:anchor distT="0" distB="0" distL="114300" distR="114300" simplePos="0" relativeHeight="251838464" behindDoc="0" locked="0" layoutInCell="1" allowOverlap="1" wp14:anchorId="11DD4EA5" wp14:editId="721ED9E5">
                    <wp:simplePos x="0" y="0"/>
                    <wp:positionH relativeFrom="column">
                      <wp:posOffset>1449705</wp:posOffset>
                    </wp:positionH>
                    <wp:positionV relativeFrom="paragraph">
                      <wp:posOffset>421005</wp:posOffset>
                    </wp:positionV>
                    <wp:extent cx="1403985" cy="1439545"/>
                    <wp:effectExtent l="0" t="0" r="24765" b="27305"/>
                    <wp:wrapNone/>
                    <wp:docPr id="1167251716"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3FDE2B" w14:textId="77777777" w:rsidR="00101448" w:rsidRDefault="00101448" w:rsidP="00101448">
                                <w:pPr>
                                  <w:spacing w:after="0"/>
                                  <w:jc w:val="center"/>
                                  <w:rPr>
                                    <w:b/>
                                    <w:bCs/>
                                    <w:color w:val="5D7AA1"/>
                                  </w:rPr>
                                </w:pPr>
                                <w:r w:rsidRPr="008F1210">
                                  <w:rPr>
                                    <w:b/>
                                    <w:bCs/>
                                    <w:color w:val="5D7AA1"/>
                                  </w:rPr>
                                  <w:t>Amplitude</w:t>
                                </w:r>
                              </w:p>
                              <w:p w14:paraId="6E3AF309" w14:textId="77777777" w:rsidR="00101448" w:rsidRPr="008F1210" w:rsidRDefault="00101448" w:rsidP="00101448">
                                <w:pPr>
                                  <w:spacing w:after="0"/>
                                  <w:jc w:val="center"/>
                                  <w:rPr>
                                    <w:b/>
                                    <w:bCs/>
                                    <w:color w:val="5D7AA1"/>
                                  </w:rPr>
                                </w:pPr>
                                <w:r w:rsidRPr="008F1210">
                                  <w:rPr>
                                    <w:b/>
                                    <w:bCs/>
                                    <w:color w:val="5D7AA1"/>
                                  </w:rPr>
                                  <w:t>Fluctuation type</w:t>
                                </w:r>
                              </w:p>
                              <w:p w14:paraId="668A81D3" w14:textId="1C0623EB" w:rsidR="00101448" w:rsidRPr="008F1210" w:rsidRDefault="00057DD6" w:rsidP="00101448">
                                <w:pPr>
                                  <w:spacing w:after="0"/>
                                  <w:jc w:val="center"/>
                                  <w:rPr>
                                    <w:b/>
                                    <w:bCs/>
                                    <w:color w:val="5D7AA1"/>
                                  </w:rPr>
                                </w:pPr>
                                <w:r>
                                  <w:rPr>
                                    <w:b/>
                                    <w:bCs/>
                                    <w:color w:val="5D7AA1"/>
                                  </w:rPr>
                                  <w:t>Plasticity type</w:t>
                                </w:r>
                              </w:p>
                              <w:p w14:paraId="6AA368AC" w14:textId="77777777" w:rsidR="00101448" w:rsidRPr="008F1210" w:rsidRDefault="00101448" w:rsidP="00101448">
                                <w:pPr>
                                  <w:spacing w:after="0"/>
                                  <w:jc w:val="center"/>
                                  <w:rPr>
                                    <w:b/>
                                    <w:bCs/>
                                    <w:color w:val="5D7AA1"/>
                                  </w:rPr>
                                </w:pPr>
                                <w:r w:rsidRPr="008F1210">
                                  <w:rPr>
                                    <w:b/>
                                    <w:bCs/>
                                    <w:color w:val="5D7AA1"/>
                                  </w:rPr>
                                  <w:t>Trait categories</w:t>
                                </w:r>
                              </w:p>
                              <w:p w14:paraId="19F37357" w14:textId="77777777" w:rsidR="00101448" w:rsidRPr="008F1210" w:rsidRDefault="00101448" w:rsidP="00101448">
                                <w:pPr>
                                  <w:spacing w:after="0"/>
                                  <w:jc w:val="center"/>
                                  <w:rPr>
                                    <w:b/>
                                    <w:bCs/>
                                    <w:color w:val="5D7AA1"/>
                                  </w:rPr>
                                </w:pPr>
                                <w:r w:rsidRPr="008F1210">
                                  <w:rPr>
                                    <w:b/>
                                    <w:bCs/>
                                    <w:color w:val="5D7AA1"/>
                                  </w:rPr>
                                  <w:t>Specific traits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D4EA5" id="_x0000_s1036" style="position:absolute;margin-left:114.15pt;margin-top:33.15pt;width:110.55pt;height:11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" fillcolor="#5d7aa1" strokecolor="#09101d [484]" strokeweight="1pt">
                    <v:fill opacity="16448f"/>
                    <v:textbox>
                      <w:txbxContent>
                        <w:p w14:paraId="353FDE2B" w14:textId="77777777" w:rsidR="00101448" w:rsidRDefault="00101448" w:rsidP="00101448">
                          <w:pPr>
                            <w:spacing w:after="0"/>
                            <w:jc w:val="center"/>
                            <w:rPr>
                              <w:b/>
                              <w:bCs/>
                              <w:color w:val="5D7AA1"/>
                            </w:rPr>
                          </w:pPr>
                          <w:r w:rsidRPr="008F1210">
                            <w:rPr>
                              <w:b/>
                              <w:bCs/>
                              <w:color w:val="5D7AA1"/>
                            </w:rPr>
                            <w:t>Amplitude</w:t>
                          </w:r>
                        </w:p>
                        <w:p w14:paraId="6E3AF309" w14:textId="77777777" w:rsidR="00101448" w:rsidRPr="008F1210" w:rsidRDefault="00101448" w:rsidP="00101448">
                          <w:pPr>
                            <w:spacing w:after="0"/>
                            <w:jc w:val="center"/>
                            <w:rPr>
                              <w:b/>
                              <w:bCs/>
                              <w:color w:val="5D7AA1"/>
                            </w:rPr>
                          </w:pPr>
                          <w:r w:rsidRPr="008F1210">
                            <w:rPr>
                              <w:b/>
                              <w:bCs/>
                              <w:color w:val="5D7AA1"/>
                            </w:rPr>
                            <w:t>Fluctuation type</w:t>
                          </w:r>
                        </w:p>
                        <w:p w14:paraId="668A81D3" w14:textId="1C0623EB" w:rsidR="00101448" w:rsidRPr="008F1210" w:rsidRDefault="00057DD6" w:rsidP="00101448">
                          <w:pPr>
                            <w:spacing w:after="0"/>
                            <w:jc w:val="center"/>
                            <w:rPr>
                              <w:b/>
                              <w:bCs/>
                              <w:color w:val="5D7AA1"/>
                            </w:rPr>
                          </w:pPr>
                          <w:r>
                            <w:rPr>
                              <w:b/>
                              <w:bCs/>
                              <w:color w:val="5D7AA1"/>
                            </w:rPr>
                            <w:t>Plasticity type</w:t>
                          </w:r>
                        </w:p>
                        <w:p w14:paraId="6AA368AC" w14:textId="77777777" w:rsidR="00101448" w:rsidRPr="008F1210" w:rsidRDefault="00101448" w:rsidP="00101448">
                          <w:pPr>
                            <w:spacing w:after="0"/>
                            <w:jc w:val="center"/>
                            <w:rPr>
                              <w:b/>
                              <w:bCs/>
                              <w:color w:val="5D7AA1"/>
                            </w:rPr>
                          </w:pPr>
                          <w:r w:rsidRPr="008F1210">
                            <w:rPr>
                              <w:b/>
                              <w:bCs/>
                              <w:color w:val="5D7AA1"/>
                            </w:rPr>
                            <w:t>Trait categories</w:t>
                          </w:r>
                        </w:p>
                        <w:p w14:paraId="19F37357" w14:textId="77777777" w:rsidR="00101448" w:rsidRPr="008F1210" w:rsidRDefault="00101448" w:rsidP="00101448">
                          <w:pPr>
                            <w:spacing w:after="0"/>
                            <w:jc w:val="center"/>
                            <w:rPr>
                              <w:b/>
                              <w:bCs/>
                              <w:color w:val="5D7AA1"/>
                            </w:rPr>
                          </w:pPr>
                          <w:r w:rsidRPr="008F1210">
                            <w:rPr>
                              <w:b/>
                              <w:bCs/>
                              <w:color w:val="5D7AA1"/>
                            </w:rPr>
                            <w:t>Specific traits</w:t>
                          </w:r>
                        </w:p>
                      </w:txbxContent>
                    </v:textbox>
                  </v:rect>
                </w:pict>
              </mc:Fallback>
            </mc:AlternateContent>
          </w:r>
          <w:r w:rsidDel="000823A9">
            <w:rPr>
              <w:noProof/>
            </w:rPr>
            <mc:AlternateContent>
              <mc:Choice Requires="wps">
                <w:drawing>
                  <wp:anchor distT="0" distB="0" distL="114300" distR="114300" simplePos="0" relativeHeight="251832320" behindDoc="0" locked="0" layoutInCell="1" allowOverlap="1" wp14:anchorId="249A0ABF" wp14:editId="449B123C">
                    <wp:simplePos x="0" y="0"/>
                    <wp:positionH relativeFrom="margin">
                      <wp:posOffset>28575</wp:posOffset>
                    </wp:positionH>
                    <wp:positionV relativeFrom="paragraph">
                      <wp:posOffset>421005</wp:posOffset>
                    </wp:positionV>
                    <wp:extent cx="1403985" cy="1439545"/>
                    <wp:effectExtent l="0" t="0" r="24765" b="27305"/>
                    <wp:wrapNone/>
                    <wp:docPr id="1220407292"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9C96D1" w14:textId="77777777" w:rsidR="00101448" w:rsidRDefault="00101448" w:rsidP="00101448">
                                <w:pPr>
                                  <w:spacing w:after="0"/>
                                  <w:jc w:val="center"/>
                                  <w:rPr>
                                    <w:b/>
                                    <w:bCs/>
                                    <w:color w:val="5D7AA1"/>
                                  </w:rPr>
                                </w:pPr>
                                <w:r w:rsidRPr="008F1210">
                                  <w:rPr>
                                    <w:b/>
                                    <w:bCs/>
                                    <w:color w:val="5D7AA1"/>
                                  </w:rPr>
                                  <w:t>Amplitude</w:t>
                                </w:r>
                              </w:p>
                              <w:p w14:paraId="31528AF8" w14:textId="77777777" w:rsidR="00101448" w:rsidRPr="008F1210" w:rsidRDefault="00101448" w:rsidP="00101448">
                                <w:pPr>
                                  <w:spacing w:after="0"/>
                                  <w:jc w:val="center"/>
                                  <w:rPr>
                                    <w:b/>
                                    <w:bCs/>
                                    <w:color w:val="5D7AA1"/>
                                  </w:rPr>
                                </w:pPr>
                                <w:r>
                                  <w:rPr>
                                    <w:b/>
                                    <w:bCs/>
                                    <w:color w:val="5D7AA1"/>
                                  </w:rPr>
                                  <w:t>Fluctuation type</w:t>
                                </w:r>
                              </w:p>
                              <w:p w14:paraId="46AA2B07" w14:textId="58245268" w:rsidR="00101448" w:rsidRPr="008F1210" w:rsidRDefault="00057DD6" w:rsidP="00101448">
                                <w:pPr>
                                  <w:spacing w:after="0"/>
                                  <w:jc w:val="center"/>
                                  <w:rPr>
                                    <w:b/>
                                    <w:bCs/>
                                    <w:color w:val="5D7AA1"/>
                                  </w:rPr>
                                </w:pPr>
                                <w:r>
                                  <w:rPr>
                                    <w:b/>
                                    <w:bCs/>
                                    <w:color w:val="5D7AA1"/>
                                  </w:rPr>
                                  <w:t>Plasticity type</w:t>
                                </w:r>
                              </w:p>
                              <w:p w14:paraId="09418AB5" w14:textId="77777777" w:rsidR="00101448" w:rsidRPr="008F1210" w:rsidRDefault="00101448" w:rsidP="00101448">
                                <w:pPr>
                                  <w:spacing w:after="0"/>
                                  <w:jc w:val="center"/>
                                  <w:rPr>
                                    <w:b/>
                                    <w:bCs/>
                                    <w:color w:val="5D7AA1"/>
                                  </w:rPr>
                                </w:pPr>
                                <w:r w:rsidRPr="008F1210">
                                  <w:rPr>
                                    <w:b/>
                                    <w:bCs/>
                                    <w:color w:val="5D7AA1"/>
                                  </w:rPr>
                                  <w:t>Trait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A0ABF" id="_x0000_s1037" style="position:absolute;margin-left:2.25pt;margin-top:33.15pt;width:110.55pt;height:113.3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" fillcolor="#5d7aa1" strokecolor="#09101d [484]" strokeweight="1pt">
                    <v:fill opacity="16448f"/>
                    <v:textbox>
                      <w:txbxContent>
                        <w:p w14:paraId="2B9C96D1" w14:textId="77777777" w:rsidR="00101448" w:rsidRDefault="00101448" w:rsidP="00101448">
                          <w:pPr>
                            <w:spacing w:after="0"/>
                            <w:jc w:val="center"/>
                            <w:rPr>
                              <w:b/>
                              <w:bCs/>
                              <w:color w:val="5D7AA1"/>
                            </w:rPr>
                          </w:pPr>
                          <w:r w:rsidRPr="008F1210">
                            <w:rPr>
                              <w:b/>
                              <w:bCs/>
                              <w:color w:val="5D7AA1"/>
                            </w:rPr>
                            <w:t>Amplitude</w:t>
                          </w:r>
                        </w:p>
                        <w:p w14:paraId="31528AF8" w14:textId="77777777" w:rsidR="00101448" w:rsidRPr="008F1210" w:rsidRDefault="00101448" w:rsidP="00101448">
                          <w:pPr>
                            <w:spacing w:after="0"/>
                            <w:jc w:val="center"/>
                            <w:rPr>
                              <w:b/>
                              <w:bCs/>
                              <w:color w:val="5D7AA1"/>
                            </w:rPr>
                          </w:pPr>
                          <w:r>
                            <w:rPr>
                              <w:b/>
                              <w:bCs/>
                              <w:color w:val="5D7AA1"/>
                            </w:rPr>
                            <w:t>Fluctuation type</w:t>
                          </w:r>
                        </w:p>
                        <w:p w14:paraId="46AA2B07" w14:textId="58245268" w:rsidR="00101448" w:rsidRPr="008F1210" w:rsidRDefault="00057DD6" w:rsidP="00101448">
                          <w:pPr>
                            <w:spacing w:after="0"/>
                            <w:jc w:val="center"/>
                            <w:rPr>
                              <w:b/>
                              <w:bCs/>
                              <w:color w:val="5D7AA1"/>
                            </w:rPr>
                          </w:pPr>
                          <w:r>
                            <w:rPr>
                              <w:b/>
                              <w:bCs/>
                              <w:color w:val="5D7AA1"/>
                            </w:rPr>
                            <w:t>Plasticity type</w:t>
                          </w:r>
                        </w:p>
                        <w:p w14:paraId="09418AB5" w14:textId="77777777" w:rsidR="00101448" w:rsidRPr="008F1210" w:rsidRDefault="00101448" w:rsidP="00101448">
                          <w:pPr>
                            <w:spacing w:after="0"/>
                            <w:jc w:val="center"/>
                            <w:rPr>
                              <w:b/>
                              <w:bCs/>
                              <w:color w:val="5D7AA1"/>
                            </w:rPr>
                          </w:pPr>
                          <w:r w:rsidRPr="008F1210">
                            <w:rPr>
                              <w:b/>
                              <w:bCs/>
                              <w:color w:val="5D7AA1"/>
                            </w:rPr>
                            <w:t>Trait categories</w:t>
                          </w:r>
                        </w:p>
                      </w:txbxContent>
                    </v:textbox>
                    <w10:wrap anchorx="margin"/>
                  </v:rect>
                </w:pict>
              </mc:Fallback>
            </mc:AlternateContent>
          </w:r>
        </w:del>
      </w:moveFrom>
    </w:p>
    <w:p w14:paraId="629B5081" w14:textId="7D32642F" w:rsidR="00101448" w:rsidRPr="004D2D80" w:rsidDel="000823A9" w:rsidRDefault="00101448">
      <w:pPr>
        <w:spacing w:line="240" w:lineRule="auto"/>
        <w:divId w:val="536086500"/>
        <w:rPr>
          <w:del w:id="775" w:author="Daniel Noble" w:date="2025-04-03T10:36:00Z" w16du:dateUtc="2025-04-02T23:36:00Z"/>
          <w:moveFrom w:id="776" w:author="Daniel Noble" w:date="2025-02-22T11:24:00Z" w16du:dateUtc="2025-02-22T00:24:00Z"/>
        </w:rPr>
        <w:pPrChange w:id="777" w:author="Daniel Noble" w:date="2025-02-01T13:22:00Z" w16du:dateUtc="2025-02-01T02:22:00Z">
          <w:pPr>
            <w:divId w:val="536086500"/>
          </w:pPr>
        </w:pPrChange>
      </w:pPr>
    </w:p>
    <w:p w14:paraId="7B6C58A0" w14:textId="113A5A42" w:rsidR="00101448" w:rsidRPr="004D2D80" w:rsidDel="000823A9" w:rsidRDefault="00101448">
      <w:pPr>
        <w:spacing w:line="240" w:lineRule="auto"/>
        <w:divId w:val="536086500"/>
        <w:rPr>
          <w:del w:id="778" w:author="Daniel Noble" w:date="2025-04-03T10:36:00Z" w16du:dateUtc="2025-04-02T23:36:00Z"/>
          <w:moveFrom w:id="779" w:author="Daniel Noble" w:date="2025-02-22T11:24:00Z" w16du:dateUtc="2025-02-22T00:24:00Z"/>
        </w:rPr>
        <w:pPrChange w:id="780" w:author="Daniel Noble" w:date="2025-02-01T13:22:00Z" w16du:dateUtc="2025-02-01T02:22:00Z">
          <w:pPr>
            <w:divId w:val="536086500"/>
          </w:pPr>
        </w:pPrChange>
      </w:pPr>
    </w:p>
    <w:p w14:paraId="0690E452" w14:textId="06A56122" w:rsidR="00101448" w:rsidRPr="004D2D80" w:rsidDel="000823A9" w:rsidRDefault="00101448">
      <w:pPr>
        <w:spacing w:line="240" w:lineRule="auto"/>
        <w:divId w:val="536086500"/>
        <w:rPr>
          <w:del w:id="781" w:author="Daniel Noble" w:date="2025-04-03T10:36:00Z" w16du:dateUtc="2025-04-02T23:36:00Z"/>
          <w:moveFrom w:id="782" w:author="Daniel Noble" w:date="2025-02-22T11:24:00Z" w16du:dateUtc="2025-02-22T00:24:00Z"/>
        </w:rPr>
        <w:pPrChange w:id="783" w:author="Daniel Noble" w:date="2025-02-01T13:22:00Z" w16du:dateUtc="2025-02-01T02:22:00Z">
          <w:pPr>
            <w:divId w:val="536086500"/>
          </w:pPr>
        </w:pPrChange>
      </w:pPr>
    </w:p>
    <w:p w14:paraId="7F93CA5E" w14:textId="118C0FF3" w:rsidR="00101448" w:rsidRPr="004D2D80" w:rsidDel="000823A9" w:rsidRDefault="00101448">
      <w:pPr>
        <w:spacing w:line="240" w:lineRule="auto"/>
        <w:divId w:val="536086500"/>
        <w:rPr>
          <w:del w:id="784" w:author="Daniel Noble" w:date="2025-04-03T10:36:00Z" w16du:dateUtc="2025-04-02T23:36:00Z"/>
          <w:moveFrom w:id="785" w:author="Daniel Noble" w:date="2025-02-22T11:24:00Z" w16du:dateUtc="2025-02-22T00:24:00Z"/>
        </w:rPr>
        <w:pPrChange w:id="786" w:author="Daniel Noble" w:date="2025-02-01T13:22:00Z" w16du:dateUtc="2025-02-01T02:22:00Z">
          <w:pPr>
            <w:divId w:val="536086500"/>
          </w:pPr>
        </w:pPrChange>
      </w:pPr>
    </w:p>
    <w:p w14:paraId="63C77B45" w14:textId="454C9267" w:rsidR="00101448" w:rsidRPr="004D2D80" w:rsidDel="000823A9" w:rsidRDefault="00101448">
      <w:pPr>
        <w:spacing w:line="240" w:lineRule="auto"/>
        <w:divId w:val="536086500"/>
        <w:rPr>
          <w:del w:id="787" w:author="Daniel Noble" w:date="2025-04-03T10:36:00Z" w16du:dateUtc="2025-04-02T23:36:00Z"/>
          <w:moveFrom w:id="788" w:author="Daniel Noble" w:date="2025-02-22T11:24:00Z" w16du:dateUtc="2025-02-22T00:24:00Z"/>
        </w:rPr>
        <w:pPrChange w:id="789" w:author="Daniel Noble" w:date="2025-02-01T13:22:00Z" w16du:dateUtc="2025-02-01T02:22:00Z">
          <w:pPr>
            <w:divId w:val="536086500"/>
          </w:pPr>
        </w:pPrChange>
      </w:pPr>
    </w:p>
    <w:p w14:paraId="76D10178" w14:textId="25994AF1" w:rsidR="00101448" w:rsidRPr="004D2D80" w:rsidDel="000823A9" w:rsidRDefault="00101448">
      <w:pPr>
        <w:spacing w:line="240" w:lineRule="auto"/>
        <w:divId w:val="536086500"/>
        <w:rPr>
          <w:del w:id="790" w:author="Daniel Noble" w:date="2025-04-03T10:36:00Z" w16du:dateUtc="2025-04-02T23:36:00Z"/>
          <w:moveFrom w:id="791" w:author="Daniel Noble" w:date="2025-02-22T11:24:00Z" w16du:dateUtc="2025-02-22T00:24:00Z"/>
        </w:rPr>
        <w:pPrChange w:id="792" w:author="Daniel Noble" w:date="2025-02-01T13:22:00Z" w16du:dateUtc="2025-02-01T02:22:00Z">
          <w:pPr>
            <w:spacing w:line="480" w:lineRule="auto"/>
            <w:divId w:val="536086500"/>
          </w:pPr>
        </w:pPrChange>
      </w:pPr>
      <w:commentRangeStart w:id="793"/>
      <w:commentRangeStart w:id="794"/>
    </w:p>
    <w:p w14:paraId="2A460B2B" w14:textId="04DCCB02" w:rsidR="00101448" w:rsidDel="000823A9" w:rsidRDefault="00101448">
      <w:pPr>
        <w:spacing w:line="240" w:lineRule="auto"/>
        <w:divId w:val="536086500"/>
        <w:rPr>
          <w:del w:id="795" w:author="Daniel Noble" w:date="2025-04-03T10:36:00Z" w16du:dateUtc="2025-04-02T23:36:00Z"/>
          <w:moveFrom w:id="796" w:author="Daniel Noble" w:date="2025-02-22T11:24:00Z" w16du:dateUtc="2025-02-22T00:24:00Z"/>
          <w:rFonts w:ascii="Times New Roman" w:eastAsiaTheme="minorEastAsia" w:hAnsi="Times New Roman" w:cs="Times New Roman"/>
          <w:sz w:val="24"/>
          <w:szCs w:val="24"/>
        </w:rPr>
        <w:pPrChange w:id="797" w:author="Daniel Noble" w:date="2025-02-01T13:22:00Z" w16du:dateUtc="2025-02-01T02:22:00Z">
          <w:pPr>
            <w:divId w:val="536086500"/>
          </w:pPr>
        </w:pPrChange>
      </w:pPr>
    </w:p>
    <w:p w14:paraId="621D0B7A" w14:textId="5C83739F" w:rsidR="00101448" w:rsidRPr="00470F81" w:rsidDel="000823A9" w:rsidRDefault="00DC1585">
      <w:pPr>
        <w:spacing w:line="240" w:lineRule="auto"/>
        <w:divId w:val="536086500"/>
        <w:rPr>
          <w:del w:id="798" w:author="Daniel Noble" w:date="2025-04-03T10:36:00Z" w16du:dateUtc="2025-04-02T23:36:00Z"/>
          <w:moveFrom w:id="799" w:author="Daniel Noble" w:date="2025-02-22T11:24:00Z" w16du:dateUtc="2025-02-22T00:24:00Z"/>
          <w:rFonts w:ascii="Times New Roman" w:eastAsiaTheme="minorEastAsia" w:hAnsi="Times New Roman" w:cs="Times New Roman"/>
          <w:b/>
          <w:bCs/>
          <w:sz w:val="24"/>
          <w:szCs w:val="24"/>
        </w:rPr>
        <w:pPrChange w:id="800" w:author="Daniel Noble" w:date="2025-02-01T13:22:00Z" w16du:dateUtc="2025-02-01T02:22:00Z">
          <w:pPr>
            <w:divId w:val="536086500"/>
          </w:pPr>
        </w:pPrChange>
      </w:pPr>
      <w:moveFrom w:id="801" w:author="Daniel Noble" w:date="2025-02-22T11:24:00Z" w16du:dateUtc="2025-02-22T00:24:00Z">
        <w:del w:id="802" w:author="Daniel Noble" w:date="2025-04-03T10:36:00Z" w16du:dateUtc="2025-04-02T23:36:00Z">
          <w:r w:rsidRPr="00470F81" w:rsidDel="000823A9">
            <w:rPr>
              <w:rFonts w:ascii="Times New Roman" w:eastAsiaTheme="minorEastAsia" w:hAnsi="Times New Roman" w:cs="Times New Roman"/>
              <w:b/>
              <w:bCs/>
              <w:sz w:val="24"/>
              <w:szCs w:val="24"/>
            </w:rPr>
            <w:delText>Figure 2</w:delText>
          </w:r>
          <w:commentRangeEnd w:id="793"/>
          <w:r w:rsidR="00151E59" w:rsidDel="000823A9">
            <w:rPr>
              <w:rStyle w:val="CommentReference"/>
            </w:rPr>
            <w:commentReference w:id="793"/>
          </w:r>
          <w:commentRangeEnd w:id="794"/>
          <w:r w:rsidR="001671B5" w:rsidDel="000823A9">
            <w:rPr>
              <w:rStyle w:val="CommentReference"/>
            </w:rPr>
            <w:commentReference w:id="794"/>
          </w:r>
        </w:del>
      </w:moveFrom>
    </w:p>
    <w:moveFromRangeEnd w:id="702"/>
    <w:p w14:paraId="76F29BD1" w14:textId="5450AA1E" w:rsidR="0012239A" w:rsidDel="000823A9" w:rsidRDefault="0012239A">
      <w:pPr>
        <w:spacing w:line="240" w:lineRule="auto"/>
        <w:divId w:val="536086500"/>
        <w:rPr>
          <w:del w:id="803" w:author="Daniel Noble" w:date="2025-04-03T10:36:00Z" w16du:dateUtc="2025-04-02T23:36:00Z"/>
          <w:rFonts w:ascii="Times New Roman" w:eastAsiaTheme="minorEastAsia" w:hAnsi="Times New Roman" w:cs="Times New Roman"/>
          <w:sz w:val="24"/>
          <w:szCs w:val="24"/>
        </w:rPr>
        <w:pPrChange w:id="804" w:author="Daniel Noble" w:date="2025-02-01T13:22:00Z" w16du:dateUtc="2025-02-01T02:22:00Z">
          <w:pPr>
            <w:divId w:val="536086500"/>
          </w:pPr>
        </w:pPrChange>
      </w:pPr>
    </w:p>
    <w:p w14:paraId="359B3138" w14:textId="1DBBEF89" w:rsidR="0012239A" w:rsidDel="000823A9" w:rsidRDefault="0012239A">
      <w:pPr>
        <w:spacing w:line="240" w:lineRule="auto"/>
        <w:divId w:val="536086500"/>
        <w:rPr>
          <w:del w:id="805" w:author="Daniel Noble" w:date="2025-04-03T10:36:00Z" w16du:dateUtc="2025-04-02T23:36:00Z"/>
          <w:rFonts w:ascii="Times New Roman" w:eastAsiaTheme="minorEastAsia" w:hAnsi="Times New Roman" w:cs="Times New Roman"/>
          <w:sz w:val="24"/>
          <w:szCs w:val="24"/>
        </w:rPr>
        <w:pPrChange w:id="806" w:author="Daniel Noble" w:date="2025-02-01T13:22:00Z" w16du:dateUtc="2025-02-01T02:22:00Z">
          <w:pPr>
            <w:divId w:val="536086500"/>
          </w:pPr>
        </w:pPrChange>
      </w:pPr>
    </w:p>
    <w:p w14:paraId="4DE12B77" w14:textId="524D661F" w:rsidR="0012239A" w:rsidDel="000823A9" w:rsidRDefault="0012239A">
      <w:pPr>
        <w:spacing w:line="240" w:lineRule="auto"/>
        <w:divId w:val="536086500"/>
        <w:rPr>
          <w:del w:id="807" w:author="Daniel Noble" w:date="2025-04-03T10:36:00Z" w16du:dateUtc="2025-04-02T23:36:00Z"/>
          <w:rFonts w:ascii="Times New Roman" w:eastAsiaTheme="minorEastAsia" w:hAnsi="Times New Roman" w:cs="Times New Roman"/>
          <w:sz w:val="24"/>
          <w:szCs w:val="24"/>
        </w:rPr>
        <w:pPrChange w:id="808" w:author="Daniel Noble" w:date="2025-02-01T13:22:00Z" w16du:dateUtc="2025-02-01T02:22:00Z">
          <w:pPr>
            <w:divId w:val="536086500"/>
          </w:pPr>
        </w:pPrChange>
      </w:pPr>
    </w:p>
    <w:p w14:paraId="7E5390B2" w14:textId="707A7F39" w:rsidR="0012239A" w:rsidDel="000823A9" w:rsidRDefault="0012239A">
      <w:pPr>
        <w:spacing w:line="240" w:lineRule="auto"/>
        <w:divId w:val="536086500"/>
        <w:rPr>
          <w:del w:id="809" w:author="Daniel Noble" w:date="2025-04-03T10:36:00Z" w16du:dateUtc="2025-04-02T23:36:00Z"/>
          <w:rFonts w:ascii="Times New Roman" w:eastAsiaTheme="minorEastAsia" w:hAnsi="Times New Roman" w:cs="Times New Roman"/>
          <w:sz w:val="24"/>
          <w:szCs w:val="24"/>
        </w:rPr>
        <w:pPrChange w:id="810" w:author="Daniel Noble" w:date="2025-02-01T13:22:00Z" w16du:dateUtc="2025-02-01T02:22:00Z">
          <w:pPr>
            <w:divId w:val="536086500"/>
          </w:pPr>
        </w:pPrChange>
      </w:pPr>
    </w:p>
    <w:p w14:paraId="2A346331" w14:textId="5BD66361" w:rsidR="0012239A" w:rsidDel="00F92704" w:rsidRDefault="000823A9">
      <w:pPr>
        <w:spacing w:line="240" w:lineRule="auto"/>
        <w:divId w:val="536086500"/>
        <w:rPr>
          <w:del w:id="811" w:author="Daniel Noble" w:date="2025-02-22T12:04:00Z" w16du:dateUtc="2025-02-22T01:04:00Z"/>
          <w:rFonts w:ascii="Times New Roman" w:eastAsiaTheme="minorEastAsia" w:hAnsi="Times New Roman" w:cs="Times New Roman"/>
          <w:sz w:val="24"/>
          <w:szCs w:val="24"/>
        </w:rPr>
        <w:pPrChange w:id="812" w:author="Daniel Noble" w:date="2025-02-01T13:22:00Z" w16du:dateUtc="2025-02-01T02:22:00Z">
          <w:pPr>
            <w:divId w:val="536086500"/>
          </w:pPr>
        </w:pPrChange>
      </w:pPr>
      <w:ins w:id="813" w:author="Daniel Noble" w:date="2025-04-03T10:36:00Z" w16du:dateUtc="2025-04-02T23:36:00Z">
        <w:r>
          <w:rPr>
            <w:rFonts w:ascii="Times New Roman" w:eastAsiaTheme="minorEastAsia" w:hAnsi="Times New Roman" w:cs="Times New Roman"/>
            <w:noProof/>
            <w:sz w:val="24"/>
            <w:szCs w:val="24"/>
          </w:rPr>
          <w:drawing>
            <wp:inline distT="0" distB="0" distL="0" distR="0" wp14:anchorId="4AAF592E" wp14:editId="00C453CE">
              <wp:extent cx="5731510" cy="4093845"/>
              <wp:effectExtent l="0" t="0" r="0" b="0"/>
              <wp:docPr id="1026528766" name="Picture 50"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28766" name="Picture 50" descr="A diagram of a diagram of a diagram&#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ins>
    </w:p>
    <w:p w14:paraId="1B452C6C" w14:textId="47C5D9FD" w:rsidR="0012239A" w:rsidDel="00F92704" w:rsidRDefault="0012239A">
      <w:pPr>
        <w:spacing w:line="240" w:lineRule="auto"/>
        <w:divId w:val="536086500"/>
        <w:rPr>
          <w:del w:id="814" w:author="Daniel Noble" w:date="2025-02-22T12:04:00Z" w16du:dateUtc="2025-02-22T01:04:00Z"/>
          <w:rFonts w:ascii="Times New Roman" w:eastAsiaTheme="minorEastAsia" w:hAnsi="Times New Roman" w:cs="Times New Roman"/>
          <w:sz w:val="24"/>
          <w:szCs w:val="24"/>
        </w:rPr>
        <w:pPrChange w:id="815" w:author="Daniel Noble" w:date="2025-02-01T13:22:00Z" w16du:dateUtc="2025-02-01T02:22:00Z">
          <w:pPr>
            <w:divId w:val="536086500"/>
          </w:pPr>
        </w:pPrChange>
      </w:pPr>
    </w:p>
    <w:p w14:paraId="3063CDB3" w14:textId="52015BE3" w:rsidR="003F2DE3" w:rsidRPr="00402514" w:rsidDel="00F92704" w:rsidRDefault="003F2DE3">
      <w:pPr>
        <w:spacing w:after="0" w:line="240" w:lineRule="auto"/>
        <w:ind w:firstLine="720"/>
        <w:divId w:val="536086500"/>
        <w:rPr>
          <w:del w:id="816" w:author="Daniel Noble" w:date="2025-02-22T12:04:00Z" w16du:dateUtc="2025-02-22T01:04:00Z"/>
          <w:rFonts w:ascii="Times New Roman" w:eastAsiaTheme="minorEastAsia" w:hAnsi="Times New Roman" w:cs="Times New Roman"/>
          <w:sz w:val="24"/>
          <w:szCs w:val="24"/>
        </w:rPr>
        <w:pPrChange w:id="817" w:author="Daniel Noble" w:date="2025-02-01T13:22:00Z" w16du:dateUtc="2025-02-01T02:22:00Z">
          <w:pPr>
            <w:spacing w:after="0" w:line="480" w:lineRule="auto"/>
            <w:ind w:firstLine="720"/>
            <w:divId w:val="536086500"/>
          </w:pPr>
        </w:pPrChange>
      </w:pPr>
    </w:p>
    <w:p w14:paraId="6882BC83" w14:textId="192F0489" w:rsidR="00CB1B76" w:rsidRPr="00402514" w:rsidDel="00461149" w:rsidRDefault="003F2DE3">
      <w:pPr>
        <w:spacing w:line="240" w:lineRule="auto"/>
        <w:divId w:val="536086500"/>
        <w:rPr>
          <w:del w:id="818" w:author="Daniel Noble" w:date="2025-02-22T11:27:00Z" w16du:dateUtc="2025-02-22T00:27:00Z"/>
          <w:rFonts w:ascii="Times New Roman" w:eastAsiaTheme="minorEastAsia" w:hAnsi="Times New Roman" w:cs="Times New Roman"/>
          <w:sz w:val="24"/>
          <w:szCs w:val="24"/>
        </w:rPr>
        <w:pPrChange w:id="819" w:author="Daniel Noble" w:date="2025-02-22T11:27:00Z" w16du:dateUtc="2025-02-22T00:27:00Z">
          <w:pPr>
            <w:spacing w:line="480" w:lineRule="auto"/>
            <w:divId w:val="536086500"/>
          </w:pPr>
        </w:pPrChange>
      </w:pPr>
      <w:del w:id="820" w:author="Daniel Noble" w:date="2025-02-22T11:13:00Z" w16du:dateUtc="2025-02-22T00:13:00Z">
        <w:r w:rsidRPr="00402514" w:rsidDel="008B10BD">
          <w:rPr>
            <w:rFonts w:ascii="Times New Roman" w:hAnsi="Times New Roman" w:cs="Times New Roman"/>
            <w:noProof/>
            <w:sz w:val="24"/>
            <w:szCs w:val="24"/>
          </w:rPr>
          <w:drawing>
            <wp:inline distT="0" distB="0" distL="0" distR="0" wp14:anchorId="1F4C2BD7" wp14:editId="1FDC756A">
              <wp:extent cx="2862000" cy="2289600"/>
              <wp:effectExtent l="0" t="0" r="0" b="0"/>
              <wp:docPr id="169221457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14579" name="Picture 1" descr="A graph of a diagram&#10;&#10;Description automatically generated with medium confidence"/>
                      <pic:cNvPicPr/>
                    </pic:nvPicPr>
                    <pic:blipFill>
                      <a:blip r:embed="rId68"/>
                      <a:stretch>
                        <a:fillRect/>
                      </a:stretch>
                    </pic:blipFill>
                    <pic:spPr>
                      <a:xfrm>
                        <a:off x="0" y="0"/>
                        <a:ext cx="2862000" cy="2289600"/>
                      </a:xfrm>
                      <a:prstGeom prst="rect">
                        <a:avLst/>
                      </a:prstGeom>
                    </pic:spPr>
                  </pic:pic>
                </a:graphicData>
              </a:graphic>
            </wp:inline>
          </w:drawing>
        </w:r>
        <w:r w:rsidRPr="00402514" w:rsidDel="008B10BD">
          <w:rPr>
            <w:rFonts w:ascii="Times New Roman" w:hAnsi="Times New Roman" w:cs="Times New Roman"/>
            <w:noProof/>
            <w:sz w:val="24"/>
            <w:szCs w:val="24"/>
          </w:rPr>
          <w:drawing>
            <wp:inline distT="0" distB="0" distL="0" distR="0" wp14:anchorId="0A6A3637" wp14:editId="10E21874">
              <wp:extent cx="2862000" cy="2289600"/>
              <wp:effectExtent l="0" t="0" r="0" b="0"/>
              <wp:docPr id="1928329025"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9025" name="Picture 1" descr="A graph of a number of different numbers&#10;&#10;Description automatically generated with medium confidence"/>
                      <pic:cNvPicPr/>
                    </pic:nvPicPr>
                    <pic:blipFill>
                      <a:blip r:embed="rId69"/>
                      <a:stretch>
                        <a:fillRect/>
                      </a:stretch>
                    </pic:blipFill>
                    <pic:spPr>
                      <a:xfrm>
                        <a:off x="0" y="0"/>
                        <a:ext cx="2862000" cy="2289600"/>
                      </a:xfrm>
                      <a:prstGeom prst="rect">
                        <a:avLst/>
                      </a:prstGeom>
                    </pic:spPr>
                  </pic:pic>
                </a:graphicData>
              </a:graphic>
            </wp:inline>
          </w:drawing>
        </w:r>
      </w:del>
    </w:p>
    <w:p w14:paraId="4073CF87" w14:textId="5F00495F" w:rsidR="003F2DE3" w:rsidDel="00461149" w:rsidRDefault="003F2DE3">
      <w:pPr>
        <w:spacing w:line="240" w:lineRule="auto"/>
        <w:divId w:val="536086500"/>
        <w:rPr>
          <w:del w:id="821" w:author="Daniel Noble" w:date="2025-02-22T11:27:00Z" w16du:dateUtc="2025-02-22T00:27:00Z"/>
          <w:rFonts w:ascii="Times New Roman" w:hAnsi="Times New Roman" w:cs="Times New Roman"/>
          <w:b/>
          <w:bCs/>
          <w:sz w:val="24"/>
          <w:szCs w:val="24"/>
        </w:rPr>
        <w:pPrChange w:id="822" w:author="Daniel Noble" w:date="2025-02-22T11:27:00Z" w16du:dateUtc="2025-02-22T00:27:00Z">
          <w:pPr>
            <w:spacing w:line="480" w:lineRule="auto"/>
            <w:divId w:val="536086500"/>
          </w:pPr>
        </w:pPrChange>
      </w:pPr>
      <w:del w:id="823" w:author="Daniel Noble" w:date="2025-02-22T11:27:00Z" w16du:dateUtc="2025-02-22T00:27:00Z">
        <w:r w:rsidDel="00461149">
          <w:rPr>
            <w:rFonts w:ascii="Times New Roman" w:hAnsi="Times New Roman" w:cs="Times New Roman"/>
            <w:b/>
            <w:bCs/>
            <w:sz w:val="24"/>
            <w:szCs w:val="24"/>
          </w:rPr>
          <w:delText>Figure 3</w:delText>
        </w:r>
      </w:del>
    </w:p>
    <w:p w14:paraId="7FE77396" w14:textId="64C1DD9D" w:rsidR="004E6031" w:rsidRPr="00402514" w:rsidDel="00E942DD" w:rsidRDefault="004E6031">
      <w:pPr>
        <w:spacing w:after="0" w:line="240" w:lineRule="auto"/>
        <w:divId w:val="536086500"/>
        <w:rPr>
          <w:del w:id="824" w:author="Daniel Noble" w:date="2025-02-22T11:31:00Z" w16du:dateUtc="2025-02-22T00:31:00Z"/>
          <w:rFonts w:ascii="Times New Roman" w:hAnsi="Times New Roman" w:cs="Times New Roman"/>
          <w:sz w:val="24"/>
          <w:szCs w:val="24"/>
        </w:rPr>
        <w:pPrChange w:id="825" w:author="Daniel Noble" w:date="2025-02-22T11:27:00Z" w16du:dateUtc="2025-02-22T00:27:00Z">
          <w:pPr>
            <w:spacing w:after="0" w:line="480" w:lineRule="auto"/>
            <w:ind w:firstLine="720"/>
            <w:divId w:val="536086500"/>
          </w:pPr>
        </w:pPrChange>
      </w:pPr>
    </w:p>
    <w:p w14:paraId="6D4A31BB" w14:textId="7C5FB363" w:rsidR="004E6031" w:rsidRPr="00402514" w:rsidDel="00E942DD" w:rsidRDefault="004E6031">
      <w:pPr>
        <w:spacing w:line="240" w:lineRule="auto"/>
        <w:divId w:val="536086500"/>
        <w:rPr>
          <w:del w:id="826" w:author="Daniel Noble" w:date="2025-02-22T11:31:00Z" w16du:dateUtc="2025-02-22T00:31:00Z"/>
          <w:rFonts w:ascii="Times New Roman" w:hAnsi="Times New Roman" w:cs="Times New Roman"/>
          <w:b/>
          <w:bCs/>
          <w:sz w:val="24"/>
          <w:szCs w:val="24"/>
        </w:rPr>
        <w:pPrChange w:id="827" w:author="Daniel Noble" w:date="2025-02-01T13:22:00Z" w16du:dateUtc="2025-02-01T02:22:00Z">
          <w:pPr>
            <w:spacing w:line="480" w:lineRule="auto"/>
            <w:divId w:val="536086500"/>
          </w:pPr>
        </w:pPrChange>
      </w:pPr>
      <w:del w:id="828" w:author="Daniel Noble" w:date="2025-02-21T11:11:00Z" w16du:dateUtc="2025-02-21T00:11:00Z">
        <w:r w:rsidRPr="00402514" w:rsidDel="00F37164">
          <w:rPr>
            <w:rFonts w:ascii="Times New Roman" w:hAnsi="Times New Roman" w:cs="Times New Roman"/>
            <w:noProof/>
            <w:sz w:val="24"/>
            <w:szCs w:val="24"/>
          </w:rPr>
          <w:drawing>
            <wp:inline distT="0" distB="0" distL="0" distR="0" wp14:anchorId="2ECA19CA" wp14:editId="6FF01E31">
              <wp:extent cx="2862000" cy="1717200"/>
              <wp:effectExtent l="0" t="0" r="0" b="0"/>
              <wp:docPr id="1771956082"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56082" name="Picture 1" descr="A graph of a normalized number of objects&#10;&#10;Description automatically generated with medium confidence"/>
                      <pic:cNvPicPr/>
                    </pic:nvPicPr>
                    <pic:blipFill>
                      <a:blip r:embed="rId70"/>
                      <a:stretch>
                        <a:fillRect/>
                      </a:stretch>
                    </pic:blipFill>
                    <pic:spPr>
                      <a:xfrm>
                        <a:off x="0" y="0"/>
                        <a:ext cx="2862000" cy="1717200"/>
                      </a:xfrm>
                      <a:prstGeom prst="rect">
                        <a:avLst/>
                      </a:prstGeom>
                    </pic:spPr>
                  </pic:pic>
                </a:graphicData>
              </a:graphic>
            </wp:inline>
          </w:drawing>
        </w:r>
        <w:r w:rsidRPr="00402514" w:rsidDel="00F37164">
          <w:rPr>
            <w:rFonts w:ascii="Times New Roman" w:hAnsi="Times New Roman" w:cs="Times New Roman"/>
            <w:noProof/>
            <w:sz w:val="24"/>
            <w:szCs w:val="24"/>
          </w:rPr>
          <w:drawing>
            <wp:inline distT="0" distB="0" distL="0" distR="0" wp14:anchorId="765A18F3" wp14:editId="7821768D">
              <wp:extent cx="2862000" cy="1717200"/>
              <wp:effectExtent l="0" t="0" r="0" b="0"/>
              <wp:docPr id="527641177" name="Picture 1" descr="A graph showing the effect size of a pr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41177" name="Picture 1" descr="A graph showing the effect size of a prrd&#10;&#10;Description automatically generated"/>
                      <pic:cNvPicPr/>
                    </pic:nvPicPr>
                    <pic:blipFill>
                      <a:blip r:embed="rId71"/>
                      <a:stretch>
                        <a:fillRect/>
                      </a:stretch>
                    </pic:blipFill>
                    <pic:spPr>
                      <a:xfrm>
                        <a:off x="0" y="0"/>
                        <a:ext cx="2862000" cy="1717200"/>
                      </a:xfrm>
                      <a:prstGeom prst="rect">
                        <a:avLst/>
                      </a:prstGeom>
                    </pic:spPr>
                  </pic:pic>
                </a:graphicData>
              </a:graphic>
            </wp:inline>
          </w:drawing>
        </w:r>
      </w:del>
    </w:p>
    <w:p w14:paraId="5998D3DC" w14:textId="274136AD" w:rsidR="004E6031" w:rsidDel="00E942DD" w:rsidRDefault="004E6031">
      <w:pPr>
        <w:spacing w:line="240" w:lineRule="auto"/>
        <w:divId w:val="536086500"/>
        <w:rPr>
          <w:del w:id="829" w:author="Daniel Noble" w:date="2025-02-22T11:31:00Z" w16du:dateUtc="2025-02-22T00:31:00Z"/>
          <w:rFonts w:ascii="Times New Roman" w:hAnsi="Times New Roman" w:cs="Times New Roman"/>
          <w:b/>
          <w:bCs/>
          <w:sz w:val="24"/>
          <w:szCs w:val="24"/>
        </w:rPr>
        <w:pPrChange w:id="830" w:author="Daniel Noble" w:date="2025-02-01T13:22:00Z" w16du:dateUtc="2025-02-01T02:22:00Z">
          <w:pPr>
            <w:spacing w:line="480" w:lineRule="auto"/>
            <w:divId w:val="536086500"/>
          </w:pPr>
        </w:pPrChange>
      </w:pPr>
      <w:del w:id="831" w:author="Daniel Noble" w:date="2025-02-22T11:31:00Z" w16du:dateUtc="2025-02-22T00:31:00Z">
        <w:r w:rsidDel="00E942DD">
          <w:rPr>
            <w:rFonts w:ascii="Times New Roman" w:hAnsi="Times New Roman" w:cs="Times New Roman"/>
            <w:b/>
            <w:bCs/>
            <w:sz w:val="24"/>
            <w:szCs w:val="24"/>
          </w:rPr>
          <w:delText>Figure 4</w:delText>
        </w:r>
      </w:del>
    </w:p>
    <w:p w14:paraId="17BA8C8B" w14:textId="0BDB4046" w:rsidR="004E6031" w:rsidDel="00E942DD" w:rsidRDefault="004E6031">
      <w:pPr>
        <w:spacing w:line="240" w:lineRule="auto"/>
        <w:divId w:val="536086500"/>
        <w:rPr>
          <w:del w:id="832" w:author="Daniel Noble" w:date="2025-02-22T11:31:00Z" w16du:dateUtc="2025-02-22T00:31:00Z"/>
          <w:rFonts w:ascii="Times New Roman" w:hAnsi="Times New Roman" w:cs="Times New Roman"/>
          <w:sz w:val="24"/>
          <w:szCs w:val="24"/>
        </w:rPr>
        <w:pPrChange w:id="833" w:author="Daniel Noble" w:date="2025-02-01T13:22:00Z" w16du:dateUtc="2025-02-01T02:22:00Z">
          <w:pPr>
            <w:spacing w:line="480" w:lineRule="auto"/>
            <w:divId w:val="536086500"/>
          </w:pPr>
        </w:pPrChange>
      </w:pPr>
    </w:p>
    <w:p w14:paraId="6AAE67B7" w14:textId="753D8475" w:rsidR="004E6031" w:rsidDel="00E942DD" w:rsidRDefault="004E6031">
      <w:pPr>
        <w:spacing w:line="240" w:lineRule="auto"/>
        <w:divId w:val="536086500"/>
        <w:rPr>
          <w:del w:id="834" w:author="Daniel Noble" w:date="2025-02-22T11:31:00Z" w16du:dateUtc="2025-02-22T00:31:00Z"/>
          <w:rFonts w:ascii="Times New Roman" w:hAnsi="Times New Roman" w:cs="Times New Roman"/>
          <w:sz w:val="24"/>
          <w:szCs w:val="24"/>
        </w:rPr>
        <w:pPrChange w:id="835" w:author="Daniel Noble" w:date="2025-02-01T13:22:00Z" w16du:dateUtc="2025-02-01T02:22:00Z">
          <w:pPr>
            <w:spacing w:line="480" w:lineRule="auto"/>
            <w:divId w:val="536086500"/>
          </w:pPr>
        </w:pPrChange>
      </w:pPr>
    </w:p>
    <w:p w14:paraId="3FCDD2AA" w14:textId="540F8433" w:rsidR="004E6031" w:rsidDel="00E942DD" w:rsidRDefault="004E6031">
      <w:pPr>
        <w:spacing w:line="240" w:lineRule="auto"/>
        <w:divId w:val="536086500"/>
        <w:rPr>
          <w:del w:id="836" w:author="Daniel Noble" w:date="2025-02-22T11:31:00Z" w16du:dateUtc="2025-02-22T00:31:00Z"/>
          <w:rFonts w:ascii="Times New Roman" w:hAnsi="Times New Roman" w:cs="Times New Roman"/>
          <w:sz w:val="24"/>
          <w:szCs w:val="24"/>
        </w:rPr>
        <w:pPrChange w:id="837" w:author="Daniel Noble" w:date="2025-02-01T13:22:00Z" w16du:dateUtc="2025-02-01T02:22:00Z">
          <w:pPr>
            <w:spacing w:line="480" w:lineRule="auto"/>
            <w:divId w:val="536086500"/>
          </w:pPr>
        </w:pPrChange>
      </w:pPr>
    </w:p>
    <w:p w14:paraId="56178EE9" w14:textId="724F7091" w:rsidR="004E6031" w:rsidRPr="00402514" w:rsidDel="00E942DD" w:rsidRDefault="004E6031">
      <w:pPr>
        <w:spacing w:line="240" w:lineRule="auto"/>
        <w:divId w:val="536086500"/>
        <w:rPr>
          <w:del w:id="838" w:author="Daniel Noble" w:date="2025-02-22T11:31:00Z" w16du:dateUtc="2025-02-22T00:31:00Z"/>
          <w:rFonts w:ascii="Times New Roman" w:hAnsi="Times New Roman" w:cs="Times New Roman"/>
          <w:sz w:val="24"/>
          <w:szCs w:val="24"/>
        </w:rPr>
        <w:pPrChange w:id="839" w:author="Daniel Noble" w:date="2025-02-01T13:22:00Z" w16du:dateUtc="2025-02-01T02:22:00Z">
          <w:pPr>
            <w:spacing w:line="480" w:lineRule="auto"/>
            <w:divId w:val="536086500"/>
          </w:pPr>
        </w:pPrChange>
      </w:pPr>
    </w:p>
    <w:p w14:paraId="60D2619A" w14:textId="6C9E54EC" w:rsidR="004E6031" w:rsidRPr="00402514" w:rsidDel="00E942DD" w:rsidRDefault="004E6031">
      <w:pPr>
        <w:spacing w:line="240" w:lineRule="auto"/>
        <w:divId w:val="536086500"/>
        <w:rPr>
          <w:del w:id="840" w:author="Daniel Noble" w:date="2025-02-22T11:31:00Z" w16du:dateUtc="2025-02-22T00:31:00Z"/>
          <w:rFonts w:ascii="Times New Roman" w:hAnsi="Times New Roman" w:cs="Times New Roman"/>
          <w:b/>
          <w:bCs/>
          <w:sz w:val="24"/>
          <w:szCs w:val="24"/>
        </w:rPr>
        <w:pPrChange w:id="841" w:author="Daniel Noble" w:date="2025-02-01T13:22:00Z" w16du:dateUtc="2025-02-01T02:22:00Z">
          <w:pPr>
            <w:spacing w:line="480" w:lineRule="auto"/>
            <w:divId w:val="536086500"/>
          </w:pPr>
        </w:pPrChange>
      </w:pPr>
      <w:del w:id="842" w:author="Daniel Noble" w:date="2025-02-21T11:12:00Z" w16du:dateUtc="2025-02-21T00:12:00Z">
        <w:r w:rsidRPr="00402514" w:rsidDel="00F37164">
          <w:rPr>
            <w:rFonts w:ascii="Times New Roman" w:hAnsi="Times New Roman" w:cs="Times New Roman"/>
            <w:noProof/>
            <w:sz w:val="24"/>
            <w:szCs w:val="24"/>
          </w:rPr>
          <w:drawing>
            <wp:inline distT="0" distB="0" distL="0" distR="0" wp14:anchorId="26CE4244" wp14:editId="10CBAC18">
              <wp:extent cx="2862000" cy="1717200"/>
              <wp:effectExtent l="0" t="0" r="0" b="0"/>
              <wp:docPr id="367252802" name="Picture 1" descr="A graph of a graph showing the effect size of a pr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52802" name="Picture 1" descr="A graph of a graph showing the effect size of a prrd&#10;&#10;Description automatically generated"/>
                      <pic:cNvPicPr/>
                    </pic:nvPicPr>
                    <pic:blipFill>
                      <a:blip r:embed="rId72"/>
                      <a:stretch>
                        <a:fillRect/>
                      </a:stretch>
                    </pic:blipFill>
                    <pic:spPr>
                      <a:xfrm>
                        <a:off x="0" y="0"/>
                        <a:ext cx="2862000" cy="1717200"/>
                      </a:xfrm>
                      <a:prstGeom prst="rect">
                        <a:avLst/>
                      </a:prstGeom>
                    </pic:spPr>
                  </pic:pic>
                </a:graphicData>
              </a:graphic>
            </wp:inline>
          </w:drawing>
        </w:r>
        <w:r w:rsidRPr="00402514" w:rsidDel="00F37164">
          <w:rPr>
            <w:rFonts w:ascii="Times New Roman" w:hAnsi="Times New Roman" w:cs="Times New Roman"/>
            <w:noProof/>
            <w:sz w:val="24"/>
            <w:szCs w:val="24"/>
          </w:rPr>
          <w:drawing>
            <wp:inline distT="0" distB="0" distL="0" distR="0" wp14:anchorId="5663CB50" wp14:editId="52902868">
              <wp:extent cx="2862000" cy="1717200"/>
              <wp:effectExtent l="0" t="0" r="0" b="0"/>
              <wp:docPr id="684750066"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0066" name="Picture 1" descr="A graph of a normalized number of objects&#10;&#10;Description automatically generated with medium confidence"/>
                      <pic:cNvPicPr/>
                    </pic:nvPicPr>
                    <pic:blipFill>
                      <a:blip r:embed="rId73"/>
                      <a:stretch>
                        <a:fillRect/>
                      </a:stretch>
                    </pic:blipFill>
                    <pic:spPr>
                      <a:xfrm>
                        <a:off x="0" y="0"/>
                        <a:ext cx="2862000" cy="1717200"/>
                      </a:xfrm>
                      <a:prstGeom prst="rect">
                        <a:avLst/>
                      </a:prstGeom>
                    </pic:spPr>
                  </pic:pic>
                </a:graphicData>
              </a:graphic>
            </wp:inline>
          </w:drawing>
        </w:r>
      </w:del>
    </w:p>
    <w:p w14:paraId="408DF905" w14:textId="7270023C" w:rsidR="004E6031" w:rsidRPr="002157FA" w:rsidDel="00E942DD" w:rsidRDefault="002157FA">
      <w:pPr>
        <w:spacing w:line="240" w:lineRule="auto"/>
        <w:divId w:val="536086500"/>
        <w:rPr>
          <w:del w:id="843" w:author="Daniel Noble" w:date="2025-02-22T11:31:00Z" w16du:dateUtc="2025-02-22T00:31:00Z"/>
          <w:rFonts w:ascii="Times New Roman" w:hAnsi="Times New Roman" w:cs="Times New Roman"/>
          <w:b/>
          <w:bCs/>
          <w:sz w:val="24"/>
          <w:szCs w:val="24"/>
        </w:rPr>
        <w:pPrChange w:id="844" w:author="Daniel Noble" w:date="2025-02-01T13:22:00Z" w16du:dateUtc="2025-02-01T02:22:00Z">
          <w:pPr>
            <w:spacing w:line="480" w:lineRule="auto"/>
            <w:divId w:val="536086500"/>
          </w:pPr>
        </w:pPrChange>
      </w:pPr>
      <w:del w:id="845" w:author="Daniel Noble" w:date="2025-02-22T11:31:00Z" w16du:dateUtc="2025-02-22T00:31:00Z">
        <w:r w:rsidRPr="002157FA" w:rsidDel="00E942DD">
          <w:rPr>
            <w:rFonts w:ascii="Times New Roman" w:hAnsi="Times New Roman" w:cs="Times New Roman"/>
            <w:b/>
            <w:bCs/>
            <w:sz w:val="24"/>
            <w:szCs w:val="24"/>
          </w:rPr>
          <w:delText>Figure 5</w:delText>
        </w:r>
      </w:del>
    </w:p>
    <w:p w14:paraId="2196FE66" w14:textId="4E12A2B8" w:rsidR="004E6031" w:rsidRPr="00402514" w:rsidDel="00E942DD" w:rsidRDefault="004E6031">
      <w:pPr>
        <w:spacing w:line="240" w:lineRule="auto"/>
        <w:divId w:val="536086500"/>
        <w:rPr>
          <w:del w:id="846" w:author="Daniel Noble" w:date="2025-02-22T11:31:00Z" w16du:dateUtc="2025-02-22T00:31:00Z"/>
          <w:rFonts w:ascii="Times New Roman" w:hAnsi="Times New Roman" w:cs="Times New Roman"/>
          <w:sz w:val="24"/>
          <w:szCs w:val="24"/>
        </w:rPr>
        <w:pPrChange w:id="847" w:author="Daniel Noble" w:date="2025-02-01T13:22:00Z" w16du:dateUtc="2025-02-01T02:22:00Z">
          <w:pPr>
            <w:spacing w:line="480" w:lineRule="auto"/>
            <w:divId w:val="536086500"/>
          </w:pPr>
        </w:pPrChange>
      </w:pPr>
      <w:del w:id="848" w:author="Daniel Noble" w:date="2025-02-21T11:12:00Z" w16du:dateUtc="2025-02-21T00:12:00Z">
        <w:r w:rsidRPr="00402514" w:rsidDel="00F37164">
          <w:rPr>
            <w:rFonts w:ascii="Times New Roman" w:hAnsi="Times New Roman" w:cs="Times New Roman"/>
            <w:noProof/>
            <w:sz w:val="24"/>
            <w:szCs w:val="24"/>
          </w:rPr>
          <w:drawing>
            <wp:anchor distT="0" distB="0" distL="114300" distR="114300" simplePos="0" relativeHeight="251854848" behindDoc="0" locked="0" layoutInCell="1" allowOverlap="1" wp14:anchorId="1818DD44" wp14:editId="30E40047">
              <wp:simplePos x="0" y="0"/>
              <wp:positionH relativeFrom="column">
                <wp:posOffset>2861945</wp:posOffset>
              </wp:positionH>
              <wp:positionV relativeFrom="paragraph">
                <wp:posOffset>9525</wp:posOffset>
              </wp:positionV>
              <wp:extent cx="2861945" cy="1144270"/>
              <wp:effectExtent l="0" t="0" r="0" b="0"/>
              <wp:wrapNone/>
              <wp:docPr id="944316153"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6153" name="Picture 1" descr="A graph with numbers and a lin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402514" w:rsidDel="00F37164">
          <w:rPr>
            <w:rFonts w:ascii="Times New Roman" w:hAnsi="Times New Roman" w:cs="Times New Roman"/>
            <w:noProof/>
            <w:sz w:val="24"/>
            <w:szCs w:val="24"/>
          </w:rPr>
          <w:drawing>
            <wp:inline distT="0" distB="0" distL="0" distR="0" wp14:anchorId="04E1ED3F" wp14:editId="5D9FEE03">
              <wp:extent cx="2862000" cy="1717200"/>
              <wp:effectExtent l="0" t="0" r="0" b="0"/>
              <wp:docPr id="1047034617" name="Picture 1" descr="A graph of a normalized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4617" name="Picture 1" descr="A graph of a normalized graph&#10;&#10;Description automatically generated with medium confidence"/>
                      <pic:cNvPicPr/>
                    </pic:nvPicPr>
                    <pic:blipFill>
                      <a:blip r:embed="rId75"/>
                      <a:stretch>
                        <a:fillRect/>
                      </a:stretch>
                    </pic:blipFill>
                    <pic:spPr>
                      <a:xfrm>
                        <a:off x="0" y="0"/>
                        <a:ext cx="2862000" cy="1717200"/>
                      </a:xfrm>
                      <a:prstGeom prst="rect">
                        <a:avLst/>
                      </a:prstGeom>
                    </pic:spPr>
                  </pic:pic>
                </a:graphicData>
              </a:graphic>
            </wp:inline>
          </w:drawing>
        </w:r>
      </w:del>
    </w:p>
    <w:p w14:paraId="78E95481" w14:textId="57648FF2" w:rsidR="004E6031" w:rsidRPr="002157FA" w:rsidDel="00450F3F" w:rsidRDefault="002157FA">
      <w:pPr>
        <w:spacing w:line="240" w:lineRule="auto"/>
        <w:divId w:val="536086500"/>
        <w:rPr>
          <w:del w:id="849" w:author="Daniel Noble" w:date="2025-02-22T10:08:00Z" w16du:dateUtc="2025-02-21T23:08:00Z"/>
          <w:rFonts w:ascii="Times New Roman" w:hAnsi="Times New Roman" w:cs="Times New Roman"/>
          <w:b/>
          <w:bCs/>
          <w:sz w:val="24"/>
          <w:szCs w:val="24"/>
        </w:rPr>
        <w:pPrChange w:id="850" w:author="Daniel Noble" w:date="2025-02-01T13:22:00Z" w16du:dateUtc="2025-02-01T02:22:00Z">
          <w:pPr>
            <w:spacing w:line="480" w:lineRule="auto"/>
            <w:divId w:val="536086500"/>
          </w:pPr>
        </w:pPrChange>
      </w:pPr>
      <w:commentRangeStart w:id="851"/>
      <w:del w:id="852" w:author="Daniel Noble" w:date="2025-02-22T10:08:00Z" w16du:dateUtc="2025-02-21T23:08:00Z">
        <w:r w:rsidRPr="002157FA" w:rsidDel="00450F3F">
          <w:rPr>
            <w:rFonts w:ascii="Times New Roman" w:hAnsi="Times New Roman" w:cs="Times New Roman"/>
            <w:b/>
            <w:bCs/>
            <w:sz w:val="24"/>
            <w:szCs w:val="24"/>
          </w:rPr>
          <w:delText>Figure 6</w:delText>
        </w:r>
        <w:commentRangeEnd w:id="851"/>
        <w:r w:rsidR="00671815" w:rsidDel="00450F3F">
          <w:rPr>
            <w:rStyle w:val="CommentReference"/>
          </w:rPr>
          <w:commentReference w:id="851"/>
        </w:r>
      </w:del>
    </w:p>
    <w:p w14:paraId="46737F06" w14:textId="3BCDB2EB" w:rsidR="004E6031" w:rsidRPr="00402514" w:rsidDel="00F92704" w:rsidRDefault="004E6031">
      <w:pPr>
        <w:spacing w:line="240" w:lineRule="auto"/>
        <w:divId w:val="536086500"/>
        <w:rPr>
          <w:del w:id="853" w:author="Daniel Noble" w:date="2025-02-22T12:04:00Z" w16du:dateUtc="2025-02-22T01:04:00Z"/>
          <w:rFonts w:ascii="Times New Roman" w:hAnsi="Times New Roman" w:cs="Times New Roman"/>
          <w:sz w:val="24"/>
          <w:szCs w:val="24"/>
        </w:rPr>
        <w:pPrChange w:id="854" w:author="Daniel Noble" w:date="2025-02-01T13:22:00Z" w16du:dateUtc="2025-02-01T02:22:00Z">
          <w:pPr>
            <w:spacing w:line="480" w:lineRule="auto"/>
            <w:divId w:val="536086500"/>
          </w:pPr>
        </w:pPrChange>
      </w:pPr>
    </w:p>
    <w:p w14:paraId="57DCF513" w14:textId="5D55AF38" w:rsidR="004E6031" w:rsidRPr="00402514" w:rsidDel="00F92704" w:rsidRDefault="004E6031">
      <w:pPr>
        <w:spacing w:line="240" w:lineRule="auto"/>
        <w:divId w:val="536086500"/>
        <w:rPr>
          <w:del w:id="855" w:author="Daniel Noble" w:date="2025-02-22T12:04:00Z" w16du:dateUtc="2025-02-22T01:04:00Z"/>
          <w:rFonts w:ascii="Times New Roman" w:hAnsi="Times New Roman" w:cs="Times New Roman"/>
          <w:sz w:val="24"/>
          <w:szCs w:val="24"/>
        </w:rPr>
        <w:pPrChange w:id="856" w:author="Daniel Noble" w:date="2025-02-01T13:22:00Z" w16du:dateUtc="2025-02-01T02:22:00Z">
          <w:pPr>
            <w:spacing w:line="480" w:lineRule="auto"/>
            <w:divId w:val="536086500"/>
          </w:pPr>
        </w:pPrChange>
      </w:pPr>
      <w:del w:id="857" w:author="Daniel Noble" w:date="2025-02-21T11:12:00Z" w16du:dateUtc="2025-02-21T00:12:00Z">
        <w:r w:rsidRPr="00402514" w:rsidDel="00F37164">
          <w:rPr>
            <w:rFonts w:ascii="Times New Roman" w:hAnsi="Times New Roman" w:cs="Times New Roman"/>
            <w:noProof/>
            <w:sz w:val="24"/>
            <w:szCs w:val="24"/>
          </w:rPr>
          <w:drawing>
            <wp:anchor distT="0" distB="0" distL="114300" distR="114300" simplePos="0" relativeHeight="251855872" behindDoc="0" locked="0" layoutInCell="1" allowOverlap="1" wp14:anchorId="2DB7C308" wp14:editId="27E12F90">
              <wp:simplePos x="0" y="0"/>
              <wp:positionH relativeFrom="column">
                <wp:posOffset>2857500</wp:posOffset>
              </wp:positionH>
              <wp:positionV relativeFrom="paragraph">
                <wp:posOffset>13335</wp:posOffset>
              </wp:positionV>
              <wp:extent cx="2861945" cy="1144270"/>
              <wp:effectExtent l="0" t="0" r="0" b="0"/>
              <wp:wrapNone/>
              <wp:docPr id="1692310601" name="Picture 1" descr="A graph showing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0601" name="Picture 1" descr="A graph showing a number of percents&#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Pr="00402514" w:rsidDel="00F37164">
          <w:rPr>
            <w:rFonts w:ascii="Times New Roman" w:hAnsi="Times New Roman" w:cs="Times New Roman"/>
            <w:noProof/>
            <w:sz w:val="24"/>
            <w:szCs w:val="24"/>
          </w:rPr>
          <w:drawing>
            <wp:inline distT="0" distB="0" distL="0" distR="0" wp14:anchorId="0ED58FE5" wp14:editId="32E742FE">
              <wp:extent cx="2862000" cy="1717200"/>
              <wp:effectExtent l="0" t="0" r="0" b="0"/>
              <wp:docPr id="31098842"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842" name="Picture 1" descr="A graph of a normalized number of objects&#10;&#10;Description automatically generated with medium confidence"/>
                      <pic:cNvPicPr/>
                    </pic:nvPicPr>
                    <pic:blipFill>
                      <a:blip r:embed="rId77"/>
                      <a:stretch>
                        <a:fillRect/>
                      </a:stretch>
                    </pic:blipFill>
                    <pic:spPr>
                      <a:xfrm>
                        <a:off x="0" y="0"/>
                        <a:ext cx="2862000" cy="1717200"/>
                      </a:xfrm>
                      <a:prstGeom prst="rect">
                        <a:avLst/>
                      </a:prstGeom>
                    </pic:spPr>
                  </pic:pic>
                </a:graphicData>
              </a:graphic>
            </wp:inline>
          </w:drawing>
        </w:r>
      </w:del>
    </w:p>
    <w:p w14:paraId="2FE22C73" w14:textId="38A339C4" w:rsidR="004E6031" w:rsidRPr="002157FA" w:rsidDel="00F92704" w:rsidRDefault="002157FA">
      <w:pPr>
        <w:spacing w:line="240" w:lineRule="auto"/>
        <w:divId w:val="536086500"/>
        <w:rPr>
          <w:del w:id="858" w:author="Daniel Noble" w:date="2025-02-22T12:04:00Z" w16du:dateUtc="2025-02-22T01:04:00Z"/>
          <w:rFonts w:ascii="Times New Roman" w:eastAsiaTheme="minorEastAsia" w:hAnsi="Times New Roman" w:cs="Times New Roman"/>
          <w:b/>
          <w:bCs/>
          <w:sz w:val="24"/>
          <w:szCs w:val="24"/>
        </w:rPr>
        <w:pPrChange w:id="859" w:author="Daniel Noble" w:date="2025-02-01T13:22:00Z" w16du:dateUtc="2025-02-01T02:22:00Z">
          <w:pPr>
            <w:spacing w:line="480" w:lineRule="auto"/>
            <w:divId w:val="536086500"/>
          </w:pPr>
        </w:pPrChange>
      </w:pPr>
      <w:del w:id="860" w:author="Daniel Noble" w:date="2025-02-22T12:04:00Z" w16du:dateUtc="2025-02-22T01:04:00Z">
        <w:r w:rsidRPr="002157FA" w:rsidDel="00F92704">
          <w:rPr>
            <w:rFonts w:ascii="Times New Roman" w:eastAsiaTheme="minorEastAsia" w:hAnsi="Times New Roman" w:cs="Times New Roman"/>
            <w:b/>
            <w:bCs/>
            <w:sz w:val="24"/>
            <w:szCs w:val="24"/>
          </w:rPr>
          <w:delText>Figure 7</w:delText>
        </w:r>
      </w:del>
    </w:p>
    <w:p w14:paraId="12D01391" w14:textId="2334BDD6" w:rsidR="004E6031" w:rsidRDefault="004E6031">
      <w:pPr>
        <w:spacing w:line="240" w:lineRule="auto"/>
        <w:divId w:val="536086500"/>
        <w:rPr>
          <w:ins w:id="861" w:author="Daniel Noble" w:date="2025-02-22T10:11:00Z" w16du:dateUtc="2025-02-21T23:11:00Z"/>
          <w:rFonts w:ascii="Times New Roman" w:eastAsiaTheme="minorEastAsia" w:hAnsi="Times New Roman" w:cs="Times New Roman"/>
          <w:sz w:val="24"/>
          <w:szCs w:val="24"/>
        </w:rPr>
      </w:pPr>
    </w:p>
    <w:p w14:paraId="6E78D9F2" w14:textId="709543CE" w:rsidR="00450F3F" w:rsidRDefault="00F92704">
      <w:pPr>
        <w:spacing w:line="240" w:lineRule="auto"/>
        <w:divId w:val="536086500"/>
        <w:rPr>
          <w:rFonts w:ascii="Times New Roman" w:eastAsiaTheme="minorEastAsia" w:hAnsi="Times New Roman" w:cs="Times New Roman"/>
          <w:sz w:val="24"/>
          <w:szCs w:val="24"/>
        </w:rPr>
        <w:pPrChange w:id="862" w:author="Daniel Noble" w:date="2025-02-01T13:22:00Z" w16du:dateUtc="2025-02-01T02:22:00Z">
          <w:pPr>
            <w:spacing w:line="480" w:lineRule="auto"/>
            <w:divId w:val="536086500"/>
          </w:pPr>
        </w:pPrChange>
      </w:pPr>
      <w:ins w:id="863" w:author="Daniel Noble" w:date="2025-02-22T12:04:00Z" w16du:dateUtc="2025-02-22T01:04:00Z">
        <w:r w:rsidRPr="00445248">
          <w:rPr>
            <w:rFonts w:ascii="Times New Roman" w:eastAsiaTheme="minorEastAsia" w:hAnsi="Times New Roman" w:cs="Times New Roman"/>
            <w:b/>
            <w:bCs/>
            <w:sz w:val="24"/>
            <w:szCs w:val="24"/>
            <w:rPrChange w:id="864" w:author="Daniel Noble" w:date="2025-02-22T12:09:00Z" w16du:dateUtc="2025-02-22T01:09:00Z">
              <w:rPr>
                <w:rFonts w:ascii="Times New Roman" w:eastAsiaTheme="minorEastAsia" w:hAnsi="Times New Roman" w:cs="Times New Roman"/>
                <w:sz w:val="24"/>
                <w:szCs w:val="24"/>
              </w:rPr>
            </w:rPrChange>
          </w:rPr>
          <w:t xml:space="preserve">Figure </w:t>
        </w:r>
      </w:ins>
      <w:ins w:id="865" w:author="Daniel Noble" w:date="2025-02-22T12:08:00Z" w16du:dateUtc="2025-02-22T01:08:00Z">
        <w:r w:rsidR="00445248" w:rsidRPr="00445248">
          <w:rPr>
            <w:rFonts w:ascii="Times New Roman" w:eastAsiaTheme="minorEastAsia" w:hAnsi="Times New Roman" w:cs="Times New Roman"/>
            <w:b/>
            <w:bCs/>
            <w:sz w:val="24"/>
            <w:szCs w:val="24"/>
            <w:rPrChange w:id="866" w:author="Daniel Noble" w:date="2025-02-22T12:09:00Z" w16du:dateUtc="2025-02-22T01:09:00Z">
              <w:rPr>
                <w:rFonts w:ascii="Times New Roman" w:eastAsiaTheme="minorEastAsia" w:hAnsi="Times New Roman" w:cs="Times New Roman"/>
                <w:sz w:val="24"/>
                <w:szCs w:val="24"/>
              </w:rPr>
            </w:rPrChange>
          </w:rPr>
          <w:t>6</w:t>
        </w:r>
      </w:ins>
      <w:ins w:id="867" w:author="Daniel Noble" w:date="2025-02-22T12:05:00Z" w16du:dateUtc="2025-02-22T01:05:00Z">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ins>
    </w:p>
    <w:p w14:paraId="5708F15E" w14:textId="77777777" w:rsidR="004E6031" w:rsidRDefault="004E6031">
      <w:pPr>
        <w:spacing w:line="240" w:lineRule="auto"/>
        <w:divId w:val="536086500"/>
        <w:rPr>
          <w:rFonts w:ascii="Times New Roman" w:eastAsiaTheme="minorEastAsia" w:hAnsi="Times New Roman" w:cs="Times New Roman"/>
          <w:sz w:val="24"/>
          <w:szCs w:val="24"/>
        </w:rPr>
        <w:pPrChange w:id="868" w:author="Daniel Noble" w:date="2025-02-01T13:22:00Z" w16du:dateUtc="2025-02-01T02:22:00Z">
          <w:pPr>
            <w:spacing w:line="480" w:lineRule="auto"/>
            <w:divId w:val="536086500"/>
          </w:pPr>
        </w:pPrChange>
      </w:pPr>
    </w:p>
    <w:p w14:paraId="0D207F8A" w14:textId="05480226" w:rsidR="004E6031" w:rsidDel="00C01AE2" w:rsidRDefault="004E6031">
      <w:pPr>
        <w:spacing w:line="240" w:lineRule="auto"/>
        <w:divId w:val="536086500"/>
        <w:rPr>
          <w:del w:id="869" w:author="Daniel Noble" w:date="2025-04-01T13:58:00Z" w16du:dateUtc="2025-04-01T02:58:00Z"/>
          <w:rFonts w:ascii="Times New Roman" w:eastAsiaTheme="minorEastAsia" w:hAnsi="Times New Roman" w:cs="Times New Roman"/>
          <w:sz w:val="24"/>
          <w:szCs w:val="24"/>
        </w:rPr>
        <w:pPrChange w:id="870" w:author="Daniel Noble" w:date="2025-02-01T13:22:00Z" w16du:dateUtc="2025-02-01T02:22:00Z">
          <w:pPr>
            <w:spacing w:line="480" w:lineRule="auto"/>
            <w:divId w:val="536086500"/>
          </w:pPr>
        </w:pPrChange>
      </w:pPr>
      <w:del w:id="871" w:author="Daniel Noble" w:date="2025-04-01T13:58:00Z" w16du:dateUtc="2025-04-01T02:58:00Z">
        <w:r w:rsidRPr="008E72C8" w:rsidDel="00C01AE2">
          <w:rPr>
            <w:rFonts w:ascii="Times New Roman" w:eastAsiaTheme="minorEastAsia" w:hAnsi="Times New Roman" w:cs="Times New Roman"/>
            <w:noProof/>
            <w:sz w:val="24"/>
            <w:szCs w:val="24"/>
          </w:rPr>
          <w:drawing>
            <wp:anchor distT="0" distB="0" distL="114300" distR="114300" simplePos="0" relativeHeight="251856896" behindDoc="0" locked="0" layoutInCell="1" allowOverlap="1" wp14:anchorId="7786279E" wp14:editId="2F6B0BCD">
              <wp:simplePos x="0" y="0"/>
              <wp:positionH relativeFrom="column">
                <wp:posOffset>5395409</wp:posOffset>
              </wp:positionH>
              <wp:positionV relativeFrom="paragraph">
                <wp:posOffset>933974</wp:posOffset>
              </wp:positionV>
              <wp:extent cx="1123950" cy="1116791"/>
              <wp:effectExtent l="0" t="0" r="0" b="7620"/>
              <wp:wrapNone/>
              <wp:docPr id="206443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34672" name=""/>
                      <pic:cNvPicPr/>
                    </pic:nvPicPr>
                    <pic:blipFill>
                      <a:blip r:embed="rId78">
                        <a:extLst>
                          <a:ext uri="{28A0092B-C50C-407E-A947-70E740481C1C}">
                            <a14:useLocalDpi xmlns:a14="http://schemas.microsoft.com/office/drawing/2010/main" val="0"/>
                          </a:ext>
                        </a:extLst>
                      </a:blip>
                      <a:stretch>
                        <a:fillRect/>
                      </a:stretch>
                    </pic:blipFill>
                    <pic:spPr>
                      <a:xfrm>
                        <a:off x="0" y="0"/>
                        <a:ext cx="1123950" cy="1116791"/>
                      </a:xfrm>
                      <a:prstGeom prst="rect">
                        <a:avLst/>
                      </a:prstGeom>
                    </pic:spPr>
                  </pic:pic>
                </a:graphicData>
              </a:graphic>
              <wp14:sizeRelH relativeFrom="margin">
                <wp14:pctWidth>0</wp14:pctWidth>
              </wp14:sizeRelH>
              <wp14:sizeRelV relativeFrom="margin">
                <wp14:pctHeight>0</wp14:pctHeight>
              </wp14:sizeRelV>
            </wp:anchor>
          </w:drawing>
        </w:r>
        <w:r w:rsidDel="00C01AE2">
          <w:rPr>
            <w:noProof/>
          </w:rPr>
          <w:drawing>
            <wp:inline distT="0" distB="0" distL="0" distR="0" wp14:anchorId="637E3220" wp14:editId="7B55D501">
              <wp:extent cx="1800000" cy="1800000"/>
              <wp:effectExtent l="0" t="0" r="0" b="0"/>
              <wp:docPr id="37449940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99406" name="Picture 1" descr="A diagram of a graph&#10;&#10;Description automatically generated"/>
                      <pic:cNvPicPr/>
                    </pic:nvPicPr>
                    <pic:blipFill>
                      <a:blip r:embed="rId79"/>
                      <a:stretch>
                        <a:fillRect/>
                      </a:stretch>
                    </pic:blipFill>
                    <pic:spPr>
                      <a:xfrm>
                        <a:off x="0" y="0"/>
                        <a:ext cx="1800000" cy="1800000"/>
                      </a:xfrm>
                      <a:prstGeom prst="rect">
                        <a:avLst/>
                      </a:prstGeom>
                    </pic:spPr>
                  </pic:pic>
                </a:graphicData>
              </a:graphic>
            </wp:inline>
          </w:drawing>
        </w:r>
        <w:r w:rsidDel="00C01AE2">
          <w:rPr>
            <w:noProof/>
          </w:rPr>
          <w:drawing>
            <wp:inline distT="0" distB="0" distL="0" distR="0" wp14:anchorId="26D99056" wp14:editId="0382E838">
              <wp:extent cx="1800000" cy="1800000"/>
              <wp:effectExtent l="0" t="0" r="0" b="0"/>
              <wp:docPr id="4532534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53403" name="Picture 1" descr="A diagram of a diagram&#10;&#10;Description automatically generated"/>
                      <pic:cNvPicPr/>
                    </pic:nvPicPr>
                    <pic:blipFill>
                      <a:blip r:embed="rId80"/>
                      <a:stretch>
                        <a:fillRect/>
                      </a:stretch>
                    </pic:blipFill>
                    <pic:spPr>
                      <a:xfrm>
                        <a:off x="0" y="0"/>
                        <a:ext cx="1800000" cy="1800000"/>
                      </a:xfrm>
                      <a:prstGeom prst="rect">
                        <a:avLst/>
                      </a:prstGeom>
                    </pic:spPr>
                  </pic:pic>
                </a:graphicData>
              </a:graphic>
            </wp:inline>
          </w:drawing>
        </w:r>
        <w:r w:rsidDel="00C01AE2">
          <w:rPr>
            <w:noProof/>
          </w:rPr>
          <w:drawing>
            <wp:inline distT="0" distB="0" distL="0" distR="0" wp14:anchorId="50136FEE" wp14:editId="14B9D129">
              <wp:extent cx="1800000" cy="1800000"/>
              <wp:effectExtent l="0" t="0" r="0" b="0"/>
              <wp:docPr id="95226175" name="Picture 1" descr="A diagram of a diagram showing the effect size of organis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175" name="Picture 1" descr="A diagram of a diagram showing the effect size of organisms&#10;&#10;Description automatically generated"/>
                      <pic:cNvPicPr/>
                    </pic:nvPicPr>
                    <pic:blipFill>
                      <a:blip r:embed="rId81"/>
                      <a:stretch>
                        <a:fillRect/>
                      </a:stretch>
                    </pic:blipFill>
                    <pic:spPr>
                      <a:xfrm>
                        <a:off x="0" y="0"/>
                        <a:ext cx="1800000" cy="1800000"/>
                      </a:xfrm>
                      <a:prstGeom prst="rect">
                        <a:avLst/>
                      </a:prstGeom>
                    </pic:spPr>
                  </pic:pic>
                </a:graphicData>
              </a:graphic>
            </wp:inline>
          </w:drawing>
        </w:r>
        <w:r w:rsidDel="00C01AE2">
          <w:rPr>
            <w:noProof/>
          </w:rPr>
          <w:drawing>
            <wp:inline distT="0" distB="0" distL="0" distR="0" wp14:anchorId="3799C140" wp14:editId="2097864C">
              <wp:extent cx="1800000" cy="1800000"/>
              <wp:effectExtent l="0" t="0" r="0" b="0"/>
              <wp:docPr id="190289671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6712" name="Picture 1" descr="A diagram of a graph&#10;&#10;Description automatically generated with medium confidence"/>
                      <pic:cNvPicPr/>
                    </pic:nvPicPr>
                    <pic:blipFill>
                      <a:blip r:embed="rId82"/>
                      <a:stretch>
                        <a:fillRect/>
                      </a:stretch>
                    </pic:blipFill>
                    <pic:spPr>
                      <a:xfrm>
                        <a:off x="0" y="0"/>
                        <a:ext cx="1800000" cy="1800000"/>
                      </a:xfrm>
                      <a:prstGeom prst="rect">
                        <a:avLst/>
                      </a:prstGeom>
                    </pic:spPr>
                  </pic:pic>
                </a:graphicData>
              </a:graphic>
            </wp:inline>
          </w:drawing>
        </w:r>
        <w:r w:rsidDel="00C01AE2">
          <w:rPr>
            <w:noProof/>
          </w:rPr>
          <w:drawing>
            <wp:inline distT="0" distB="0" distL="0" distR="0" wp14:anchorId="7007E779" wp14:editId="7A48134D">
              <wp:extent cx="1800000" cy="1800000"/>
              <wp:effectExtent l="0" t="0" r="0" b="0"/>
              <wp:docPr id="4187419" name="Picture 1" descr="A graph of a positive and negative rea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419" name="Picture 1" descr="A graph of a positive and negative reaction&#10;&#10;Description automatically generated with medium confidence"/>
                      <pic:cNvPicPr/>
                    </pic:nvPicPr>
                    <pic:blipFill>
                      <a:blip r:embed="rId83"/>
                      <a:stretch>
                        <a:fillRect/>
                      </a:stretch>
                    </pic:blipFill>
                    <pic:spPr>
                      <a:xfrm>
                        <a:off x="0" y="0"/>
                        <a:ext cx="1800000" cy="1800000"/>
                      </a:xfrm>
                      <a:prstGeom prst="rect">
                        <a:avLst/>
                      </a:prstGeom>
                    </pic:spPr>
                  </pic:pic>
                </a:graphicData>
              </a:graphic>
            </wp:inline>
          </w:drawing>
        </w:r>
        <w:r w:rsidDel="00C01AE2">
          <w:rPr>
            <w:noProof/>
          </w:rPr>
          <w:drawing>
            <wp:inline distT="0" distB="0" distL="0" distR="0" wp14:anchorId="3A19650A" wp14:editId="7B45F20B">
              <wp:extent cx="1800000" cy="1800000"/>
              <wp:effectExtent l="0" t="0" r="0" b="0"/>
              <wp:docPr id="14352308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30889" name="Picture 1" descr="A diagram of a graph&#10;&#10;Description automatically generated"/>
                      <pic:cNvPicPr/>
                    </pic:nvPicPr>
                    <pic:blipFill>
                      <a:blip r:embed="rId84"/>
                      <a:stretch>
                        <a:fillRect/>
                      </a:stretch>
                    </pic:blipFill>
                    <pic:spPr>
                      <a:xfrm>
                        <a:off x="0" y="0"/>
                        <a:ext cx="1800000" cy="1800000"/>
                      </a:xfrm>
                      <a:prstGeom prst="rect">
                        <a:avLst/>
                      </a:prstGeom>
                    </pic:spPr>
                  </pic:pic>
                </a:graphicData>
              </a:graphic>
            </wp:inline>
          </w:drawing>
        </w:r>
      </w:del>
    </w:p>
    <w:p w14:paraId="32C98330" w14:textId="13116D3C" w:rsidR="004E6031" w:rsidRDefault="00916256">
      <w:pPr>
        <w:spacing w:line="240" w:lineRule="auto"/>
        <w:divId w:val="536086500"/>
        <w:rPr>
          <w:rFonts w:ascii="Times New Roman" w:eastAsiaTheme="minorEastAsia" w:hAnsi="Times New Roman" w:cs="Times New Roman"/>
          <w:sz w:val="24"/>
          <w:szCs w:val="24"/>
        </w:rPr>
        <w:pPrChange w:id="872" w:author="Daniel Noble" w:date="2025-02-01T13:22:00Z" w16du:dateUtc="2025-02-01T02:22:00Z">
          <w:pPr>
            <w:spacing w:line="480" w:lineRule="auto"/>
            <w:divId w:val="536086500"/>
          </w:pPr>
        </w:pPrChange>
      </w:pPr>
      <w:ins w:id="873" w:author="Daniel Noble" w:date="2025-04-01T14:04:00Z" w16du:dateUtc="2025-04-01T03:04:00Z">
        <w:r>
          <w:rPr>
            <w:rFonts w:ascii="Times New Roman" w:eastAsiaTheme="minorEastAsia" w:hAnsi="Times New Roman" w:cs="Times New Roman"/>
            <w:noProof/>
            <w:sz w:val="24"/>
            <w:szCs w:val="24"/>
          </w:rPr>
          <w:drawing>
            <wp:inline distT="0" distB="0" distL="0" distR="0" wp14:anchorId="1E9854EA" wp14:editId="2AA87E22">
              <wp:extent cx="5731510" cy="2865755"/>
              <wp:effectExtent l="0" t="0" r="0" b="4445"/>
              <wp:docPr id="1491182520"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p>
    <w:p w14:paraId="7B55417F" w14:textId="21268B22" w:rsidR="00F92704" w:rsidRPr="009D700E" w:rsidRDefault="00F92704" w:rsidP="00F92704">
      <w:pPr>
        <w:spacing w:after="0" w:line="240" w:lineRule="auto"/>
        <w:divId w:val="536086500"/>
        <w:rPr>
          <w:moveTo w:id="874" w:author="Daniel Noble" w:date="2025-02-22T12:04:00Z" w16du:dateUtc="2025-02-22T01:04:00Z"/>
          <w:rFonts w:ascii="Times New Roman" w:hAnsi="Times New Roman" w:cs="Times New Roman"/>
          <w:sz w:val="24"/>
          <w:szCs w:val="24"/>
        </w:rPr>
      </w:pPr>
      <w:moveToRangeStart w:id="875" w:author="Daniel Noble" w:date="2025-02-22T12:04:00Z" w:name="move191118286"/>
      <w:moveTo w:id="876" w:author="Daniel Noble" w:date="2025-02-22T12:04:00Z" w16du:dateUtc="2025-02-22T01:04:00Z">
        <w:r w:rsidRPr="009D700E">
          <w:rPr>
            <w:rFonts w:ascii="Times New Roman" w:hAnsi="Times New Roman" w:cs="Times New Roman"/>
            <w:b/>
            <w:bCs/>
            <w:sz w:val="24"/>
            <w:szCs w:val="24"/>
          </w:rPr>
          <w:t xml:space="preserve">Figure </w:t>
        </w:r>
        <w:del w:id="877" w:author="Daniel Noble" w:date="2025-02-22T12:04:00Z" w16du:dateUtc="2025-02-22T01:04:00Z">
          <w:r w:rsidRPr="009D700E" w:rsidDel="00F92704">
            <w:rPr>
              <w:rFonts w:ascii="Times New Roman" w:hAnsi="Times New Roman" w:cs="Times New Roman"/>
              <w:b/>
              <w:bCs/>
              <w:sz w:val="24"/>
              <w:szCs w:val="24"/>
            </w:rPr>
            <w:delText>8</w:delText>
          </w:r>
        </w:del>
      </w:moveTo>
      <w:ins w:id="878" w:author="Daniel Noble" w:date="2025-02-22T12:08:00Z" w16du:dateUtc="2025-02-22T01:08:00Z">
        <w:r w:rsidR="00445248">
          <w:rPr>
            <w:rFonts w:ascii="Times New Roman" w:hAnsi="Times New Roman" w:cs="Times New Roman"/>
            <w:b/>
            <w:bCs/>
            <w:sz w:val="24"/>
            <w:szCs w:val="24"/>
          </w:rPr>
          <w:t>7</w:t>
        </w:r>
      </w:ins>
      <w:moveTo w:id="879" w:author="Daniel Noble" w:date="2025-02-22T12:04:00Z" w16du:dateUtc="2025-02-22T01:04:00Z">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w:t>
        </w:r>
      </w:moveTo>
      <w:ins w:id="880" w:author="Daniel Noble" w:date="2025-04-01T15:25:00Z" w16du:dateUtc="2025-04-01T04:25:00Z">
        <w:r w:rsidR="00446E58">
          <w:rPr>
            <w:rFonts w:ascii="Times New Roman" w:hAnsi="Times New Roman" w:cs="Times New Roman"/>
            <w:sz w:val="24"/>
            <w:szCs w:val="24"/>
          </w:rPr>
          <w:t xml:space="preserve"> in both our </w:t>
        </w:r>
        <w:r w:rsidR="00446E58">
          <w:rPr>
            <w:rFonts w:ascii="Times New Roman" w:hAnsi="Times New Roman" w:cs="Times New Roman"/>
            <w:sz w:val="24"/>
            <w:szCs w:val="24"/>
          </w:rPr>
          <w:lastRenderedPageBreak/>
          <w:t>overall dataset (a) and the data set restricted to individual level traits (b)</w:t>
        </w:r>
      </w:ins>
      <w:moveTo w:id="881" w:author="Daniel Noble" w:date="2025-02-22T12:04:00Z" w16du:dateUtc="2025-02-22T01:04:00Z">
        <w:r w:rsidRPr="009D700E">
          <w:rPr>
            <w:rFonts w:ascii="Times New Roman" w:hAnsi="Times New Roman" w:cs="Times New Roman"/>
            <w:sz w:val="24"/>
            <w:szCs w:val="24"/>
          </w:rPr>
          <w:t>.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moveTo>
    </w:p>
    <w:moveToRangeEnd w:id="875"/>
    <w:p w14:paraId="77BA88CC" w14:textId="62E95087" w:rsidR="004E6031" w:rsidDel="00F92704" w:rsidRDefault="004E6031">
      <w:pPr>
        <w:spacing w:line="240" w:lineRule="auto"/>
        <w:divId w:val="536086500"/>
        <w:rPr>
          <w:del w:id="882" w:author="Daniel Noble" w:date="2025-02-22T12:04:00Z" w16du:dateUtc="2025-02-22T01:04:00Z"/>
          <w:rFonts w:ascii="Times New Roman" w:eastAsiaTheme="minorEastAsia" w:hAnsi="Times New Roman" w:cs="Times New Roman"/>
          <w:sz w:val="24"/>
          <w:szCs w:val="24"/>
        </w:rPr>
        <w:pPrChange w:id="883" w:author="Daniel Noble" w:date="2025-02-01T13:22:00Z" w16du:dateUtc="2025-02-01T02:22:00Z">
          <w:pPr>
            <w:spacing w:line="480" w:lineRule="auto"/>
            <w:divId w:val="536086500"/>
          </w:pPr>
        </w:pPrChange>
      </w:pPr>
    </w:p>
    <w:p w14:paraId="4A1EFB6F" w14:textId="7AF7466A" w:rsidR="004E6031" w:rsidRPr="002157FA" w:rsidDel="00F92704" w:rsidRDefault="002157FA">
      <w:pPr>
        <w:spacing w:line="240" w:lineRule="auto"/>
        <w:divId w:val="536086500"/>
        <w:rPr>
          <w:del w:id="884" w:author="Daniel Noble" w:date="2025-02-22T12:04:00Z" w16du:dateUtc="2025-02-22T01:04:00Z"/>
          <w:rFonts w:ascii="Times New Roman" w:eastAsiaTheme="minorEastAsia" w:hAnsi="Times New Roman" w:cs="Times New Roman"/>
          <w:b/>
          <w:bCs/>
          <w:sz w:val="24"/>
          <w:szCs w:val="24"/>
        </w:rPr>
        <w:pPrChange w:id="885" w:author="Daniel Noble" w:date="2025-02-01T13:22:00Z" w16du:dateUtc="2025-02-01T02:22:00Z">
          <w:pPr>
            <w:spacing w:line="480" w:lineRule="auto"/>
            <w:divId w:val="536086500"/>
          </w:pPr>
        </w:pPrChange>
      </w:pPr>
      <w:del w:id="886" w:author="Daniel Noble" w:date="2025-02-22T12:04:00Z" w16du:dateUtc="2025-02-22T01:04:00Z">
        <w:r w:rsidRPr="002157FA" w:rsidDel="00F92704">
          <w:rPr>
            <w:rFonts w:ascii="Times New Roman" w:eastAsiaTheme="minorEastAsia" w:hAnsi="Times New Roman" w:cs="Times New Roman"/>
            <w:b/>
            <w:bCs/>
            <w:sz w:val="24"/>
            <w:szCs w:val="24"/>
          </w:rPr>
          <w:delText>Figure 8</w:delText>
        </w:r>
      </w:del>
    </w:p>
    <w:p w14:paraId="0C48A5F1" w14:textId="5A12B8A9" w:rsidR="0012239A" w:rsidRDefault="0012239A">
      <w:pPr>
        <w:spacing w:line="240" w:lineRule="auto"/>
        <w:divId w:val="536086500"/>
        <w:rPr>
          <w:rFonts w:ascii="Times New Roman" w:eastAsiaTheme="minorEastAsia" w:hAnsi="Times New Roman" w:cs="Times New Roman"/>
          <w:sz w:val="24"/>
          <w:szCs w:val="24"/>
        </w:rPr>
        <w:pPrChange w:id="887" w:author="Daniel Noble" w:date="2025-02-01T13:22:00Z" w16du:dateUtc="2025-02-01T02:22:00Z">
          <w:pPr>
            <w:divId w:val="536086500"/>
          </w:pPr>
        </w:pPrChange>
      </w:pPr>
    </w:p>
    <w:p w14:paraId="28ABCF19" w14:textId="77777777" w:rsidR="0012239A" w:rsidRDefault="0012239A">
      <w:pPr>
        <w:spacing w:line="240" w:lineRule="auto"/>
        <w:ind w:firstLine="720"/>
        <w:divId w:val="536086500"/>
        <w:rPr>
          <w:rFonts w:ascii="Times New Roman" w:eastAsiaTheme="minorEastAsia" w:hAnsi="Times New Roman" w:cs="Times New Roman"/>
          <w:sz w:val="24"/>
          <w:szCs w:val="24"/>
        </w:rPr>
        <w:pPrChange w:id="888" w:author="Daniel Noble" w:date="2025-02-01T13:22:00Z" w16du:dateUtc="2025-02-01T02:22:00Z">
          <w:pPr>
            <w:spacing w:line="480" w:lineRule="auto"/>
            <w:ind w:firstLine="720"/>
            <w:divId w:val="536086500"/>
          </w:pPr>
        </w:pPrChange>
      </w:pPr>
    </w:p>
    <w:p w14:paraId="6F9AE3E6" w14:textId="77777777" w:rsidR="002157FA" w:rsidRDefault="002157FA">
      <w:pPr>
        <w:spacing w:line="240" w:lineRule="auto"/>
        <w:divId w:val="536086500"/>
        <w:rPr>
          <w:rFonts w:ascii="Times New Roman" w:eastAsiaTheme="minorEastAsia" w:hAnsi="Times New Roman" w:cs="Times New Roman"/>
          <w:b/>
          <w:bCs/>
          <w:sz w:val="24"/>
          <w:szCs w:val="24"/>
        </w:rPr>
        <w:pPrChange w:id="889" w:author="Daniel Noble" w:date="2025-02-01T13:22:00Z" w16du:dateUtc="2025-02-01T02:22:00Z">
          <w:pPr>
            <w:spacing w:line="480" w:lineRule="auto"/>
            <w:divId w:val="536086500"/>
          </w:pPr>
        </w:pPrChange>
      </w:pPr>
    </w:p>
    <w:p w14:paraId="5AF8403E" w14:textId="77777777" w:rsidR="002157FA" w:rsidRDefault="002157FA">
      <w:pPr>
        <w:spacing w:line="240" w:lineRule="auto"/>
        <w:divId w:val="536086500"/>
        <w:rPr>
          <w:rFonts w:ascii="Times New Roman" w:eastAsiaTheme="minorEastAsia" w:hAnsi="Times New Roman" w:cs="Times New Roman"/>
          <w:b/>
          <w:bCs/>
          <w:sz w:val="24"/>
          <w:szCs w:val="24"/>
        </w:rPr>
        <w:pPrChange w:id="890" w:author="Daniel Noble" w:date="2025-02-01T13:22:00Z" w16du:dateUtc="2025-02-01T02:22:00Z">
          <w:pPr>
            <w:spacing w:line="480" w:lineRule="auto"/>
            <w:divId w:val="536086500"/>
          </w:pPr>
        </w:pPrChange>
      </w:pPr>
    </w:p>
    <w:p w14:paraId="33FAC3AB" w14:textId="77777777" w:rsidR="002157FA" w:rsidRDefault="002157FA">
      <w:pPr>
        <w:spacing w:line="240" w:lineRule="auto"/>
        <w:divId w:val="536086500"/>
        <w:rPr>
          <w:rFonts w:ascii="Times New Roman" w:eastAsiaTheme="minorEastAsia" w:hAnsi="Times New Roman" w:cs="Times New Roman"/>
          <w:b/>
          <w:bCs/>
          <w:sz w:val="24"/>
          <w:szCs w:val="24"/>
        </w:rPr>
        <w:pPrChange w:id="891" w:author="Daniel Noble" w:date="2025-02-01T13:22:00Z" w16du:dateUtc="2025-02-01T02:22:00Z">
          <w:pPr>
            <w:spacing w:line="480" w:lineRule="auto"/>
            <w:divId w:val="536086500"/>
          </w:pPr>
        </w:pPrChange>
      </w:pPr>
    </w:p>
    <w:p w14:paraId="1ADC82FC" w14:textId="77777777" w:rsidR="002157FA" w:rsidRDefault="002157FA">
      <w:pPr>
        <w:spacing w:line="240" w:lineRule="auto"/>
        <w:divId w:val="536086500"/>
        <w:rPr>
          <w:rFonts w:ascii="Times New Roman" w:eastAsiaTheme="minorEastAsia" w:hAnsi="Times New Roman" w:cs="Times New Roman"/>
          <w:b/>
          <w:bCs/>
          <w:sz w:val="24"/>
          <w:szCs w:val="24"/>
        </w:rPr>
        <w:pPrChange w:id="892" w:author="Daniel Noble" w:date="2025-02-01T13:22:00Z" w16du:dateUtc="2025-02-01T02:22:00Z">
          <w:pPr>
            <w:spacing w:line="480" w:lineRule="auto"/>
            <w:divId w:val="536086500"/>
          </w:pPr>
        </w:pPrChange>
      </w:pPr>
    </w:p>
    <w:p w14:paraId="5F08B83C" w14:textId="77777777" w:rsidR="002157FA" w:rsidRDefault="002157FA">
      <w:pPr>
        <w:spacing w:line="240" w:lineRule="auto"/>
        <w:divId w:val="536086500"/>
        <w:rPr>
          <w:rFonts w:ascii="Times New Roman" w:eastAsiaTheme="minorEastAsia" w:hAnsi="Times New Roman" w:cs="Times New Roman"/>
          <w:b/>
          <w:bCs/>
          <w:sz w:val="24"/>
          <w:szCs w:val="24"/>
        </w:rPr>
        <w:pPrChange w:id="893" w:author="Daniel Noble" w:date="2025-02-01T13:22:00Z" w16du:dateUtc="2025-02-01T02:22:00Z">
          <w:pPr>
            <w:spacing w:line="480" w:lineRule="auto"/>
            <w:divId w:val="536086500"/>
          </w:pPr>
        </w:pPrChange>
      </w:pPr>
    </w:p>
    <w:p w14:paraId="6234ABB3" w14:textId="6C9DA8C0" w:rsidR="0012239A" w:rsidRPr="00402514" w:rsidDel="006430BF" w:rsidRDefault="0012239A">
      <w:pPr>
        <w:spacing w:line="240" w:lineRule="auto"/>
        <w:divId w:val="536086500"/>
        <w:rPr>
          <w:del w:id="894" w:author="Daniel Noble" w:date="2025-04-01T13:39:00Z" w16du:dateUtc="2025-04-01T02:39:00Z"/>
          <w:rFonts w:ascii="Times New Roman" w:eastAsiaTheme="minorEastAsia" w:hAnsi="Times New Roman" w:cs="Times New Roman"/>
          <w:sz w:val="24"/>
          <w:szCs w:val="24"/>
        </w:rPr>
        <w:pPrChange w:id="895" w:author="Daniel Noble" w:date="2025-02-01T13:22:00Z" w16du:dateUtc="2025-02-01T02:22:00Z">
          <w:pPr>
            <w:spacing w:line="480" w:lineRule="auto"/>
            <w:divId w:val="536086500"/>
          </w:pPr>
        </w:pPrChange>
      </w:pPr>
      <w:del w:id="896" w:author="Daniel Noble" w:date="2025-04-01T13:39:00Z" w16du:dateUtc="2025-04-01T02:39:00Z">
        <w:r w:rsidRPr="00402514" w:rsidDel="006430BF">
          <w:rPr>
            <w:rFonts w:ascii="Times New Roman" w:eastAsiaTheme="minorEastAsia" w:hAnsi="Times New Roman" w:cs="Times New Roman"/>
            <w:b/>
            <w:bCs/>
            <w:sz w:val="24"/>
            <w:szCs w:val="24"/>
          </w:rPr>
          <w:delText>Table 1 Definitions of included terms in each subset.</w:delText>
        </w:r>
        <w:r w:rsidRPr="00402514" w:rsidDel="006430BF">
          <w:rPr>
            <w:rFonts w:ascii="Times New Roman" w:eastAsiaTheme="minorEastAsia" w:hAnsi="Times New Roman" w:cs="Times New Roman"/>
            <w:sz w:val="24"/>
            <w:szCs w:val="24"/>
          </w:rPr>
          <w:delText xml:space="preserve"> An outline of the </w:delText>
        </w:r>
        <w:r w:rsidDel="006430BF">
          <w:rPr>
            <w:rFonts w:ascii="Times New Roman" w:eastAsiaTheme="minorEastAsia" w:hAnsi="Times New Roman" w:cs="Times New Roman"/>
            <w:sz w:val="24"/>
            <w:szCs w:val="24"/>
          </w:rPr>
          <w:delText>inclusion criteria</w:delText>
        </w:r>
        <w:r w:rsidRPr="00402514" w:rsidDel="006430BF">
          <w:rPr>
            <w:rFonts w:ascii="Times New Roman" w:eastAsiaTheme="minorEastAsia" w:hAnsi="Times New Roman" w:cs="Times New Roman"/>
            <w:sz w:val="24"/>
            <w:szCs w:val="24"/>
          </w:rPr>
          <w:delText xml:space="preserve"> of effect sizes into each of the subset analyses. </w:delText>
        </w:r>
      </w:del>
    </w:p>
    <w:tbl>
      <w:tblPr>
        <w:tblW w:w="8487" w:type="dxa"/>
        <w:jc w:val="center"/>
        <w:tblLook w:val="04A0" w:firstRow="1" w:lastRow="0" w:firstColumn="1" w:lastColumn="0" w:noHBand="0" w:noVBand="1"/>
      </w:tblPr>
      <w:tblGrid>
        <w:gridCol w:w="2689"/>
        <w:gridCol w:w="5798"/>
      </w:tblGrid>
      <w:tr w:rsidR="0012239A" w:rsidRPr="00C209F7" w:rsidDel="006430BF" w14:paraId="19DAE006" w14:textId="0547A658" w:rsidTr="0012239A">
        <w:trPr>
          <w:divId w:val="536086500"/>
          <w:trHeight w:val="288"/>
          <w:jc w:val="center"/>
          <w:del w:id="897" w:author="Daniel Noble" w:date="2025-04-01T13:39:00Z"/>
        </w:trPr>
        <w:tc>
          <w:tcPr>
            <w:tcW w:w="2689"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9ABE605" w14:textId="2EC399F7" w:rsidR="0012239A" w:rsidRPr="00402514" w:rsidDel="006430BF" w:rsidRDefault="0012239A">
            <w:pPr>
              <w:spacing w:after="0" w:line="240" w:lineRule="auto"/>
              <w:jc w:val="center"/>
              <w:rPr>
                <w:del w:id="898" w:author="Daniel Noble" w:date="2025-04-01T13:39:00Z" w16du:dateUtc="2025-04-01T02:39:00Z"/>
                <w:rFonts w:ascii="Times New Roman" w:eastAsia="Times New Roman" w:hAnsi="Times New Roman" w:cs="Times New Roman"/>
                <w:b/>
                <w:bCs/>
                <w:color w:val="000000"/>
                <w:sz w:val="24"/>
                <w:szCs w:val="24"/>
                <w:lang w:eastAsia="en-AU"/>
              </w:rPr>
              <w:pPrChange w:id="899" w:author="Daniel Noble" w:date="2025-02-01T13:22:00Z" w16du:dateUtc="2025-02-01T02:22:00Z">
                <w:pPr>
                  <w:spacing w:after="0" w:line="276" w:lineRule="auto"/>
                  <w:jc w:val="center"/>
                </w:pPr>
              </w:pPrChange>
            </w:pPr>
            <w:del w:id="900" w:author="Daniel Noble" w:date="2025-04-01T13:39:00Z" w16du:dateUtc="2025-04-01T02:39:00Z">
              <w:r w:rsidRPr="00402514" w:rsidDel="006430BF">
                <w:rPr>
                  <w:rFonts w:ascii="Times New Roman" w:eastAsia="Times New Roman" w:hAnsi="Times New Roman" w:cs="Times New Roman"/>
                  <w:b/>
                  <w:bCs/>
                  <w:color w:val="000000"/>
                  <w:sz w:val="24"/>
                  <w:szCs w:val="24"/>
                  <w:lang w:eastAsia="en-AU"/>
                </w:rPr>
                <w:delText>Subset Analyses</w:delText>
              </w:r>
            </w:del>
          </w:p>
        </w:tc>
        <w:tc>
          <w:tcPr>
            <w:tcW w:w="5798" w:type="dxa"/>
            <w:tcBorders>
              <w:top w:val="single" w:sz="4" w:space="0" w:color="auto"/>
              <w:left w:val="nil"/>
              <w:bottom w:val="single" w:sz="4" w:space="0" w:color="auto"/>
              <w:right w:val="single" w:sz="4" w:space="0" w:color="auto"/>
            </w:tcBorders>
            <w:shd w:val="clear" w:color="000000" w:fill="8EA9DB"/>
            <w:noWrap/>
            <w:vAlign w:val="bottom"/>
            <w:hideMark/>
          </w:tcPr>
          <w:p w14:paraId="72A4082F" w14:textId="266B812F" w:rsidR="0012239A" w:rsidRPr="00402514" w:rsidDel="006430BF" w:rsidRDefault="0012239A">
            <w:pPr>
              <w:spacing w:after="0" w:line="240" w:lineRule="auto"/>
              <w:jc w:val="center"/>
              <w:rPr>
                <w:del w:id="901" w:author="Daniel Noble" w:date="2025-04-01T13:39:00Z" w16du:dateUtc="2025-04-01T02:39:00Z"/>
                <w:rFonts w:ascii="Times New Roman" w:eastAsia="Times New Roman" w:hAnsi="Times New Roman" w:cs="Times New Roman"/>
                <w:b/>
                <w:bCs/>
                <w:color w:val="000000"/>
                <w:sz w:val="24"/>
                <w:szCs w:val="24"/>
                <w:lang w:eastAsia="en-AU"/>
              </w:rPr>
              <w:pPrChange w:id="902" w:author="Daniel Noble" w:date="2025-02-01T13:22:00Z" w16du:dateUtc="2025-02-01T02:22:00Z">
                <w:pPr>
                  <w:spacing w:after="0" w:line="276" w:lineRule="auto"/>
                  <w:jc w:val="center"/>
                </w:pPr>
              </w:pPrChange>
            </w:pPr>
            <w:del w:id="903" w:author="Daniel Noble" w:date="2025-04-01T13:39:00Z" w16du:dateUtc="2025-04-01T02:39:00Z">
              <w:r w:rsidRPr="00402514" w:rsidDel="006430BF">
                <w:rPr>
                  <w:rFonts w:ascii="Times New Roman" w:eastAsia="Times New Roman" w:hAnsi="Times New Roman" w:cs="Times New Roman"/>
                  <w:b/>
                  <w:bCs/>
                  <w:color w:val="000000"/>
                  <w:sz w:val="24"/>
                  <w:szCs w:val="24"/>
                  <w:lang w:eastAsia="en-AU"/>
                </w:rPr>
                <w:delText>Definitions</w:delText>
              </w:r>
            </w:del>
          </w:p>
        </w:tc>
      </w:tr>
      <w:tr w:rsidR="0012239A" w:rsidRPr="00C209F7" w:rsidDel="006430BF" w14:paraId="49F8C3CF" w14:textId="7621B7E5" w:rsidTr="0012239A">
        <w:trPr>
          <w:divId w:val="536086500"/>
          <w:trHeight w:val="576"/>
          <w:jc w:val="center"/>
          <w:del w:id="904" w:author="Daniel Noble" w:date="2025-04-01T13:39:00Z"/>
        </w:trPr>
        <w:tc>
          <w:tcPr>
            <w:tcW w:w="2689" w:type="dxa"/>
            <w:tcBorders>
              <w:top w:val="nil"/>
              <w:left w:val="single" w:sz="4" w:space="0" w:color="auto"/>
              <w:bottom w:val="single" w:sz="4" w:space="0" w:color="auto"/>
              <w:right w:val="single" w:sz="4" w:space="0" w:color="auto"/>
            </w:tcBorders>
            <w:shd w:val="clear" w:color="000000" w:fill="D9E1F2"/>
            <w:noWrap/>
            <w:hideMark/>
          </w:tcPr>
          <w:p w14:paraId="7CD0FDD9" w14:textId="2FB357D6" w:rsidR="0012239A" w:rsidRPr="00402514" w:rsidDel="006430BF" w:rsidRDefault="0012239A">
            <w:pPr>
              <w:spacing w:after="0" w:line="240" w:lineRule="auto"/>
              <w:rPr>
                <w:del w:id="905" w:author="Daniel Noble" w:date="2025-04-01T13:39:00Z" w16du:dateUtc="2025-04-01T02:39:00Z"/>
                <w:rFonts w:ascii="Times New Roman" w:eastAsia="Times New Roman" w:hAnsi="Times New Roman" w:cs="Times New Roman"/>
                <w:b/>
                <w:bCs/>
                <w:color w:val="000000"/>
                <w:sz w:val="24"/>
                <w:szCs w:val="24"/>
                <w:lang w:eastAsia="en-AU"/>
              </w:rPr>
              <w:pPrChange w:id="906" w:author="Daniel Noble" w:date="2025-02-01T13:22:00Z" w16du:dateUtc="2025-02-01T02:22:00Z">
                <w:pPr>
                  <w:spacing w:after="0" w:line="276" w:lineRule="auto"/>
                </w:pPr>
              </w:pPrChange>
            </w:pPr>
            <w:del w:id="907" w:author="Daniel Noble" w:date="2025-04-01T13:39:00Z" w16du:dateUtc="2025-04-01T02:39:00Z">
              <w:r w:rsidRPr="00402514" w:rsidDel="006430BF">
                <w:rPr>
                  <w:rFonts w:ascii="Times New Roman" w:eastAsia="Times New Roman" w:hAnsi="Times New Roman" w:cs="Times New Roman"/>
                  <w:b/>
                  <w:bCs/>
                  <w:color w:val="000000"/>
                  <w:sz w:val="24"/>
                  <w:szCs w:val="24"/>
                  <w:lang w:eastAsia="en-AU"/>
                </w:rPr>
                <w:delText>Population-level Traits</w:delText>
              </w:r>
            </w:del>
          </w:p>
        </w:tc>
        <w:tc>
          <w:tcPr>
            <w:tcW w:w="5798" w:type="dxa"/>
            <w:tcBorders>
              <w:top w:val="nil"/>
              <w:left w:val="nil"/>
              <w:bottom w:val="single" w:sz="4" w:space="0" w:color="auto"/>
              <w:right w:val="single" w:sz="4" w:space="0" w:color="auto"/>
            </w:tcBorders>
            <w:shd w:val="clear" w:color="auto" w:fill="auto"/>
            <w:vAlign w:val="bottom"/>
            <w:hideMark/>
          </w:tcPr>
          <w:p w14:paraId="78A76C75" w14:textId="4620DF42" w:rsidR="0012239A" w:rsidRPr="00402514" w:rsidDel="006430BF" w:rsidRDefault="0012239A">
            <w:pPr>
              <w:spacing w:after="0" w:line="240" w:lineRule="auto"/>
              <w:rPr>
                <w:del w:id="908" w:author="Daniel Noble" w:date="2025-04-01T13:39:00Z" w16du:dateUtc="2025-04-01T02:39:00Z"/>
                <w:rFonts w:ascii="Times New Roman" w:eastAsia="Times New Roman" w:hAnsi="Times New Roman" w:cs="Times New Roman"/>
                <w:color w:val="000000"/>
                <w:sz w:val="24"/>
                <w:szCs w:val="24"/>
                <w:lang w:eastAsia="en-AU"/>
              </w:rPr>
              <w:pPrChange w:id="909" w:author="Daniel Noble" w:date="2025-02-01T13:22:00Z" w16du:dateUtc="2025-02-01T02:22:00Z">
                <w:pPr>
                  <w:spacing w:after="0" w:line="276" w:lineRule="auto"/>
                </w:pPr>
              </w:pPrChange>
            </w:pPr>
            <w:del w:id="910" w:author="Daniel Noble" w:date="2025-04-01T13:39:00Z" w16du:dateUtc="2025-04-01T02:39:00Z">
              <w:r w:rsidRPr="00402514" w:rsidDel="006430BF">
                <w:rPr>
                  <w:rFonts w:ascii="Times New Roman" w:eastAsia="Times New Roman" w:hAnsi="Times New Roman" w:cs="Times New Roman"/>
                  <w:color w:val="000000"/>
                  <w:sz w:val="24"/>
                  <w:szCs w:val="24"/>
                  <w:lang w:eastAsia="en-AU"/>
                </w:rPr>
                <w:delText xml:space="preserve">Phenotypic traits measured for an entire population (e.g., </w:delText>
              </w:r>
              <w:r w:rsidDel="006430BF">
                <w:rPr>
                  <w:rFonts w:ascii="Times New Roman" w:eastAsia="Times New Roman" w:hAnsi="Times New Roman" w:cs="Times New Roman"/>
                  <w:color w:val="000000"/>
                  <w:sz w:val="24"/>
                  <w:szCs w:val="24"/>
                  <w:lang w:eastAsia="en-AU"/>
                </w:rPr>
                <w:delText>s</w:delText>
              </w:r>
              <w:r w:rsidRPr="00402514" w:rsidDel="006430BF">
                <w:rPr>
                  <w:rFonts w:ascii="Times New Roman" w:eastAsia="Times New Roman" w:hAnsi="Times New Roman" w:cs="Times New Roman"/>
                  <w:color w:val="000000"/>
                  <w:sz w:val="24"/>
                  <w:szCs w:val="24"/>
                  <w:lang w:eastAsia="en-AU"/>
                </w:rPr>
                <w:delText>urvival).</w:delText>
              </w:r>
            </w:del>
          </w:p>
        </w:tc>
      </w:tr>
      <w:tr w:rsidR="0012239A" w:rsidRPr="00C209F7" w:rsidDel="006430BF" w14:paraId="05982299" w14:textId="7628C1B6" w:rsidTr="0012239A">
        <w:trPr>
          <w:divId w:val="536086500"/>
          <w:trHeight w:val="864"/>
          <w:jc w:val="center"/>
          <w:del w:id="911" w:author="Daniel Noble" w:date="2025-04-01T13:39:00Z"/>
        </w:trPr>
        <w:tc>
          <w:tcPr>
            <w:tcW w:w="2689" w:type="dxa"/>
            <w:tcBorders>
              <w:top w:val="nil"/>
              <w:left w:val="single" w:sz="4" w:space="0" w:color="auto"/>
              <w:bottom w:val="single" w:sz="4" w:space="0" w:color="auto"/>
              <w:right w:val="single" w:sz="4" w:space="0" w:color="auto"/>
            </w:tcBorders>
            <w:shd w:val="clear" w:color="000000" w:fill="D9E1F2"/>
            <w:noWrap/>
            <w:hideMark/>
          </w:tcPr>
          <w:p w14:paraId="677CA70D" w14:textId="2FE3050F" w:rsidR="0012239A" w:rsidRPr="00402514" w:rsidDel="006430BF" w:rsidRDefault="0012239A">
            <w:pPr>
              <w:spacing w:after="0" w:line="240" w:lineRule="auto"/>
              <w:rPr>
                <w:del w:id="912" w:author="Daniel Noble" w:date="2025-04-01T13:39:00Z" w16du:dateUtc="2025-04-01T02:39:00Z"/>
                <w:rFonts w:ascii="Times New Roman" w:eastAsia="Times New Roman" w:hAnsi="Times New Roman" w:cs="Times New Roman"/>
                <w:b/>
                <w:bCs/>
                <w:color w:val="000000"/>
                <w:sz w:val="24"/>
                <w:szCs w:val="24"/>
                <w:lang w:eastAsia="en-AU"/>
              </w:rPr>
              <w:pPrChange w:id="913" w:author="Daniel Noble" w:date="2025-02-01T13:22:00Z" w16du:dateUtc="2025-02-01T02:22:00Z">
                <w:pPr>
                  <w:spacing w:after="0" w:line="276" w:lineRule="auto"/>
                </w:pPr>
              </w:pPrChange>
            </w:pPr>
            <w:del w:id="914" w:author="Daniel Noble" w:date="2025-04-01T13:39:00Z" w16du:dateUtc="2025-04-01T02:39:00Z">
              <w:r w:rsidRPr="00402514" w:rsidDel="006430BF">
                <w:rPr>
                  <w:rFonts w:ascii="Times New Roman" w:eastAsia="Times New Roman" w:hAnsi="Times New Roman" w:cs="Times New Roman"/>
                  <w:b/>
                  <w:bCs/>
                  <w:color w:val="000000"/>
                  <w:sz w:val="24"/>
                  <w:szCs w:val="24"/>
                  <w:lang w:eastAsia="en-AU"/>
                </w:rPr>
                <w:delText>Individual-level Traits</w:delText>
              </w:r>
            </w:del>
          </w:p>
        </w:tc>
        <w:tc>
          <w:tcPr>
            <w:tcW w:w="5798" w:type="dxa"/>
            <w:tcBorders>
              <w:top w:val="nil"/>
              <w:left w:val="nil"/>
              <w:bottom w:val="single" w:sz="4" w:space="0" w:color="auto"/>
              <w:right w:val="single" w:sz="4" w:space="0" w:color="auto"/>
            </w:tcBorders>
            <w:shd w:val="clear" w:color="auto" w:fill="auto"/>
            <w:vAlign w:val="bottom"/>
            <w:hideMark/>
          </w:tcPr>
          <w:p w14:paraId="3421892C" w14:textId="42ACB1AB" w:rsidR="0012239A" w:rsidRPr="00402514" w:rsidDel="006430BF" w:rsidRDefault="0012239A">
            <w:pPr>
              <w:spacing w:after="0" w:line="240" w:lineRule="auto"/>
              <w:rPr>
                <w:del w:id="915" w:author="Daniel Noble" w:date="2025-04-01T13:39:00Z" w16du:dateUtc="2025-04-01T02:39:00Z"/>
                <w:rFonts w:ascii="Times New Roman" w:eastAsia="Times New Roman" w:hAnsi="Times New Roman" w:cs="Times New Roman"/>
                <w:color w:val="000000"/>
                <w:sz w:val="24"/>
                <w:szCs w:val="24"/>
                <w:lang w:eastAsia="en-AU"/>
              </w:rPr>
              <w:pPrChange w:id="916" w:author="Daniel Noble" w:date="2025-02-01T13:22:00Z" w16du:dateUtc="2025-02-01T02:22:00Z">
                <w:pPr>
                  <w:spacing w:after="0" w:line="276" w:lineRule="auto"/>
                </w:pPr>
              </w:pPrChange>
            </w:pPr>
            <w:del w:id="917" w:author="Daniel Noble" w:date="2025-04-01T13:39:00Z" w16du:dateUtc="2025-04-01T02:39:00Z">
              <w:r w:rsidRPr="00402514" w:rsidDel="006430BF">
                <w:rPr>
                  <w:rFonts w:ascii="Times New Roman" w:eastAsia="Times New Roman" w:hAnsi="Times New Roman" w:cs="Times New Roman"/>
                  <w:color w:val="000000"/>
                  <w:sz w:val="24"/>
                  <w:szCs w:val="24"/>
                  <w:lang w:eastAsia="en-AU"/>
                </w:rPr>
                <w:delText xml:space="preserve">Phenotypic traits measured in an individual (e.g., </w:delText>
              </w:r>
              <w:r w:rsidDel="006430BF">
                <w:rPr>
                  <w:rFonts w:ascii="Times New Roman" w:eastAsia="Times New Roman" w:hAnsi="Times New Roman" w:cs="Times New Roman"/>
                  <w:color w:val="000000"/>
                  <w:sz w:val="24"/>
                  <w:szCs w:val="24"/>
                  <w:lang w:eastAsia="en-AU"/>
                </w:rPr>
                <w:delText>f</w:delText>
              </w:r>
              <w:r w:rsidRPr="00402514" w:rsidDel="006430BF">
                <w:rPr>
                  <w:rFonts w:ascii="Times New Roman" w:eastAsia="Times New Roman" w:hAnsi="Times New Roman" w:cs="Times New Roman"/>
                  <w:color w:val="000000"/>
                  <w:sz w:val="24"/>
                  <w:szCs w:val="24"/>
                  <w:lang w:eastAsia="en-AU"/>
                </w:rPr>
                <w:delText xml:space="preserve">ood </w:delText>
              </w:r>
              <w:r w:rsidDel="006430BF">
                <w:rPr>
                  <w:rFonts w:ascii="Times New Roman" w:eastAsia="Times New Roman" w:hAnsi="Times New Roman" w:cs="Times New Roman"/>
                  <w:color w:val="000000"/>
                  <w:sz w:val="24"/>
                  <w:szCs w:val="24"/>
                  <w:lang w:eastAsia="en-AU"/>
                </w:rPr>
                <w:delText>c</w:delText>
              </w:r>
              <w:r w:rsidRPr="00402514" w:rsidDel="006430BF">
                <w:rPr>
                  <w:rFonts w:ascii="Times New Roman" w:eastAsia="Times New Roman" w:hAnsi="Times New Roman" w:cs="Times New Roman"/>
                  <w:color w:val="000000"/>
                  <w:sz w:val="24"/>
                  <w:szCs w:val="24"/>
                  <w:lang w:eastAsia="en-AU"/>
                </w:rPr>
                <w:delText xml:space="preserve">onsumption, </w:delText>
              </w:r>
              <w:r w:rsidDel="006430BF">
                <w:rPr>
                  <w:rFonts w:ascii="Times New Roman" w:eastAsia="Times New Roman" w:hAnsi="Times New Roman" w:cs="Times New Roman"/>
                  <w:color w:val="000000"/>
                  <w:sz w:val="24"/>
                  <w:szCs w:val="24"/>
                  <w:lang w:eastAsia="en-AU"/>
                </w:rPr>
                <w:delText>c</w:delText>
              </w:r>
              <w:r w:rsidRPr="00402514" w:rsidDel="006430BF">
                <w:rPr>
                  <w:rFonts w:ascii="Times New Roman" w:eastAsia="Times New Roman" w:hAnsi="Times New Roman" w:cs="Times New Roman"/>
                  <w:color w:val="000000"/>
                  <w:sz w:val="24"/>
                  <w:szCs w:val="24"/>
                  <w:lang w:eastAsia="en-AU"/>
                </w:rPr>
                <w:delText xml:space="preserve">ortisol </w:delText>
              </w:r>
              <w:r w:rsidDel="006430BF">
                <w:rPr>
                  <w:rFonts w:ascii="Times New Roman" w:eastAsia="Times New Roman" w:hAnsi="Times New Roman" w:cs="Times New Roman"/>
                  <w:color w:val="000000"/>
                  <w:sz w:val="24"/>
                  <w:szCs w:val="24"/>
                  <w:lang w:eastAsia="en-AU"/>
                </w:rPr>
                <w:delText>l</w:delText>
              </w:r>
              <w:r w:rsidRPr="00402514" w:rsidDel="006430BF">
                <w:rPr>
                  <w:rFonts w:ascii="Times New Roman" w:eastAsia="Times New Roman" w:hAnsi="Times New Roman" w:cs="Times New Roman"/>
                  <w:color w:val="000000"/>
                  <w:sz w:val="24"/>
                  <w:szCs w:val="24"/>
                  <w:lang w:eastAsia="en-AU"/>
                </w:rPr>
                <w:delText xml:space="preserve">evels, hsp70, </w:delText>
              </w:r>
              <w:r w:rsidDel="006430BF">
                <w:rPr>
                  <w:rFonts w:ascii="Times New Roman" w:eastAsia="Times New Roman" w:hAnsi="Times New Roman" w:cs="Times New Roman"/>
                  <w:color w:val="000000"/>
                  <w:sz w:val="24"/>
                  <w:szCs w:val="24"/>
                  <w:lang w:eastAsia="en-AU"/>
                </w:rPr>
                <w:delText>d</w:delText>
              </w:r>
              <w:r w:rsidRPr="00402514" w:rsidDel="006430BF">
                <w:rPr>
                  <w:rFonts w:ascii="Times New Roman" w:eastAsia="Times New Roman" w:hAnsi="Times New Roman" w:cs="Times New Roman"/>
                  <w:color w:val="000000"/>
                  <w:sz w:val="24"/>
                  <w:szCs w:val="24"/>
                  <w:lang w:eastAsia="en-AU"/>
                </w:rPr>
                <w:delText xml:space="preserve">evelopment </w:delText>
              </w:r>
              <w:r w:rsidDel="006430BF">
                <w:rPr>
                  <w:rFonts w:ascii="Times New Roman" w:eastAsia="Times New Roman" w:hAnsi="Times New Roman" w:cs="Times New Roman"/>
                  <w:color w:val="000000"/>
                  <w:sz w:val="24"/>
                  <w:szCs w:val="24"/>
                  <w:lang w:eastAsia="en-AU"/>
                </w:rPr>
                <w:delText>t</w:delText>
              </w:r>
              <w:r w:rsidRPr="00402514" w:rsidDel="006430BF">
                <w:rPr>
                  <w:rFonts w:ascii="Times New Roman" w:eastAsia="Times New Roman" w:hAnsi="Times New Roman" w:cs="Times New Roman"/>
                  <w:color w:val="000000"/>
                  <w:sz w:val="24"/>
                  <w:szCs w:val="24"/>
                  <w:lang w:eastAsia="en-AU"/>
                </w:rPr>
                <w:delText xml:space="preserve">ime, </w:delText>
              </w:r>
              <w:r w:rsidDel="006430BF">
                <w:rPr>
                  <w:rFonts w:ascii="Times New Roman" w:eastAsia="Times New Roman" w:hAnsi="Times New Roman" w:cs="Times New Roman"/>
                  <w:color w:val="000000"/>
                  <w:sz w:val="24"/>
                  <w:szCs w:val="24"/>
                  <w:lang w:eastAsia="en-AU"/>
                </w:rPr>
                <w:delText>l</w:delText>
              </w:r>
              <w:r w:rsidRPr="00402514" w:rsidDel="006430BF">
                <w:rPr>
                  <w:rFonts w:ascii="Times New Roman" w:eastAsia="Times New Roman" w:hAnsi="Times New Roman" w:cs="Times New Roman"/>
                  <w:color w:val="000000"/>
                  <w:sz w:val="24"/>
                  <w:szCs w:val="24"/>
                  <w:lang w:eastAsia="en-AU"/>
                </w:rPr>
                <w:delText xml:space="preserve">ength, </w:delText>
              </w:r>
              <w:r w:rsidDel="006430BF">
                <w:rPr>
                  <w:rFonts w:ascii="Times New Roman" w:eastAsia="Times New Roman" w:hAnsi="Times New Roman" w:cs="Times New Roman"/>
                  <w:color w:val="000000"/>
                  <w:sz w:val="24"/>
                  <w:szCs w:val="24"/>
                  <w:lang w:eastAsia="en-AU"/>
                </w:rPr>
                <w:delText>l</w:delText>
              </w:r>
              <w:r w:rsidRPr="00402514" w:rsidDel="006430BF">
                <w:rPr>
                  <w:rFonts w:ascii="Times New Roman" w:eastAsia="Times New Roman" w:hAnsi="Times New Roman" w:cs="Times New Roman"/>
                  <w:color w:val="000000"/>
                  <w:sz w:val="24"/>
                  <w:szCs w:val="24"/>
                  <w:lang w:eastAsia="en-AU"/>
                </w:rPr>
                <w:delText xml:space="preserve">ocomotor </w:delText>
              </w:r>
              <w:r w:rsidDel="006430BF">
                <w:rPr>
                  <w:rFonts w:ascii="Times New Roman" w:eastAsia="Times New Roman" w:hAnsi="Times New Roman" w:cs="Times New Roman"/>
                  <w:color w:val="000000"/>
                  <w:sz w:val="24"/>
                  <w:szCs w:val="24"/>
                  <w:lang w:eastAsia="en-AU"/>
                </w:rPr>
                <w:delText>p</w:delText>
              </w:r>
              <w:r w:rsidRPr="00402514" w:rsidDel="006430BF">
                <w:rPr>
                  <w:rFonts w:ascii="Times New Roman" w:eastAsia="Times New Roman" w:hAnsi="Times New Roman" w:cs="Times New Roman"/>
                  <w:color w:val="000000"/>
                  <w:sz w:val="24"/>
                  <w:szCs w:val="24"/>
                  <w:lang w:eastAsia="en-AU"/>
                </w:rPr>
                <w:delText>erformance etc.).</w:delText>
              </w:r>
            </w:del>
          </w:p>
        </w:tc>
      </w:tr>
      <w:tr w:rsidR="0012239A" w:rsidRPr="00C209F7" w:rsidDel="006430BF" w14:paraId="76678EF9" w14:textId="1876834C" w:rsidTr="0012239A">
        <w:trPr>
          <w:divId w:val="536086500"/>
          <w:trHeight w:val="576"/>
          <w:jc w:val="center"/>
          <w:del w:id="918" w:author="Daniel Noble" w:date="2025-04-01T13:39:00Z"/>
        </w:trPr>
        <w:tc>
          <w:tcPr>
            <w:tcW w:w="2689" w:type="dxa"/>
            <w:tcBorders>
              <w:top w:val="nil"/>
              <w:left w:val="single" w:sz="4" w:space="0" w:color="auto"/>
              <w:bottom w:val="single" w:sz="4" w:space="0" w:color="auto"/>
              <w:right w:val="single" w:sz="4" w:space="0" w:color="auto"/>
            </w:tcBorders>
            <w:shd w:val="clear" w:color="000000" w:fill="D9E1F2"/>
            <w:noWrap/>
            <w:hideMark/>
          </w:tcPr>
          <w:p w14:paraId="3873F13E" w14:textId="4F056DAD" w:rsidR="0012239A" w:rsidRPr="00402514" w:rsidDel="006430BF" w:rsidRDefault="0012239A">
            <w:pPr>
              <w:spacing w:after="0" w:line="240" w:lineRule="auto"/>
              <w:rPr>
                <w:del w:id="919" w:author="Daniel Noble" w:date="2025-04-01T13:39:00Z" w16du:dateUtc="2025-04-01T02:39:00Z"/>
                <w:rFonts w:ascii="Times New Roman" w:eastAsia="Times New Roman" w:hAnsi="Times New Roman" w:cs="Times New Roman"/>
                <w:b/>
                <w:bCs/>
                <w:color w:val="000000"/>
                <w:sz w:val="24"/>
                <w:szCs w:val="24"/>
                <w:lang w:eastAsia="en-AU"/>
              </w:rPr>
              <w:pPrChange w:id="920" w:author="Daniel Noble" w:date="2025-02-01T13:22:00Z" w16du:dateUtc="2025-02-01T02:22:00Z">
                <w:pPr>
                  <w:spacing w:after="0" w:line="276" w:lineRule="auto"/>
                </w:pPr>
              </w:pPrChange>
            </w:pPr>
            <w:del w:id="921" w:author="Daniel Noble" w:date="2025-04-01T13:39:00Z" w16du:dateUtc="2025-04-01T02:39:00Z">
              <w:r w:rsidRPr="00402514" w:rsidDel="006430BF">
                <w:rPr>
                  <w:rFonts w:ascii="Times New Roman" w:eastAsia="Times New Roman" w:hAnsi="Times New Roman" w:cs="Times New Roman"/>
                  <w:b/>
                  <w:bCs/>
                  <w:color w:val="000000"/>
                  <w:sz w:val="24"/>
                  <w:szCs w:val="24"/>
                  <w:lang w:eastAsia="en-AU"/>
                </w:rPr>
                <w:delText>Aquatic Organisms</w:delText>
              </w:r>
            </w:del>
          </w:p>
        </w:tc>
        <w:tc>
          <w:tcPr>
            <w:tcW w:w="5798" w:type="dxa"/>
            <w:tcBorders>
              <w:top w:val="nil"/>
              <w:left w:val="nil"/>
              <w:bottom w:val="single" w:sz="4" w:space="0" w:color="auto"/>
              <w:right w:val="single" w:sz="4" w:space="0" w:color="auto"/>
            </w:tcBorders>
            <w:shd w:val="clear" w:color="auto" w:fill="auto"/>
            <w:vAlign w:val="bottom"/>
            <w:hideMark/>
          </w:tcPr>
          <w:p w14:paraId="52FAB110" w14:textId="1970D3B5" w:rsidR="0012239A" w:rsidRPr="00402514" w:rsidDel="006430BF" w:rsidRDefault="0012239A">
            <w:pPr>
              <w:spacing w:after="0" w:line="240" w:lineRule="auto"/>
              <w:rPr>
                <w:del w:id="922" w:author="Daniel Noble" w:date="2025-04-01T13:39:00Z" w16du:dateUtc="2025-04-01T02:39:00Z"/>
                <w:rFonts w:ascii="Times New Roman" w:eastAsia="Times New Roman" w:hAnsi="Times New Roman" w:cs="Times New Roman"/>
                <w:color w:val="000000"/>
                <w:sz w:val="24"/>
                <w:szCs w:val="24"/>
                <w:lang w:eastAsia="en-AU"/>
              </w:rPr>
              <w:pPrChange w:id="923" w:author="Daniel Noble" w:date="2025-02-01T13:22:00Z" w16du:dateUtc="2025-02-01T02:22:00Z">
                <w:pPr>
                  <w:spacing w:after="0" w:line="276" w:lineRule="auto"/>
                </w:pPr>
              </w:pPrChange>
            </w:pPr>
            <w:del w:id="924" w:author="Daniel Noble" w:date="2025-04-01T13:39:00Z" w16du:dateUtc="2025-04-01T02:39:00Z">
              <w:r w:rsidRPr="00402514" w:rsidDel="006430BF">
                <w:rPr>
                  <w:rFonts w:ascii="Times New Roman" w:eastAsia="Times New Roman" w:hAnsi="Times New Roman" w:cs="Times New Roman"/>
                  <w:color w:val="000000"/>
                  <w:sz w:val="24"/>
                  <w:szCs w:val="24"/>
                  <w:lang w:eastAsia="en-AU"/>
                </w:rPr>
                <w:delText>Organisms that spend the predominant amount of their lifecycle in aquatic ecosystems, including amphibians.</w:delText>
              </w:r>
            </w:del>
          </w:p>
        </w:tc>
      </w:tr>
      <w:tr w:rsidR="0012239A" w:rsidRPr="00C209F7" w:rsidDel="006430BF" w14:paraId="33FB0918" w14:textId="4C40F140" w:rsidTr="0012239A">
        <w:trPr>
          <w:divId w:val="536086500"/>
          <w:trHeight w:val="576"/>
          <w:jc w:val="center"/>
          <w:del w:id="925" w:author="Daniel Noble" w:date="2025-04-01T13:39:00Z"/>
        </w:trPr>
        <w:tc>
          <w:tcPr>
            <w:tcW w:w="2689" w:type="dxa"/>
            <w:tcBorders>
              <w:top w:val="nil"/>
              <w:left w:val="single" w:sz="4" w:space="0" w:color="auto"/>
              <w:bottom w:val="single" w:sz="4" w:space="0" w:color="auto"/>
              <w:right w:val="single" w:sz="4" w:space="0" w:color="auto"/>
            </w:tcBorders>
            <w:shd w:val="clear" w:color="000000" w:fill="D9E1F2"/>
            <w:noWrap/>
            <w:hideMark/>
          </w:tcPr>
          <w:p w14:paraId="7DE4D054" w14:textId="7B6520F7" w:rsidR="0012239A" w:rsidRPr="00402514" w:rsidDel="006430BF" w:rsidRDefault="0012239A">
            <w:pPr>
              <w:spacing w:after="0" w:line="240" w:lineRule="auto"/>
              <w:rPr>
                <w:del w:id="926" w:author="Daniel Noble" w:date="2025-04-01T13:39:00Z" w16du:dateUtc="2025-04-01T02:39:00Z"/>
                <w:rFonts w:ascii="Times New Roman" w:eastAsia="Times New Roman" w:hAnsi="Times New Roman" w:cs="Times New Roman"/>
                <w:b/>
                <w:bCs/>
                <w:color w:val="000000"/>
                <w:sz w:val="24"/>
                <w:szCs w:val="24"/>
                <w:lang w:eastAsia="en-AU"/>
              </w:rPr>
              <w:pPrChange w:id="927" w:author="Daniel Noble" w:date="2025-02-01T13:22:00Z" w16du:dateUtc="2025-02-01T02:22:00Z">
                <w:pPr>
                  <w:spacing w:after="0" w:line="276" w:lineRule="auto"/>
                </w:pPr>
              </w:pPrChange>
            </w:pPr>
            <w:del w:id="928" w:author="Daniel Noble" w:date="2025-04-01T13:39:00Z" w16du:dateUtc="2025-04-01T02:39:00Z">
              <w:r w:rsidRPr="00402514" w:rsidDel="006430BF">
                <w:rPr>
                  <w:rFonts w:ascii="Times New Roman" w:eastAsia="Times New Roman" w:hAnsi="Times New Roman" w:cs="Times New Roman"/>
                  <w:b/>
                  <w:bCs/>
                  <w:color w:val="000000"/>
                  <w:sz w:val="24"/>
                  <w:szCs w:val="24"/>
                  <w:lang w:eastAsia="en-AU"/>
                </w:rPr>
                <w:delText>Terrestrial Organisms</w:delText>
              </w:r>
            </w:del>
          </w:p>
        </w:tc>
        <w:tc>
          <w:tcPr>
            <w:tcW w:w="5798" w:type="dxa"/>
            <w:tcBorders>
              <w:top w:val="nil"/>
              <w:left w:val="nil"/>
              <w:bottom w:val="single" w:sz="4" w:space="0" w:color="auto"/>
              <w:right w:val="single" w:sz="4" w:space="0" w:color="auto"/>
            </w:tcBorders>
            <w:shd w:val="clear" w:color="auto" w:fill="auto"/>
            <w:vAlign w:val="bottom"/>
            <w:hideMark/>
          </w:tcPr>
          <w:p w14:paraId="4E1919AE" w14:textId="5321A197" w:rsidR="0012239A" w:rsidRPr="00402514" w:rsidDel="006430BF" w:rsidRDefault="0012239A">
            <w:pPr>
              <w:spacing w:after="0" w:line="240" w:lineRule="auto"/>
              <w:rPr>
                <w:del w:id="929" w:author="Daniel Noble" w:date="2025-04-01T13:39:00Z" w16du:dateUtc="2025-04-01T02:39:00Z"/>
                <w:rFonts w:ascii="Times New Roman" w:eastAsia="Times New Roman" w:hAnsi="Times New Roman" w:cs="Times New Roman"/>
                <w:color w:val="000000"/>
                <w:sz w:val="24"/>
                <w:szCs w:val="24"/>
                <w:lang w:eastAsia="en-AU"/>
              </w:rPr>
              <w:pPrChange w:id="930" w:author="Daniel Noble" w:date="2025-02-01T13:22:00Z" w16du:dateUtc="2025-02-01T02:22:00Z">
                <w:pPr>
                  <w:spacing w:after="0" w:line="276" w:lineRule="auto"/>
                </w:pPr>
              </w:pPrChange>
            </w:pPr>
            <w:del w:id="931" w:author="Daniel Noble" w:date="2025-04-01T13:39:00Z" w16du:dateUtc="2025-04-01T02:39:00Z">
              <w:r w:rsidRPr="00402514" w:rsidDel="006430BF">
                <w:rPr>
                  <w:rFonts w:ascii="Times New Roman" w:eastAsia="Times New Roman" w:hAnsi="Times New Roman" w:cs="Times New Roman"/>
                  <w:color w:val="000000"/>
                  <w:sz w:val="24"/>
                  <w:szCs w:val="24"/>
                  <w:lang w:eastAsia="en-AU"/>
                </w:rPr>
                <w:delText>Organisms that spend the predominant amount of their lifecycle in terrestrial ecosystems.</w:delText>
              </w:r>
            </w:del>
          </w:p>
        </w:tc>
      </w:tr>
      <w:tr w:rsidR="0012239A" w:rsidRPr="00C209F7" w:rsidDel="006430BF" w14:paraId="766AE0E9" w14:textId="5C1FC1F9" w:rsidTr="0012239A">
        <w:trPr>
          <w:divId w:val="536086500"/>
          <w:trHeight w:val="1152"/>
          <w:jc w:val="center"/>
          <w:del w:id="932" w:author="Daniel Noble" w:date="2025-04-01T13:39:00Z"/>
        </w:trPr>
        <w:tc>
          <w:tcPr>
            <w:tcW w:w="2689" w:type="dxa"/>
            <w:tcBorders>
              <w:top w:val="nil"/>
              <w:left w:val="single" w:sz="4" w:space="0" w:color="auto"/>
              <w:bottom w:val="single" w:sz="4" w:space="0" w:color="auto"/>
              <w:right w:val="single" w:sz="4" w:space="0" w:color="auto"/>
            </w:tcBorders>
            <w:shd w:val="clear" w:color="000000" w:fill="D9E1F2"/>
            <w:noWrap/>
            <w:hideMark/>
          </w:tcPr>
          <w:p w14:paraId="4098B23D" w14:textId="67DBDF08" w:rsidR="0012239A" w:rsidRPr="00402514" w:rsidDel="006430BF" w:rsidRDefault="0012239A">
            <w:pPr>
              <w:spacing w:after="0" w:line="240" w:lineRule="auto"/>
              <w:rPr>
                <w:del w:id="933" w:author="Daniel Noble" w:date="2025-04-01T13:39:00Z" w16du:dateUtc="2025-04-01T02:39:00Z"/>
                <w:rFonts w:ascii="Times New Roman" w:eastAsia="Times New Roman" w:hAnsi="Times New Roman" w:cs="Times New Roman"/>
                <w:b/>
                <w:bCs/>
                <w:color w:val="000000"/>
                <w:sz w:val="24"/>
                <w:szCs w:val="24"/>
                <w:lang w:eastAsia="en-AU"/>
              </w:rPr>
              <w:pPrChange w:id="934" w:author="Daniel Noble" w:date="2025-02-01T13:22:00Z" w16du:dateUtc="2025-02-01T02:22:00Z">
                <w:pPr>
                  <w:spacing w:after="0" w:line="276" w:lineRule="auto"/>
                </w:pPr>
              </w:pPrChange>
            </w:pPr>
            <w:del w:id="935" w:author="Daniel Noble" w:date="2025-04-01T13:39:00Z" w16du:dateUtc="2025-04-01T02:39:00Z">
              <w:r w:rsidRPr="00402514" w:rsidDel="006430BF">
                <w:rPr>
                  <w:rFonts w:ascii="Times New Roman" w:eastAsia="Times New Roman" w:hAnsi="Times New Roman" w:cs="Times New Roman"/>
                  <w:b/>
                  <w:bCs/>
                  <w:color w:val="000000"/>
                  <w:sz w:val="24"/>
                  <w:szCs w:val="24"/>
                  <w:lang w:eastAsia="en-AU"/>
                </w:rPr>
                <w:delText>Acclimation</w:delText>
              </w:r>
            </w:del>
          </w:p>
        </w:tc>
        <w:tc>
          <w:tcPr>
            <w:tcW w:w="5798" w:type="dxa"/>
            <w:tcBorders>
              <w:top w:val="nil"/>
              <w:left w:val="nil"/>
              <w:bottom w:val="single" w:sz="4" w:space="0" w:color="auto"/>
              <w:right w:val="single" w:sz="4" w:space="0" w:color="auto"/>
            </w:tcBorders>
            <w:shd w:val="clear" w:color="auto" w:fill="auto"/>
            <w:vAlign w:val="bottom"/>
            <w:hideMark/>
          </w:tcPr>
          <w:p w14:paraId="3CFAA3CE" w14:textId="23ED27E2" w:rsidR="0012239A" w:rsidRPr="00402514" w:rsidDel="006430BF" w:rsidRDefault="0012239A">
            <w:pPr>
              <w:spacing w:after="0" w:line="240" w:lineRule="auto"/>
              <w:rPr>
                <w:del w:id="936" w:author="Daniel Noble" w:date="2025-04-01T13:39:00Z" w16du:dateUtc="2025-04-01T02:39:00Z"/>
                <w:rFonts w:ascii="Times New Roman" w:eastAsia="Times New Roman" w:hAnsi="Times New Roman" w:cs="Times New Roman"/>
                <w:color w:val="000000"/>
                <w:sz w:val="24"/>
                <w:szCs w:val="24"/>
                <w:lang w:eastAsia="en-AU"/>
              </w:rPr>
              <w:pPrChange w:id="937" w:author="Daniel Noble" w:date="2025-02-01T13:22:00Z" w16du:dateUtc="2025-02-01T02:22:00Z">
                <w:pPr>
                  <w:spacing w:after="0" w:line="276" w:lineRule="auto"/>
                </w:pPr>
              </w:pPrChange>
            </w:pPr>
            <w:del w:id="938" w:author="Daniel Noble" w:date="2025-04-01T13:39:00Z" w16du:dateUtc="2025-04-01T02:39:00Z">
              <w:r w:rsidRPr="00402514" w:rsidDel="006430BF">
                <w:rPr>
                  <w:rFonts w:ascii="Times New Roman" w:eastAsia="Times New Roman" w:hAnsi="Times New Roman" w:cs="Times New Roman"/>
                  <w:color w:val="000000"/>
                  <w:sz w:val="24"/>
                  <w:szCs w:val="24"/>
                  <w:lang w:val="en" w:eastAsia="en-AU"/>
                </w:rPr>
                <w:delText>A treatment</w:delText>
              </w:r>
              <w:r w:rsidDel="006430BF">
                <w:rPr>
                  <w:rFonts w:ascii="Times New Roman" w:eastAsia="Times New Roman" w:hAnsi="Times New Roman" w:cs="Times New Roman"/>
                  <w:color w:val="000000"/>
                  <w:sz w:val="24"/>
                  <w:szCs w:val="24"/>
                  <w:lang w:val="en" w:eastAsia="en-AU"/>
                </w:rPr>
                <w:delText xml:space="preserve"> lasting days to weeks</w:delText>
              </w:r>
              <w:r w:rsidRPr="00402514" w:rsidDel="006430BF">
                <w:rPr>
                  <w:rFonts w:ascii="Times New Roman" w:eastAsia="Times New Roman" w:hAnsi="Times New Roman" w:cs="Times New Roman"/>
                  <w:color w:val="000000"/>
                  <w:sz w:val="24"/>
                  <w:szCs w:val="24"/>
                  <w:lang w:val="en" w:eastAsia="en-AU"/>
                </w:rPr>
                <w:delText xml:space="preserve"> that does not </w:delText>
              </w:r>
              <w:r w:rsidDel="006430BF">
                <w:rPr>
                  <w:rFonts w:ascii="Times New Roman" w:eastAsia="Times New Roman" w:hAnsi="Times New Roman" w:cs="Times New Roman"/>
                  <w:color w:val="000000"/>
                  <w:sz w:val="24"/>
                  <w:szCs w:val="24"/>
                  <w:lang w:val="en" w:eastAsia="en-AU"/>
                </w:rPr>
                <w:delText>include</w:delText>
              </w:r>
              <w:r w:rsidRPr="00402514" w:rsidDel="006430BF">
                <w:rPr>
                  <w:rFonts w:ascii="Times New Roman" w:eastAsia="Times New Roman" w:hAnsi="Times New Roman" w:cs="Times New Roman"/>
                  <w:color w:val="000000"/>
                  <w:sz w:val="24"/>
                  <w:szCs w:val="24"/>
                  <w:lang w:val="en" w:eastAsia="en-AU"/>
                </w:rPr>
                <w:delText xml:space="preserve"> a significant period of </w:delText>
              </w:r>
              <w:r w:rsidDel="006430BF">
                <w:rPr>
                  <w:rFonts w:ascii="Times New Roman" w:eastAsia="Times New Roman" w:hAnsi="Times New Roman" w:cs="Times New Roman"/>
                  <w:color w:val="000000"/>
                  <w:sz w:val="24"/>
                  <w:szCs w:val="24"/>
                  <w:lang w:val="en" w:eastAsia="en-AU"/>
                </w:rPr>
                <w:delText xml:space="preserve">early </w:delText>
              </w:r>
              <w:r w:rsidRPr="00402514" w:rsidDel="006430BF">
                <w:rPr>
                  <w:rFonts w:ascii="Times New Roman" w:eastAsia="Times New Roman" w:hAnsi="Times New Roman" w:cs="Times New Roman"/>
                  <w:color w:val="000000"/>
                  <w:sz w:val="24"/>
                  <w:szCs w:val="24"/>
                  <w:lang w:val="en" w:eastAsia="en-AU"/>
                </w:rPr>
                <w:delText xml:space="preserve">development, </w:delText>
              </w:r>
              <w:r w:rsidR="00176118" w:rsidDel="006430BF">
                <w:rPr>
                  <w:rFonts w:ascii="Times New Roman" w:eastAsia="Times New Roman" w:hAnsi="Times New Roman" w:cs="Times New Roman"/>
                  <w:color w:val="000000"/>
                  <w:sz w:val="24"/>
                  <w:szCs w:val="24"/>
                  <w:lang w:val="en" w:eastAsia="en-AU"/>
                </w:rPr>
                <w:delText>and is usually conducted within a single (juvenile or adult) life history stage. A</w:delText>
              </w:r>
              <w:r w:rsidRPr="00402514" w:rsidDel="006430BF">
                <w:rPr>
                  <w:rFonts w:ascii="Times New Roman" w:eastAsia="Times New Roman" w:hAnsi="Times New Roman" w:cs="Times New Roman"/>
                  <w:color w:val="000000"/>
                  <w:sz w:val="24"/>
                  <w:szCs w:val="24"/>
                  <w:lang w:val="en" w:eastAsia="en-AU"/>
                </w:rPr>
                <w:delText xml:space="preserve"> reversible phenotypic trait is measured.  </w:delText>
              </w:r>
            </w:del>
          </w:p>
        </w:tc>
      </w:tr>
      <w:tr w:rsidR="0012239A" w:rsidRPr="00C209F7" w:rsidDel="006430BF" w14:paraId="4F6339FB" w14:textId="647FAF95" w:rsidTr="0012239A">
        <w:trPr>
          <w:divId w:val="536086500"/>
          <w:trHeight w:val="1152"/>
          <w:jc w:val="center"/>
          <w:del w:id="939" w:author="Daniel Noble" w:date="2025-04-01T13:39:00Z"/>
        </w:trPr>
        <w:tc>
          <w:tcPr>
            <w:tcW w:w="2689" w:type="dxa"/>
            <w:tcBorders>
              <w:top w:val="nil"/>
              <w:left w:val="single" w:sz="4" w:space="0" w:color="auto"/>
              <w:bottom w:val="single" w:sz="4" w:space="0" w:color="auto"/>
              <w:right w:val="single" w:sz="4" w:space="0" w:color="auto"/>
            </w:tcBorders>
            <w:shd w:val="clear" w:color="000000" w:fill="D9E1F2"/>
            <w:noWrap/>
            <w:hideMark/>
          </w:tcPr>
          <w:p w14:paraId="7D434AFE" w14:textId="3332A935" w:rsidR="0012239A" w:rsidRPr="00402514" w:rsidDel="006430BF" w:rsidRDefault="0012239A">
            <w:pPr>
              <w:spacing w:after="0" w:line="240" w:lineRule="auto"/>
              <w:rPr>
                <w:del w:id="940" w:author="Daniel Noble" w:date="2025-04-01T13:39:00Z" w16du:dateUtc="2025-04-01T02:39:00Z"/>
                <w:rFonts w:ascii="Times New Roman" w:eastAsia="Times New Roman" w:hAnsi="Times New Roman" w:cs="Times New Roman"/>
                <w:b/>
                <w:bCs/>
                <w:color w:val="000000"/>
                <w:sz w:val="24"/>
                <w:szCs w:val="24"/>
                <w:lang w:eastAsia="en-AU"/>
              </w:rPr>
              <w:pPrChange w:id="941" w:author="Daniel Noble" w:date="2025-02-01T13:22:00Z" w16du:dateUtc="2025-02-01T02:22:00Z">
                <w:pPr>
                  <w:spacing w:after="0" w:line="276" w:lineRule="auto"/>
                </w:pPr>
              </w:pPrChange>
            </w:pPr>
            <w:del w:id="942" w:author="Daniel Noble" w:date="2025-04-01T13:39:00Z" w16du:dateUtc="2025-04-01T02:39:00Z">
              <w:r w:rsidRPr="00402514" w:rsidDel="006430BF">
                <w:rPr>
                  <w:rFonts w:ascii="Times New Roman" w:eastAsia="Times New Roman" w:hAnsi="Times New Roman" w:cs="Times New Roman"/>
                  <w:b/>
                  <w:bCs/>
                  <w:color w:val="000000"/>
                  <w:sz w:val="24"/>
                  <w:szCs w:val="24"/>
                  <w:lang w:eastAsia="en-AU"/>
                </w:rPr>
                <w:delText>Developmental</w:delText>
              </w:r>
            </w:del>
          </w:p>
        </w:tc>
        <w:tc>
          <w:tcPr>
            <w:tcW w:w="5798" w:type="dxa"/>
            <w:tcBorders>
              <w:top w:val="nil"/>
              <w:left w:val="nil"/>
              <w:bottom w:val="single" w:sz="4" w:space="0" w:color="auto"/>
              <w:right w:val="single" w:sz="4" w:space="0" w:color="auto"/>
            </w:tcBorders>
            <w:shd w:val="clear" w:color="auto" w:fill="auto"/>
            <w:vAlign w:val="bottom"/>
            <w:hideMark/>
          </w:tcPr>
          <w:p w14:paraId="19A0F853" w14:textId="0FF927FC" w:rsidR="0012239A" w:rsidRPr="00402514" w:rsidDel="006430BF" w:rsidRDefault="0012239A">
            <w:pPr>
              <w:spacing w:after="0" w:line="240" w:lineRule="auto"/>
              <w:rPr>
                <w:del w:id="943" w:author="Daniel Noble" w:date="2025-04-01T13:39:00Z" w16du:dateUtc="2025-04-01T02:39:00Z"/>
                <w:rFonts w:ascii="Times New Roman" w:eastAsia="Times New Roman" w:hAnsi="Times New Roman" w:cs="Times New Roman"/>
                <w:color w:val="000000"/>
                <w:sz w:val="24"/>
                <w:szCs w:val="24"/>
                <w:lang w:eastAsia="en-AU"/>
              </w:rPr>
              <w:pPrChange w:id="944" w:author="Daniel Noble" w:date="2025-02-01T13:22:00Z" w16du:dateUtc="2025-02-01T02:22:00Z">
                <w:pPr>
                  <w:spacing w:after="0" w:line="276" w:lineRule="auto"/>
                </w:pPr>
              </w:pPrChange>
            </w:pPr>
            <w:del w:id="945" w:author="Daniel Noble" w:date="2025-04-01T13:39:00Z" w16du:dateUtc="2025-04-01T02:39:00Z">
              <w:r w:rsidRPr="00402514" w:rsidDel="006430BF">
                <w:rPr>
                  <w:rFonts w:ascii="Times New Roman" w:eastAsia="Times New Roman" w:hAnsi="Times New Roman" w:cs="Times New Roman"/>
                  <w:color w:val="000000"/>
                  <w:sz w:val="24"/>
                  <w:szCs w:val="24"/>
                  <w:lang w:eastAsia="en-AU"/>
                </w:rPr>
                <w:delText xml:space="preserve">A treatment </w:delText>
              </w:r>
              <w:r w:rsidDel="006430BF">
                <w:rPr>
                  <w:rFonts w:ascii="Times New Roman" w:eastAsia="Times New Roman" w:hAnsi="Times New Roman" w:cs="Times New Roman"/>
                  <w:color w:val="000000"/>
                  <w:sz w:val="24"/>
                  <w:szCs w:val="24"/>
                  <w:lang w:eastAsia="en-AU"/>
                </w:rPr>
                <w:delText>implemented during early</w:delText>
              </w:r>
              <w:r w:rsidRPr="00402514" w:rsidDel="006430BF">
                <w:rPr>
                  <w:rFonts w:ascii="Times New Roman" w:eastAsia="Times New Roman" w:hAnsi="Times New Roman" w:cs="Times New Roman"/>
                  <w:color w:val="000000"/>
                  <w:sz w:val="24"/>
                  <w:szCs w:val="24"/>
                  <w:lang w:eastAsia="en-AU"/>
                </w:rPr>
                <w:delText xml:space="preserve"> development. </w:delText>
              </w:r>
              <w:r w:rsidDel="006430BF">
                <w:rPr>
                  <w:rFonts w:ascii="Times New Roman" w:eastAsia="Times New Roman" w:hAnsi="Times New Roman" w:cs="Times New Roman"/>
                  <w:color w:val="000000"/>
                  <w:sz w:val="24"/>
                  <w:szCs w:val="24"/>
                  <w:lang w:eastAsia="en-AU"/>
                </w:rPr>
                <w:delText>T</w:delText>
              </w:r>
              <w:r w:rsidRPr="00402514" w:rsidDel="006430BF">
                <w:rPr>
                  <w:rFonts w:ascii="Times New Roman" w:eastAsia="Times New Roman" w:hAnsi="Times New Roman" w:cs="Times New Roman"/>
                  <w:color w:val="000000"/>
                  <w:sz w:val="24"/>
                  <w:szCs w:val="24"/>
                  <w:lang w:eastAsia="en-AU"/>
                </w:rPr>
                <w:delText xml:space="preserve">reatments </w:delText>
              </w:r>
              <w:r w:rsidDel="006430BF">
                <w:rPr>
                  <w:rFonts w:ascii="Times New Roman" w:eastAsia="Times New Roman" w:hAnsi="Times New Roman" w:cs="Times New Roman"/>
                  <w:color w:val="000000"/>
                  <w:sz w:val="24"/>
                  <w:szCs w:val="24"/>
                  <w:lang w:eastAsia="en-AU"/>
                </w:rPr>
                <w:delText>are typically conducted across</w:delText>
              </w:r>
              <w:r w:rsidRPr="00402514" w:rsidDel="006430BF">
                <w:rPr>
                  <w:rFonts w:ascii="Times New Roman" w:eastAsia="Times New Roman" w:hAnsi="Times New Roman" w:cs="Times New Roman"/>
                  <w:color w:val="000000"/>
                  <w:sz w:val="24"/>
                  <w:szCs w:val="24"/>
                  <w:lang w:eastAsia="en-AU"/>
                </w:rPr>
                <w:delText xml:space="preserve"> life-history stages. </w:delText>
              </w:r>
            </w:del>
          </w:p>
        </w:tc>
      </w:tr>
    </w:tbl>
    <w:p w14:paraId="2CB42402" w14:textId="117FDA72" w:rsidR="0012239A" w:rsidDel="006430BF" w:rsidRDefault="0012239A">
      <w:pPr>
        <w:spacing w:line="240" w:lineRule="auto"/>
        <w:divId w:val="536086500"/>
        <w:rPr>
          <w:del w:id="946" w:author="Daniel Noble" w:date="2025-04-01T13:39:00Z" w16du:dateUtc="2025-04-01T02:39:00Z"/>
          <w:rFonts w:eastAsiaTheme="minorEastAsia"/>
        </w:rPr>
        <w:pPrChange w:id="947" w:author="Daniel Noble" w:date="2025-02-01T13:22:00Z" w16du:dateUtc="2025-02-01T02:22:00Z">
          <w:pPr>
            <w:spacing w:line="480" w:lineRule="auto"/>
            <w:divId w:val="536086500"/>
          </w:pPr>
        </w:pPrChange>
      </w:pPr>
    </w:p>
    <w:p w14:paraId="15D621B1" w14:textId="77777777" w:rsidR="0012239A" w:rsidRDefault="0012239A">
      <w:pPr>
        <w:spacing w:line="240" w:lineRule="auto"/>
        <w:divId w:val="536086500"/>
        <w:rPr>
          <w:rFonts w:ascii="Times New Roman" w:eastAsiaTheme="minorEastAsia" w:hAnsi="Times New Roman" w:cs="Times New Roman"/>
          <w:b/>
          <w:bCs/>
          <w:sz w:val="24"/>
          <w:szCs w:val="24"/>
        </w:rPr>
        <w:pPrChange w:id="948" w:author="Daniel Noble" w:date="2025-02-01T13:22:00Z" w16du:dateUtc="2025-02-01T02:22:00Z">
          <w:pPr>
            <w:spacing w:line="480" w:lineRule="auto"/>
            <w:divId w:val="536086500"/>
          </w:pPr>
        </w:pPrChange>
      </w:pPr>
    </w:p>
    <w:p w14:paraId="5B6752FD" w14:textId="30B2295B" w:rsidR="00461149" w:rsidDel="000B650F" w:rsidRDefault="00461149">
      <w:pPr>
        <w:spacing w:line="240" w:lineRule="auto"/>
        <w:divId w:val="536086500"/>
        <w:rPr>
          <w:del w:id="949" w:author="Daniel Noble" w:date="2025-03-31T10:00:00Z" w16du:dateUtc="2025-03-30T23:00:00Z"/>
          <w:moveTo w:id="950" w:author="Daniel Noble" w:date="2025-02-22T11:23:00Z" w16du:dateUtc="2025-02-22T00:23:00Z"/>
          <w:rFonts w:ascii="Times New Roman" w:eastAsiaTheme="minorEastAsia" w:hAnsi="Times New Roman" w:cs="Times New Roman"/>
          <w:sz w:val="24"/>
          <w:szCs w:val="24"/>
        </w:rPr>
      </w:pPr>
      <w:moveToRangeStart w:id="951" w:author="Daniel Noble" w:date="2025-02-22T11:23:00Z" w:name="move191115847"/>
      <w:commentRangeStart w:id="952"/>
      <w:moveTo w:id="953" w:author="Daniel Noble" w:date="2025-02-22T11:23:00Z" w16du:dateUtc="2025-02-22T00:23:00Z">
        <w:del w:id="954" w:author="Daniel Noble" w:date="2025-03-31T10:00:00Z" w16du:dateUtc="2025-03-30T23:00:00Z">
          <w:r w:rsidRPr="00A634FE" w:rsidDel="000B650F">
            <w:rPr>
              <w:rFonts w:ascii="Times New Roman" w:eastAsiaTheme="minorEastAsia" w:hAnsi="Times New Roman" w:cs="Times New Roman"/>
              <w:noProof/>
              <w:sz w:val="24"/>
              <w:szCs w:val="24"/>
            </w:rPr>
            <w:drawing>
              <wp:inline distT="0" distB="0" distL="0" distR="0" wp14:anchorId="76226D77" wp14:editId="21CE6418">
                <wp:extent cx="3971925" cy="3971925"/>
                <wp:effectExtent l="0" t="0" r="9525" b="9525"/>
                <wp:docPr id="1153592038" name="Picture 115359203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46085" name="Picture 1" descr="Shap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972304" cy="3972304"/>
                        </a:xfrm>
                        <a:prstGeom prst="rect">
                          <a:avLst/>
                        </a:prstGeom>
                      </pic:spPr>
                    </pic:pic>
                  </a:graphicData>
                </a:graphic>
              </wp:inline>
            </w:drawing>
          </w:r>
        </w:del>
      </w:moveTo>
    </w:p>
    <w:p w14:paraId="25E7ACB2" w14:textId="3DE95BE7" w:rsidR="00461149" w:rsidDel="000B650F" w:rsidRDefault="00461149">
      <w:pPr>
        <w:spacing w:line="240" w:lineRule="auto"/>
        <w:divId w:val="536086500"/>
        <w:rPr>
          <w:del w:id="955" w:author="Daniel Noble" w:date="2025-03-31T10:00:00Z" w16du:dateUtc="2025-03-30T23:00:00Z"/>
          <w:moveTo w:id="956" w:author="Daniel Noble" w:date="2025-02-22T11:23:00Z" w16du:dateUtc="2025-02-22T00:23:00Z"/>
          <w:rFonts w:ascii="Times New Roman" w:eastAsiaTheme="minorEastAsia" w:hAnsi="Times New Roman" w:cs="Times New Roman"/>
          <w:sz w:val="24"/>
          <w:szCs w:val="24"/>
        </w:rPr>
      </w:pPr>
    </w:p>
    <w:p w14:paraId="43D8FB03" w14:textId="719442F8" w:rsidR="00461149" w:rsidRPr="00470F81" w:rsidDel="00461149" w:rsidRDefault="00461149">
      <w:pPr>
        <w:spacing w:line="240" w:lineRule="auto"/>
        <w:divId w:val="536086500"/>
        <w:rPr>
          <w:del w:id="957" w:author="Daniel Noble" w:date="2025-02-22T11:24:00Z" w16du:dateUtc="2025-02-22T00:24:00Z"/>
          <w:moveTo w:id="958" w:author="Daniel Noble" w:date="2025-02-22T11:23:00Z" w16du:dateUtc="2025-02-22T00:23:00Z"/>
          <w:rFonts w:ascii="Times New Roman" w:eastAsiaTheme="minorEastAsia" w:hAnsi="Times New Roman" w:cs="Times New Roman"/>
          <w:b/>
          <w:bCs/>
          <w:sz w:val="24"/>
          <w:szCs w:val="24"/>
        </w:rPr>
      </w:pPr>
      <w:moveTo w:id="959" w:author="Daniel Noble" w:date="2025-02-22T11:23:00Z" w16du:dateUtc="2025-02-22T00:23:00Z">
        <w:del w:id="960" w:author="Daniel Noble" w:date="2025-02-22T11:24:00Z" w16du:dateUtc="2025-02-22T00:24:00Z">
          <w:r w:rsidRPr="00470F81" w:rsidDel="00461149">
            <w:rPr>
              <w:rFonts w:ascii="Times New Roman" w:eastAsiaTheme="minorEastAsia" w:hAnsi="Times New Roman" w:cs="Times New Roman"/>
              <w:b/>
              <w:bCs/>
              <w:sz w:val="24"/>
              <w:szCs w:val="24"/>
            </w:rPr>
            <w:delText>Figure 1</w:delText>
          </w:r>
          <w:commentRangeEnd w:id="952"/>
          <w:r w:rsidDel="00461149">
            <w:rPr>
              <w:rStyle w:val="CommentReference"/>
            </w:rPr>
            <w:commentReference w:id="952"/>
          </w:r>
        </w:del>
      </w:moveTo>
    </w:p>
    <w:moveToRangeEnd w:id="951"/>
    <w:p w14:paraId="364346A9" w14:textId="13CDF3AF" w:rsidR="00461149" w:rsidDel="000B650F" w:rsidRDefault="00461149">
      <w:pPr>
        <w:spacing w:line="240" w:lineRule="auto"/>
        <w:divId w:val="536086500"/>
        <w:rPr>
          <w:del w:id="961" w:author="Daniel Noble" w:date="2025-03-31T10:00:00Z" w16du:dateUtc="2025-03-30T23:00:00Z"/>
          <w:rFonts w:ascii="Times New Roman" w:eastAsiaTheme="minorEastAsia" w:hAnsi="Times New Roman" w:cs="Times New Roman"/>
          <w:b/>
          <w:bCs/>
          <w:sz w:val="24"/>
          <w:szCs w:val="24"/>
        </w:rPr>
        <w:pPrChange w:id="962" w:author="Daniel Noble" w:date="2025-03-31T10:00:00Z" w16du:dateUtc="2025-03-30T23:00:00Z">
          <w:pPr>
            <w:spacing w:line="480" w:lineRule="auto"/>
            <w:divId w:val="536086500"/>
          </w:pPr>
        </w:pPrChange>
      </w:pPr>
    </w:p>
    <w:p w14:paraId="28234206" w14:textId="279AEFF4" w:rsidR="0012239A" w:rsidDel="000B650F" w:rsidRDefault="0012239A">
      <w:pPr>
        <w:spacing w:line="240" w:lineRule="auto"/>
        <w:divId w:val="536086500"/>
        <w:rPr>
          <w:del w:id="963" w:author="Daniel Noble" w:date="2025-03-31T10:00:00Z" w16du:dateUtc="2025-03-30T23:00:00Z"/>
          <w:rFonts w:ascii="Times New Roman" w:eastAsiaTheme="minorEastAsia" w:hAnsi="Times New Roman" w:cs="Times New Roman"/>
          <w:b/>
          <w:bCs/>
          <w:sz w:val="24"/>
          <w:szCs w:val="24"/>
        </w:rPr>
        <w:pPrChange w:id="964" w:author="Daniel Noble" w:date="2025-03-31T10:00:00Z" w16du:dateUtc="2025-03-30T23:00:00Z">
          <w:pPr>
            <w:spacing w:line="480" w:lineRule="auto"/>
            <w:divId w:val="536086500"/>
          </w:pPr>
        </w:pPrChange>
      </w:pPr>
    </w:p>
    <w:p w14:paraId="5F7CD73F" w14:textId="7DF4316A" w:rsidR="00461149" w:rsidDel="000B650F" w:rsidRDefault="00461149">
      <w:pPr>
        <w:spacing w:line="240" w:lineRule="auto"/>
        <w:divId w:val="536086500"/>
        <w:rPr>
          <w:del w:id="965" w:author="Daniel Noble" w:date="2025-03-31T10:00:00Z" w16du:dateUtc="2025-03-30T23:00:00Z"/>
          <w:moveTo w:id="966" w:author="Daniel Noble" w:date="2025-02-22T11:24:00Z" w16du:dateUtc="2025-02-22T00:24:00Z"/>
          <w:rFonts w:ascii="Times New Roman" w:eastAsiaTheme="minorEastAsia" w:hAnsi="Times New Roman" w:cs="Times New Roman"/>
          <w:sz w:val="24"/>
          <w:szCs w:val="24"/>
        </w:rPr>
        <w:pPrChange w:id="967" w:author="Daniel Noble" w:date="2025-03-31T10:00:00Z" w16du:dateUtc="2025-03-30T23:00:00Z">
          <w:pPr>
            <w:spacing w:line="240" w:lineRule="auto"/>
            <w:ind w:firstLine="720"/>
            <w:divId w:val="536086500"/>
          </w:pPr>
        </w:pPrChange>
      </w:pPr>
      <w:moveToRangeStart w:id="968" w:author="Daniel Noble" w:date="2025-02-22T11:24:00Z" w:name="move191115865"/>
    </w:p>
    <w:p w14:paraId="535A8160" w14:textId="1C189E2E" w:rsidR="00461149" w:rsidDel="000B650F" w:rsidRDefault="00461149">
      <w:pPr>
        <w:spacing w:line="240" w:lineRule="auto"/>
        <w:divId w:val="536086500"/>
        <w:rPr>
          <w:del w:id="969" w:author="Daniel Noble" w:date="2025-03-31T10:00:00Z" w16du:dateUtc="2025-03-30T23:00:00Z"/>
          <w:moveTo w:id="970" w:author="Daniel Noble" w:date="2025-02-22T11:24:00Z" w16du:dateUtc="2025-02-22T00:24:00Z"/>
          <w:rFonts w:ascii="Times New Roman" w:eastAsiaTheme="minorEastAsia" w:hAnsi="Times New Roman" w:cs="Times New Roman"/>
          <w:sz w:val="24"/>
          <w:szCs w:val="24"/>
        </w:rPr>
        <w:pPrChange w:id="971" w:author="Daniel Noble" w:date="2025-03-31T10:00:00Z" w16du:dateUtc="2025-03-30T23:00:00Z">
          <w:pPr>
            <w:spacing w:line="240" w:lineRule="auto"/>
            <w:ind w:firstLine="720"/>
            <w:divId w:val="536086500"/>
          </w:pPr>
        </w:pPrChange>
      </w:pPr>
    </w:p>
    <w:p w14:paraId="52221285" w14:textId="77790920" w:rsidR="00461149" w:rsidRPr="00402514" w:rsidDel="000B650F" w:rsidRDefault="00461149">
      <w:pPr>
        <w:spacing w:line="240" w:lineRule="auto"/>
        <w:divId w:val="536086500"/>
        <w:rPr>
          <w:del w:id="972" w:author="Daniel Noble" w:date="2025-03-31T10:00:00Z" w16du:dateUtc="2025-03-30T23:00:00Z"/>
          <w:moveTo w:id="973" w:author="Daniel Noble" w:date="2025-02-22T11:24:00Z" w16du:dateUtc="2025-02-22T00:24:00Z"/>
          <w:rFonts w:ascii="Times New Roman" w:eastAsiaTheme="minorEastAsia" w:hAnsi="Times New Roman" w:cs="Times New Roman"/>
          <w:sz w:val="24"/>
          <w:szCs w:val="24"/>
        </w:rPr>
        <w:pPrChange w:id="974" w:author="Daniel Noble" w:date="2025-03-31T10:00:00Z" w16du:dateUtc="2025-03-30T23:00:00Z">
          <w:pPr>
            <w:spacing w:line="240" w:lineRule="auto"/>
            <w:ind w:firstLine="720"/>
            <w:divId w:val="536086500"/>
          </w:pPr>
        </w:pPrChange>
      </w:pPr>
    </w:p>
    <w:p w14:paraId="002D5F92" w14:textId="7175F498" w:rsidR="00461149" w:rsidDel="000B650F" w:rsidRDefault="00461149">
      <w:pPr>
        <w:spacing w:line="240" w:lineRule="auto"/>
        <w:divId w:val="536086500"/>
        <w:rPr>
          <w:del w:id="975" w:author="Daniel Noble" w:date="2025-03-31T10:00:00Z" w16du:dateUtc="2025-03-30T23:00:00Z"/>
          <w:moveTo w:id="976" w:author="Daniel Noble" w:date="2025-02-22T11:24:00Z" w16du:dateUtc="2025-02-22T00:24:00Z"/>
        </w:rPr>
      </w:pPr>
      <w:moveTo w:id="977" w:author="Daniel Noble" w:date="2025-02-22T11:24:00Z" w16du:dateUtc="2025-02-22T00:24:00Z">
        <w:del w:id="978" w:author="Daniel Noble" w:date="2025-03-31T10:00:00Z" w16du:dateUtc="2025-03-30T23:00:00Z">
          <w:r w:rsidDel="000B650F">
            <w:rPr>
              <w:noProof/>
            </w:rPr>
            <mc:AlternateContent>
              <mc:Choice Requires="wps">
                <w:drawing>
                  <wp:anchor distT="0" distB="0" distL="114300" distR="114300" simplePos="0" relativeHeight="251870208" behindDoc="0" locked="0" layoutInCell="1" allowOverlap="1" wp14:anchorId="0FC18194" wp14:editId="0D94CCEE">
                    <wp:simplePos x="0" y="0"/>
                    <wp:positionH relativeFrom="margin">
                      <wp:posOffset>2151380</wp:posOffset>
                    </wp:positionH>
                    <wp:positionV relativeFrom="paragraph">
                      <wp:posOffset>0</wp:posOffset>
                    </wp:positionV>
                    <wp:extent cx="1404000" cy="359410"/>
                    <wp:effectExtent l="0" t="0" r="24765" b="21590"/>
                    <wp:wrapNone/>
                    <wp:docPr id="1939722913" name="Rectangle 4"/>
                    <wp:cNvGraphicFramePr/>
                    <a:graphic xmlns:a="http://schemas.openxmlformats.org/drawingml/2006/main">
                      <a:graphicData uri="http://schemas.microsoft.com/office/word/2010/wordprocessingShape">
                        <wps:wsp>
                          <wps:cNvSpPr/>
                          <wps:spPr>
                            <a:xfrm>
                              <a:off x="0" y="0"/>
                              <a:ext cx="1404000" cy="359410"/>
                            </a:xfrm>
                            <a:prstGeom prst="rect">
                              <a:avLst/>
                            </a:prstGeom>
                            <a:solidFill>
                              <a:srgbClr val="2B4E7A"/>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35E2DF" w14:textId="77777777" w:rsidR="00461149" w:rsidRPr="001F7EB5" w:rsidRDefault="00461149" w:rsidP="00461149">
                                <w:pPr>
                                  <w:spacing w:after="0"/>
                                  <w:jc w:val="center"/>
                                  <w:rPr>
                                    <w:b/>
                                    <w:bCs/>
                                    <w:sz w:val="26"/>
                                    <w:szCs w:val="26"/>
                                  </w:rPr>
                                </w:pPr>
                                <w:r w:rsidRPr="001F7EB5">
                                  <w:rPr>
                                    <w:b/>
                                    <w:bCs/>
                                    <w:sz w:val="26"/>
                                    <w:szCs w:val="26"/>
                                  </w:rPr>
                                  <w:t>Overall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18194" id="_x0000_s1038" style="position:absolute;margin-left:169.4pt;margin-top:0;width:110.55pt;height:28.3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" fillcolor="#2b4e7a" strokecolor="#09101d [484]" strokeweight="1pt">
                    <v:textbox>
                      <w:txbxContent>
                        <w:p w14:paraId="1C35E2DF" w14:textId="77777777" w:rsidR="00461149" w:rsidRPr="001F7EB5" w:rsidRDefault="00461149" w:rsidP="00461149">
                          <w:pPr>
                            <w:spacing w:after="0"/>
                            <w:jc w:val="center"/>
                            <w:rPr>
                              <w:b/>
                              <w:bCs/>
                              <w:sz w:val="26"/>
                              <w:szCs w:val="26"/>
                            </w:rPr>
                          </w:pPr>
                          <w:r w:rsidRPr="001F7EB5">
                            <w:rPr>
                              <w:b/>
                              <w:bCs/>
                              <w:sz w:val="26"/>
                              <w:szCs w:val="26"/>
                            </w:rPr>
                            <w:t>Overall</w:t>
                          </w:r>
                        </w:p>
                      </w:txbxContent>
                    </v:textbox>
                    <w10:wrap anchorx="margin"/>
                  </v:rect>
                </w:pict>
              </mc:Fallback>
            </mc:AlternateContent>
          </w:r>
        </w:del>
      </w:moveTo>
    </w:p>
    <w:p w14:paraId="67B8230D" w14:textId="7E1ED7B3" w:rsidR="00461149" w:rsidRPr="004D2D80" w:rsidDel="000B650F" w:rsidRDefault="00461149">
      <w:pPr>
        <w:spacing w:line="240" w:lineRule="auto"/>
        <w:divId w:val="536086500"/>
        <w:rPr>
          <w:del w:id="979" w:author="Daniel Noble" w:date="2025-03-31T10:00:00Z" w16du:dateUtc="2025-03-30T23:00:00Z"/>
          <w:moveTo w:id="980" w:author="Daniel Noble" w:date="2025-02-22T11:24:00Z" w16du:dateUtc="2025-02-22T00:24:00Z"/>
        </w:rPr>
      </w:pPr>
      <w:moveTo w:id="981" w:author="Daniel Noble" w:date="2025-02-22T11:24:00Z" w16du:dateUtc="2025-02-22T00:24:00Z">
        <w:del w:id="982" w:author="Daniel Noble" w:date="2025-03-31T10:00:00Z" w16du:dateUtc="2025-03-30T23:00:00Z">
          <w:r w:rsidDel="000B650F">
            <w:rPr>
              <w:noProof/>
            </w:rPr>
            <mc:AlternateContent>
              <mc:Choice Requires="wps">
                <w:drawing>
                  <wp:anchor distT="0" distB="0" distL="114300" distR="114300" simplePos="0" relativeHeight="251869184" behindDoc="0" locked="0" layoutInCell="1" allowOverlap="1" wp14:anchorId="208688DA" wp14:editId="643CC41F">
                    <wp:simplePos x="0" y="0"/>
                    <wp:positionH relativeFrom="margin">
                      <wp:align>center</wp:align>
                    </wp:positionH>
                    <wp:positionV relativeFrom="paragraph">
                      <wp:posOffset>76200</wp:posOffset>
                    </wp:positionV>
                    <wp:extent cx="1404000" cy="1440000"/>
                    <wp:effectExtent l="0" t="0" r="24765" b="27305"/>
                    <wp:wrapNone/>
                    <wp:docPr id="1980422730" name="Rectangle 3"/>
                    <wp:cNvGraphicFramePr/>
                    <a:graphic xmlns:a="http://schemas.openxmlformats.org/drawingml/2006/main">
                      <a:graphicData uri="http://schemas.microsoft.com/office/word/2010/wordprocessingShape">
                        <wps:wsp>
                          <wps:cNvSpPr/>
                          <wps:spPr>
                            <a:xfrm>
                              <a:off x="0" y="0"/>
                              <a:ext cx="1404000" cy="1440000"/>
                            </a:xfrm>
                            <a:prstGeom prst="rect">
                              <a:avLst/>
                            </a:prstGeom>
                            <a:solidFill>
                              <a:srgbClr val="2B4E7A">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827950" w14:textId="77777777" w:rsidR="00461149" w:rsidRPr="00933A4E" w:rsidRDefault="00461149" w:rsidP="00461149">
                                <w:pPr>
                                  <w:spacing w:after="0"/>
                                  <w:jc w:val="center"/>
                                  <w:rPr>
                                    <w:b/>
                                    <w:bCs/>
                                    <w:color w:val="2B4E7A"/>
                                  </w:rPr>
                                </w:pPr>
                                <w:r w:rsidRPr="00933A4E">
                                  <w:rPr>
                                    <w:b/>
                                    <w:bCs/>
                                    <w:color w:val="2B4E7A"/>
                                  </w:rPr>
                                  <w:t>Amplitude</w:t>
                                </w:r>
                              </w:p>
                              <w:p w14:paraId="0874D413" w14:textId="77777777" w:rsidR="00461149" w:rsidRPr="00933A4E" w:rsidRDefault="00461149" w:rsidP="00461149">
                                <w:pPr>
                                  <w:spacing w:after="0"/>
                                  <w:jc w:val="center"/>
                                  <w:rPr>
                                    <w:b/>
                                    <w:bCs/>
                                    <w:color w:val="2B4E7A"/>
                                  </w:rPr>
                                </w:pPr>
                                <w:r w:rsidRPr="00933A4E">
                                  <w:rPr>
                                    <w:b/>
                                    <w:bCs/>
                                    <w:color w:val="2B4E7A"/>
                                  </w:rPr>
                                  <w:t>Fluctuation type</w:t>
                                </w:r>
                              </w:p>
                              <w:p w14:paraId="04F8807F" w14:textId="77777777" w:rsidR="00461149" w:rsidRPr="00933A4E" w:rsidRDefault="00461149" w:rsidP="00461149">
                                <w:pPr>
                                  <w:spacing w:after="0"/>
                                  <w:jc w:val="center"/>
                                  <w:rPr>
                                    <w:b/>
                                    <w:bCs/>
                                    <w:color w:val="2B4E7A"/>
                                  </w:rPr>
                                </w:pPr>
                                <w:r w:rsidRPr="00933A4E">
                                  <w:rPr>
                                    <w:b/>
                                    <w:bCs/>
                                    <w:color w:val="2B4E7A"/>
                                  </w:rPr>
                                  <w:t>Trait categories</w:t>
                                </w:r>
                              </w:p>
                              <w:p w14:paraId="4C664654" w14:textId="77777777" w:rsidR="00461149" w:rsidRPr="00933A4E" w:rsidRDefault="00461149" w:rsidP="00461149">
                                <w:pPr>
                                  <w:spacing w:after="0"/>
                                  <w:jc w:val="center"/>
                                  <w:rPr>
                                    <w:b/>
                                    <w:bCs/>
                                    <w:color w:val="2B4E7A"/>
                                  </w:rPr>
                                </w:pPr>
                                <w:r w:rsidRPr="00933A4E">
                                  <w:rPr>
                                    <w:b/>
                                    <w:bCs/>
                                    <w:color w:val="2B4E7A"/>
                                  </w:rPr>
                                  <w:t>Specific traits</w:t>
                                </w:r>
                              </w:p>
                              <w:p w14:paraId="0AA4D538" w14:textId="77777777" w:rsidR="00461149" w:rsidRPr="00933A4E" w:rsidRDefault="00461149" w:rsidP="00461149">
                                <w:pPr>
                                  <w:spacing w:after="0"/>
                                  <w:jc w:val="center"/>
                                  <w:rPr>
                                    <w:b/>
                                    <w:bCs/>
                                    <w:color w:val="2B4E7A"/>
                                  </w:rPr>
                                </w:pPr>
                                <w:r w:rsidRPr="00933A4E">
                                  <w:rPr>
                                    <w:b/>
                                    <w:bCs/>
                                    <w:color w:val="2B4E7A"/>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688DA" id="_x0000_s1039" style="position:absolute;margin-left:0;margin-top:6pt;width:110.55pt;height:113.4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" fillcolor="#2b4e7a" strokecolor="#09101d [484]" strokeweight="1pt">
                    <v:fill opacity="16448f"/>
                    <v:textbox>
                      <w:txbxContent>
                        <w:p w14:paraId="60827950" w14:textId="77777777" w:rsidR="00461149" w:rsidRPr="00933A4E" w:rsidRDefault="00461149" w:rsidP="00461149">
                          <w:pPr>
                            <w:spacing w:after="0"/>
                            <w:jc w:val="center"/>
                            <w:rPr>
                              <w:b/>
                              <w:bCs/>
                              <w:color w:val="2B4E7A"/>
                            </w:rPr>
                          </w:pPr>
                          <w:r w:rsidRPr="00933A4E">
                            <w:rPr>
                              <w:b/>
                              <w:bCs/>
                              <w:color w:val="2B4E7A"/>
                            </w:rPr>
                            <w:t>Amplitude</w:t>
                          </w:r>
                        </w:p>
                        <w:p w14:paraId="0874D413" w14:textId="77777777" w:rsidR="00461149" w:rsidRPr="00933A4E" w:rsidRDefault="00461149" w:rsidP="00461149">
                          <w:pPr>
                            <w:spacing w:after="0"/>
                            <w:jc w:val="center"/>
                            <w:rPr>
                              <w:b/>
                              <w:bCs/>
                              <w:color w:val="2B4E7A"/>
                            </w:rPr>
                          </w:pPr>
                          <w:r w:rsidRPr="00933A4E">
                            <w:rPr>
                              <w:b/>
                              <w:bCs/>
                              <w:color w:val="2B4E7A"/>
                            </w:rPr>
                            <w:t>Fluctuation type</w:t>
                          </w:r>
                        </w:p>
                        <w:p w14:paraId="04F8807F" w14:textId="77777777" w:rsidR="00461149" w:rsidRPr="00933A4E" w:rsidRDefault="00461149" w:rsidP="00461149">
                          <w:pPr>
                            <w:spacing w:after="0"/>
                            <w:jc w:val="center"/>
                            <w:rPr>
                              <w:b/>
                              <w:bCs/>
                              <w:color w:val="2B4E7A"/>
                            </w:rPr>
                          </w:pPr>
                          <w:r w:rsidRPr="00933A4E">
                            <w:rPr>
                              <w:b/>
                              <w:bCs/>
                              <w:color w:val="2B4E7A"/>
                            </w:rPr>
                            <w:t>Trait categories</w:t>
                          </w:r>
                        </w:p>
                        <w:p w14:paraId="4C664654" w14:textId="77777777" w:rsidR="00461149" w:rsidRPr="00933A4E" w:rsidRDefault="00461149" w:rsidP="00461149">
                          <w:pPr>
                            <w:spacing w:after="0"/>
                            <w:jc w:val="center"/>
                            <w:rPr>
                              <w:b/>
                              <w:bCs/>
                              <w:color w:val="2B4E7A"/>
                            </w:rPr>
                          </w:pPr>
                          <w:r w:rsidRPr="00933A4E">
                            <w:rPr>
                              <w:b/>
                              <w:bCs/>
                              <w:color w:val="2B4E7A"/>
                            </w:rPr>
                            <w:t>Specific traits</w:t>
                          </w:r>
                        </w:p>
                        <w:p w14:paraId="0AA4D538" w14:textId="77777777" w:rsidR="00461149" w:rsidRPr="00933A4E" w:rsidRDefault="00461149" w:rsidP="00461149">
                          <w:pPr>
                            <w:spacing w:after="0"/>
                            <w:jc w:val="center"/>
                            <w:rPr>
                              <w:b/>
                              <w:bCs/>
                              <w:color w:val="2B4E7A"/>
                            </w:rPr>
                          </w:pPr>
                          <w:r w:rsidRPr="00933A4E">
                            <w:rPr>
                              <w:b/>
                              <w:bCs/>
                              <w:color w:val="2B4E7A"/>
                            </w:rPr>
                            <w:t>Taxonomic class</w:t>
                          </w:r>
                        </w:p>
                      </w:txbxContent>
                    </v:textbox>
                    <w10:wrap anchorx="margin"/>
                  </v:rect>
                </w:pict>
              </mc:Fallback>
            </mc:AlternateContent>
          </w:r>
        </w:del>
      </w:moveTo>
    </w:p>
    <w:p w14:paraId="1E25A0B6" w14:textId="0045F98C" w:rsidR="00461149" w:rsidRPr="004D2D80" w:rsidDel="000B650F" w:rsidRDefault="00461149">
      <w:pPr>
        <w:spacing w:line="240" w:lineRule="auto"/>
        <w:divId w:val="536086500"/>
        <w:rPr>
          <w:del w:id="983" w:author="Daniel Noble" w:date="2025-03-31T10:00:00Z" w16du:dateUtc="2025-03-30T23:00:00Z"/>
          <w:moveTo w:id="984" w:author="Daniel Noble" w:date="2025-02-22T11:24:00Z" w16du:dateUtc="2025-02-22T00:24:00Z"/>
        </w:rPr>
      </w:pPr>
    </w:p>
    <w:p w14:paraId="24933911" w14:textId="17832B94" w:rsidR="00461149" w:rsidRPr="004D2D80" w:rsidDel="000B650F" w:rsidRDefault="00461149">
      <w:pPr>
        <w:spacing w:line="240" w:lineRule="auto"/>
        <w:divId w:val="536086500"/>
        <w:rPr>
          <w:del w:id="985" w:author="Daniel Noble" w:date="2025-03-31T10:00:00Z" w16du:dateUtc="2025-03-30T23:00:00Z"/>
          <w:moveTo w:id="986" w:author="Daniel Noble" w:date="2025-02-22T11:24:00Z" w16du:dateUtc="2025-02-22T00:24:00Z"/>
        </w:rPr>
      </w:pPr>
    </w:p>
    <w:p w14:paraId="3F00F793" w14:textId="0A4D57BE" w:rsidR="00461149" w:rsidRPr="004D2D80" w:rsidDel="000B650F" w:rsidRDefault="00461149">
      <w:pPr>
        <w:spacing w:line="240" w:lineRule="auto"/>
        <w:divId w:val="536086500"/>
        <w:rPr>
          <w:del w:id="987" w:author="Daniel Noble" w:date="2025-03-31T10:00:00Z" w16du:dateUtc="2025-03-30T23:00:00Z"/>
          <w:moveTo w:id="988" w:author="Daniel Noble" w:date="2025-02-22T11:24:00Z" w16du:dateUtc="2025-02-22T00:24:00Z"/>
        </w:rPr>
      </w:pPr>
      <w:moveTo w:id="989" w:author="Daniel Noble" w:date="2025-02-22T11:24:00Z" w16du:dateUtc="2025-02-22T00:24:00Z">
        <w:del w:id="990" w:author="Daniel Noble" w:date="2025-03-31T10:00:00Z" w16du:dateUtc="2025-03-30T23:00:00Z">
          <w:r w:rsidDel="000B650F">
            <w:tab/>
          </w:r>
        </w:del>
      </w:moveTo>
    </w:p>
    <w:p w14:paraId="2326974C" w14:textId="542BC1CE" w:rsidR="00461149" w:rsidRPr="004D2D80" w:rsidDel="000B650F" w:rsidRDefault="00461149">
      <w:pPr>
        <w:spacing w:line="240" w:lineRule="auto"/>
        <w:divId w:val="536086500"/>
        <w:rPr>
          <w:del w:id="991" w:author="Daniel Noble" w:date="2025-03-31T10:00:00Z" w16du:dateUtc="2025-03-30T23:00:00Z"/>
          <w:moveTo w:id="992" w:author="Daniel Noble" w:date="2025-02-22T11:24:00Z" w16du:dateUtc="2025-02-22T00:24:00Z"/>
        </w:rPr>
      </w:pPr>
    </w:p>
    <w:p w14:paraId="1A8710BC" w14:textId="2D96BE28" w:rsidR="00461149" w:rsidRPr="004D2D80" w:rsidDel="000B650F" w:rsidRDefault="00461149">
      <w:pPr>
        <w:spacing w:line="240" w:lineRule="auto"/>
        <w:divId w:val="536086500"/>
        <w:rPr>
          <w:del w:id="993" w:author="Daniel Noble" w:date="2025-03-31T10:00:00Z" w16du:dateUtc="2025-03-30T23:00:00Z"/>
          <w:moveTo w:id="994" w:author="Daniel Noble" w:date="2025-02-22T11:24:00Z" w16du:dateUtc="2025-02-22T00:24:00Z"/>
        </w:rPr>
      </w:pPr>
      <w:moveTo w:id="995" w:author="Daniel Noble" w:date="2025-02-22T11:24:00Z" w16du:dateUtc="2025-02-22T00:24:00Z">
        <w:del w:id="996" w:author="Daniel Noble" w:date="2025-03-31T10:00:00Z" w16du:dateUtc="2025-03-30T23:00:00Z">
          <w:r w:rsidDel="000B650F">
            <w:rPr>
              <w:noProof/>
            </w:rPr>
            <mc:AlternateContent>
              <mc:Choice Requires="wps">
                <w:drawing>
                  <wp:anchor distT="0" distB="0" distL="114300" distR="114300" simplePos="0" relativeHeight="251873280" behindDoc="0" locked="0" layoutInCell="1" allowOverlap="1" wp14:anchorId="0A3CCA8F" wp14:editId="593375A3">
                    <wp:simplePos x="0" y="0"/>
                    <wp:positionH relativeFrom="column">
                      <wp:posOffset>4290060</wp:posOffset>
                    </wp:positionH>
                    <wp:positionV relativeFrom="paragraph">
                      <wp:posOffset>276860</wp:posOffset>
                    </wp:positionV>
                    <wp:extent cx="0" cy="180000"/>
                    <wp:effectExtent l="76200" t="0" r="57150" b="48895"/>
                    <wp:wrapNone/>
                    <wp:docPr id="2139733512"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E340E0B" id="_x0000_t32" coordsize="21600,21600" o:spt="32" o:oned="t" path="m,l21600,21600e" filled="f">
                    <v:path arrowok="t" fillok="f" o:connecttype="none"/>
                    <o:lock v:ext="edit" shapetype="t"/>
                  </v:shapetype>
                  <v:shape id="Straight Arrow Connector 7" o:spid="_x0000_s1026" type="#_x0000_t32" style="position:absolute;margin-left:337.8pt;margin-top:21.8pt;width:0;height:14.1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" strokecolor="black [3213]" strokeweight="1.5pt">
                    <v:stroke endarrow="block" joinstyle="miter"/>
                  </v:shape>
                </w:pict>
              </mc:Fallback>
            </mc:AlternateContent>
          </w:r>
          <w:r w:rsidDel="000B650F">
            <w:rPr>
              <w:noProof/>
            </w:rPr>
            <mc:AlternateContent>
              <mc:Choice Requires="wps">
                <w:drawing>
                  <wp:anchor distT="0" distB="0" distL="114300" distR="114300" simplePos="0" relativeHeight="251878400" behindDoc="0" locked="0" layoutInCell="1" allowOverlap="1" wp14:anchorId="2634D611" wp14:editId="54051A93">
                    <wp:simplePos x="0" y="0"/>
                    <wp:positionH relativeFrom="margin">
                      <wp:posOffset>2842260</wp:posOffset>
                    </wp:positionH>
                    <wp:positionV relativeFrom="paragraph">
                      <wp:posOffset>279400</wp:posOffset>
                    </wp:positionV>
                    <wp:extent cx="1454150" cy="0"/>
                    <wp:effectExtent l="0" t="0" r="0" b="0"/>
                    <wp:wrapNone/>
                    <wp:docPr id="985461198" name="Straight Connector 8"/>
                    <wp:cNvGraphicFramePr/>
                    <a:graphic xmlns:a="http://schemas.openxmlformats.org/drawingml/2006/main">
                      <a:graphicData uri="http://schemas.microsoft.com/office/word/2010/wordprocessingShape">
                        <wps:wsp>
                          <wps:cNvCnPr/>
                          <wps:spPr>
                            <a:xfrm>
                              <a:off x="0" y="0"/>
                              <a:ext cx="14541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02DDA" id="Straight Connector 8" o:spid="_x0000_s1026" style="position:absolute;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8pt,22pt" to="338.3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" strokecolor="black [3213]" strokeweight="1.5pt">
                    <v:stroke joinstyle="miter"/>
                    <w10:wrap anchorx="margin"/>
                  </v:line>
                </w:pict>
              </mc:Fallback>
            </mc:AlternateContent>
          </w:r>
          <w:r w:rsidDel="000B650F">
            <w:rPr>
              <w:noProof/>
            </w:rPr>
            <mc:AlternateContent>
              <mc:Choice Requires="wps">
                <w:drawing>
                  <wp:anchor distT="0" distB="0" distL="114300" distR="114300" simplePos="0" relativeHeight="251872256" behindDoc="0" locked="0" layoutInCell="1" allowOverlap="1" wp14:anchorId="62D94F6B" wp14:editId="45C8A9CA">
                    <wp:simplePos x="0" y="0"/>
                    <wp:positionH relativeFrom="margin">
                      <wp:posOffset>2846705</wp:posOffset>
                    </wp:positionH>
                    <wp:positionV relativeFrom="paragraph">
                      <wp:posOffset>86995</wp:posOffset>
                    </wp:positionV>
                    <wp:extent cx="0" cy="180000"/>
                    <wp:effectExtent l="0" t="0" r="38100" b="29845"/>
                    <wp:wrapNone/>
                    <wp:docPr id="671101671" name="Straight Connector 6"/>
                    <wp:cNvGraphicFramePr/>
                    <a:graphic xmlns:a="http://schemas.openxmlformats.org/drawingml/2006/main">
                      <a:graphicData uri="http://schemas.microsoft.com/office/word/2010/wordprocessingShape">
                        <wps:wsp>
                          <wps:cNvCnPr/>
                          <wps:spPr>
                            <a:xfrm>
                              <a:off x="0" y="0"/>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EA8D5" id="Straight Connector 6" o:spid="_x0000_s1026" style="position:absolute;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15pt,6.85pt" to="224.15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" strokecolor="black [3213]" strokeweight="1.5pt">
                    <v:stroke joinstyle="miter"/>
                    <w10:wrap anchorx="margin"/>
                  </v:line>
                </w:pict>
              </mc:Fallback>
            </mc:AlternateContent>
          </w:r>
        </w:del>
      </w:moveTo>
    </w:p>
    <w:p w14:paraId="4A99B2C5" w14:textId="11887803" w:rsidR="00461149" w:rsidRPr="004D2D80" w:rsidDel="000B650F" w:rsidRDefault="00461149">
      <w:pPr>
        <w:spacing w:line="240" w:lineRule="auto"/>
        <w:divId w:val="536086500"/>
        <w:rPr>
          <w:del w:id="997" w:author="Daniel Noble" w:date="2025-03-31T10:00:00Z" w16du:dateUtc="2025-03-30T23:00:00Z"/>
          <w:moveTo w:id="998" w:author="Daniel Noble" w:date="2025-02-22T11:24:00Z" w16du:dateUtc="2025-02-22T00:24:00Z"/>
        </w:rPr>
      </w:pPr>
      <w:moveTo w:id="999" w:author="Daniel Noble" w:date="2025-02-22T11:24:00Z" w16du:dateUtc="2025-02-22T00:24:00Z">
        <w:del w:id="1000" w:author="Daniel Noble" w:date="2025-03-31T10:00:00Z" w16du:dateUtc="2025-03-30T23:00:00Z">
          <w:r w:rsidDel="000B650F">
            <w:rPr>
              <w:noProof/>
            </w:rPr>
            <mc:AlternateContent>
              <mc:Choice Requires="wps">
                <w:drawing>
                  <wp:anchor distT="0" distB="0" distL="114300" distR="114300" simplePos="0" relativeHeight="251868160" behindDoc="0" locked="0" layoutInCell="1" allowOverlap="1" wp14:anchorId="3E269621" wp14:editId="695A5178">
                    <wp:simplePos x="0" y="0"/>
                    <wp:positionH relativeFrom="column">
                      <wp:posOffset>3581400</wp:posOffset>
                    </wp:positionH>
                    <wp:positionV relativeFrom="paragraph">
                      <wp:posOffset>162560</wp:posOffset>
                    </wp:positionV>
                    <wp:extent cx="1403985" cy="359410"/>
                    <wp:effectExtent l="0" t="0" r="24765" b="21590"/>
                    <wp:wrapNone/>
                    <wp:docPr id="1503662116"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4A6E9C"/>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C6DAAA" w14:textId="77777777" w:rsidR="00461149" w:rsidRPr="001F7EB5" w:rsidRDefault="00461149" w:rsidP="00461149">
                                <w:pPr>
                                  <w:spacing w:after="0"/>
                                  <w:jc w:val="center"/>
                                  <w:rPr>
                                    <w:b/>
                                    <w:bCs/>
                                    <w:sz w:val="26"/>
                                    <w:szCs w:val="26"/>
                                  </w:rPr>
                                </w:pPr>
                                <w:r w:rsidRPr="001F7EB5">
                                  <w:rPr>
                                    <w:b/>
                                    <w:bCs/>
                                    <w:sz w:val="26"/>
                                    <w:szCs w:val="26"/>
                                  </w:rPr>
                                  <w:t>Individual-level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69621" id="_x0000_s1040" style="position:absolute;margin-left:282pt;margin-top:12.8pt;width:110.55pt;height:28.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" fillcolor="#4a6e9c" strokecolor="#09101d [484]" strokeweight="1pt">
                    <v:textbox>
                      <w:txbxContent>
                        <w:p w14:paraId="08C6DAAA" w14:textId="77777777" w:rsidR="00461149" w:rsidRPr="001F7EB5" w:rsidRDefault="00461149" w:rsidP="00461149">
                          <w:pPr>
                            <w:spacing w:after="0"/>
                            <w:jc w:val="center"/>
                            <w:rPr>
                              <w:b/>
                              <w:bCs/>
                              <w:sz w:val="26"/>
                              <w:szCs w:val="26"/>
                            </w:rPr>
                          </w:pPr>
                          <w:r w:rsidRPr="001F7EB5">
                            <w:rPr>
                              <w:b/>
                              <w:bCs/>
                              <w:sz w:val="26"/>
                              <w:szCs w:val="26"/>
                            </w:rPr>
                            <w:t>Individual-level</w:t>
                          </w:r>
                        </w:p>
                      </w:txbxContent>
                    </v:textbox>
                  </v:rect>
                </w:pict>
              </mc:Fallback>
            </mc:AlternateContent>
          </w:r>
        </w:del>
      </w:moveTo>
    </w:p>
    <w:p w14:paraId="056C0B6F" w14:textId="6DD30349" w:rsidR="00461149" w:rsidRPr="004D2D80" w:rsidDel="000B650F" w:rsidRDefault="00461149">
      <w:pPr>
        <w:spacing w:line="240" w:lineRule="auto"/>
        <w:divId w:val="536086500"/>
        <w:rPr>
          <w:del w:id="1001" w:author="Daniel Noble" w:date="2025-03-31T10:00:00Z" w16du:dateUtc="2025-03-30T23:00:00Z"/>
          <w:moveTo w:id="1002" w:author="Daniel Noble" w:date="2025-02-22T11:24:00Z" w16du:dateUtc="2025-02-22T00:24:00Z"/>
        </w:rPr>
      </w:pPr>
      <w:moveTo w:id="1003" w:author="Daniel Noble" w:date="2025-02-22T11:24:00Z" w16du:dateUtc="2025-02-22T00:24:00Z">
        <w:del w:id="1004" w:author="Daniel Noble" w:date="2025-03-31T10:00:00Z" w16du:dateUtc="2025-03-30T23:00:00Z">
          <w:r w:rsidDel="000B650F">
            <w:rPr>
              <w:noProof/>
            </w:rPr>
            <mc:AlternateContent>
              <mc:Choice Requires="wps">
                <w:drawing>
                  <wp:anchor distT="0" distB="0" distL="114300" distR="114300" simplePos="0" relativeHeight="251867136" behindDoc="0" locked="0" layoutInCell="1" allowOverlap="1" wp14:anchorId="48F44E7F" wp14:editId="5F74392C">
                    <wp:simplePos x="0" y="0"/>
                    <wp:positionH relativeFrom="column">
                      <wp:posOffset>3581400</wp:posOffset>
                    </wp:positionH>
                    <wp:positionV relativeFrom="paragraph">
                      <wp:posOffset>238760</wp:posOffset>
                    </wp:positionV>
                    <wp:extent cx="1403985" cy="1439545"/>
                    <wp:effectExtent l="0" t="0" r="24765" b="27305"/>
                    <wp:wrapNone/>
                    <wp:docPr id="260527398"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4A6E9C">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A0B0D7" w14:textId="77777777" w:rsidR="00461149" w:rsidRPr="008F1210" w:rsidRDefault="00461149" w:rsidP="00461149">
                                <w:pPr>
                                  <w:spacing w:after="0"/>
                                  <w:jc w:val="center"/>
                                  <w:rPr>
                                    <w:b/>
                                    <w:bCs/>
                                    <w:color w:val="4A6E9C"/>
                                  </w:rPr>
                                </w:pPr>
                                <w:r w:rsidRPr="008F1210">
                                  <w:rPr>
                                    <w:b/>
                                    <w:bCs/>
                                    <w:color w:val="4A6E9C"/>
                                  </w:rPr>
                                  <w:t>Amplitude</w:t>
                                </w:r>
                              </w:p>
                              <w:p w14:paraId="75AD2A8D" w14:textId="77777777" w:rsidR="00461149" w:rsidRPr="008F1210" w:rsidRDefault="00461149" w:rsidP="00461149">
                                <w:pPr>
                                  <w:spacing w:after="0"/>
                                  <w:jc w:val="center"/>
                                  <w:rPr>
                                    <w:b/>
                                    <w:bCs/>
                                    <w:color w:val="4A6E9C"/>
                                  </w:rPr>
                                </w:pPr>
                                <w:r w:rsidRPr="008F1210">
                                  <w:rPr>
                                    <w:b/>
                                    <w:bCs/>
                                    <w:color w:val="4A6E9C"/>
                                  </w:rPr>
                                  <w:t>Fluctuation type</w:t>
                                </w:r>
                              </w:p>
                              <w:p w14:paraId="0F466C92" w14:textId="77777777" w:rsidR="00461149" w:rsidRPr="008F1210" w:rsidRDefault="00461149" w:rsidP="00461149">
                                <w:pPr>
                                  <w:spacing w:after="0"/>
                                  <w:jc w:val="center"/>
                                  <w:rPr>
                                    <w:b/>
                                    <w:bCs/>
                                    <w:color w:val="4A6E9C"/>
                                  </w:rPr>
                                </w:pPr>
                                <w:r w:rsidRPr="008F1210">
                                  <w:rPr>
                                    <w:b/>
                                    <w:bCs/>
                                    <w:color w:val="4A6E9C"/>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44E7F" id="_x0000_s1041" style="position:absolute;margin-left:282pt;margin-top:18.8pt;width:110.55pt;height:113.3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" fillcolor="#4a6e9c" strokecolor="#09101d [484]" strokeweight="1pt">
                    <v:fill opacity="16448f"/>
                    <v:textbox>
                      <w:txbxContent>
                        <w:p w14:paraId="7EA0B0D7" w14:textId="77777777" w:rsidR="00461149" w:rsidRPr="008F1210" w:rsidRDefault="00461149" w:rsidP="00461149">
                          <w:pPr>
                            <w:spacing w:after="0"/>
                            <w:jc w:val="center"/>
                            <w:rPr>
                              <w:b/>
                              <w:bCs/>
                              <w:color w:val="4A6E9C"/>
                            </w:rPr>
                          </w:pPr>
                          <w:r w:rsidRPr="008F1210">
                            <w:rPr>
                              <w:b/>
                              <w:bCs/>
                              <w:color w:val="4A6E9C"/>
                            </w:rPr>
                            <w:t>Amplitude</w:t>
                          </w:r>
                        </w:p>
                        <w:p w14:paraId="75AD2A8D" w14:textId="77777777" w:rsidR="00461149" w:rsidRPr="008F1210" w:rsidRDefault="00461149" w:rsidP="00461149">
                          <w:pPr>
                            <w:spacing w:after="0"/>
                            <w:jc w:val="center"/>
                            <w:rPr>
                              <w:b/>
                              <w:bCs/>
                              <w:color w:val="4A6E9C"/>
                            </w:rPr>
                          </w:pPr>
                          <w:r w:rsidRPr="008F1210">
                            <w:rPr>
                              <w:b/>
                              <w:bCs/>
                              <w:color w:val="4A6E9C"/>
                            </w:rPr>
                            <w:t>Fluctuation type</w:t>
                          </w:r>
                        </w:p>
                        <w:p w14:paraId="0F466C92" w14:textId="77777777" w:rsidR="00461149" w:rsidRPr="008F1210" w:rsidRDefault="00461149" w:rsidP="00461149">
                          <w:pPr>
                            <w:spacing w:after="0"/>
                            <w:jc w:val="center"/>
                            <w:rPr>
                              <w:b/>
                              <w:bCs/>
                              <w:color w:val="4A6E9C"/>
                            </w:rPr>
                          </w:pPr>
                          <w:r w:rsidRPr="008F1210">
                            <w:rPr>
                              <w:b/>
                              <w:bCs/>
                              <w:color w:val="4A6E9C"/>
                            </w:rPr>
                            <w:t>Taxonomic class</w:t>
                          </w:r>
                        </w:p>
                      </w:txbxContent>
                    </v:textbox>
                  </v:rect>
                </w:pict>
              </mc:Fallback>
            </mc:AlternateContent>
          </w:r>
        </w:del>
      </w:moveTo>
    </w:p>
    <w:p w14:paraId="1CFF48F7" w14:textId="53320A0B" w:rsidR="00461149" w:rsidRPr="004D2D80" w:rsidDel="000B650F" w:rsidRDefault="00461149">
      <w:pPr>
        <w:spacing w:line="240" w:lineRule="auto"/>
        <w:divId w:val="536086500"/>
        <w:rPr>
          <w:del w:id="1005" w:author="Daniel Noble" w:date="2025-03-31T10:00:00Z" w16du:dateUtc="2025-03-30T23:00:00Z"/>
          <w:moveTo w:id="1006" w:author="Daniel Noble" w:date="2025-02-22T11:24:00Z" w16du:dateUtc="2025-02-22T00:24:00Z"/>
        </w:rPr>
      </w:pPr>
    </w:p>
    <w:p w14:paraId="089EE295" w14:textId="41B831DF" w:rsidR="00461149" w:rsidRPr="004D2D80" w:rsidDel="000B650F" w:rsidRDefault="00461149">
      <w:pPr>
        <w:spacing w:line="240" w:lineRule="auto"/>
        <w:divId w:val="536086500"/>
        <w:rPr>
          <w:del w:id="1007" w:author="Daniel Noble" w:date="2025-03-31T10:00:00Z" w16du:dateUtc="2025-03-30T23:00:00Z"/>
          <w:moveTo w:id="1008" w:author="Daniel Noble" w:date="2025-02-22T11:24:00Z" w16du:dateUtc="2025-02-22T00:24:00Z"/>
        </w:rPr>
      </w:pPr>
    </w:p>
    <w:p w14:paraId="5267201B" w14:textId="525E04BD" w:rsidR="00461149" w:rsidRPr="004D2D80" w:rsidDel="000B650F" w:rsidRDefault="00461149">
      <w:pPr>
        <w:spacing w:line="240" w:lineRule="auto"/>
        <w:divId w:val="536086500"/>
        <w:rPr>
          <w:del w:id="1009" w:author="Daniel Noble" w:date="2025-03-31T10:00:00Z" w16du:dateUtc="2025-03-30T23:00:00Z"/>
          <w:moveTo w:id="1010" w:author="Daniel Noble" w:date="2025-02-22T11:24:00Z" w16du:dateUtc="2025-02-22T00:24:00Z"/>
        </w:rPr>
      </w:pPr>
    </w:p>
    <w:p w14:paraId="59478B91" w14:textId="7BE8A07F" w:rsidR="00461149" w:rsidRPr="004D2D80" w:rsidDel="000B650F" w:rsidRDefault="00461149">
      <w:pPr>
        <w:spacing w:line="240" w:lineRule="auto"/>
        <w:divId w:val="536086500"/>
        <w:rPr>
          <w:del w:id="1011" w:author="Daniel Noble" w:date="2025-03-31T10:00:00Z" w16du:dateUtc="2025-03-30T23:00:00Z"/>
          <w:moveTo w:id="1012" w:author="Daniel Noble" w:date="2025-02-22T11:24:00Z" w16du:dateUtc="2025-02-22T00:24:00Z"/>
        </w:rPr>
      </w:pPr>
    </w:p>
    <w:p w14:paraId="28C218C3" w14:textId="1D791160" w:rsidR="00461149" w:rsidRPr="004D2D80" w:rsidDel="000B650F" w:rsidRDefault="00461149">
      <w:pPr>
        <w:spacing w:line="240" w:lineRule="auto"/>
        <w:divId w:val="536086500"/>
        <w:rPr>
          <w:del w:id="1013" w:author="Daniel Noble" w:date="2025-03-31T10:00:00Z" w16du:dateUtc="2025-03-30T23:00:00Z"/>
          <w:moveTo w:id="1014" w:author="Daniel Noble" w:date="2025-02-22T11:24:00Z" w16du:dateUtc="2025-02-22T00:24:00Z"/>
        </w:rPr>
      </w:pPr>
      <w:moveTo w:id="1015" w:author="Daniel Noble" w:date="2025-02-22T11:24:00Z" w16du:dateUtc="2025-02-22T00:24:00Z">
        <w:del w:id="1016" w:author="Daniel Noble" w:date="2025-03-31T10:00:00Z" w16du:dateUtc="2025-03-30T23:00:00Z">
          <w:r w:rsidDel="000B650F">
            <w:rPr>
              <w:noProof/>
            </w:rPr>
            <mc:AlternateContent>
              <mc:Choice Requires="wps">
                <w:drawing>
                  <wp:anchor distT="0" distB="0" distL="114300" distR="114300" simplePos="0" relativeHeight="251871232" behindDoc="0" locked="0" layoutInCell="1" allowOverlap="1" wp14:anchorId="08C2416D" wp14:editId="1F54B06A">
                    <wp:simplePos x="0" y="0"/>
                    <wp:positionH relativeFrom="margin">
                      <wp:posOffset>4284980</wp:posOffset>
                    </wp:positionH>
                    <wp:positionV relativeFrom="paragraph">
                      <wp:posOffset>259715</wp:posOffset>
                    </wp:positionV>
                    <wp:extent cx="0" cy="180000"/>
                    <wp:effectExtent l="0" t="0" r="38100" b="29845"/>
                    <wp:wrapNone/>
                    <wp:docPr id="2034332382" name="Straight Connector 6"/>
                    <wp:cNvGraphicFramePr/>
                    <a:graphic xmlns:a="http://schemas.openxmlformats.org/drawingml/2006/main">
                      <a:graphicData uri="http://schemas.microsoft.com/office/word/2010/wordprocessingShape">
                        <wps:wsp>
                          <wps:cNvCnPr/>
                          <wps:spPr>
                            <a:xfrm>
                              <a:off x="0" y="0"/>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CEFE3" id="Straight Connector 6" o:spid="_x0000_s1026" style="position:absolute;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4pt,20.45pt" to="337.4pt,3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" strokecolor="black [3213]" strokeweight="1.5pt">
                    <v:stroke joinstyle="miter"/>
                    <w10:wrap anchorx="margin"/>
                  </v:line>
                </w:pict>
              </mc:Fallback>
            </mc:AlternateContent>
          </w:r>
        </w:del>
      </w:moveTo>
    </w:p>
    <w:p w14:paraId="393CB793" w14:textId="6F43C06C" w:rsidR="00461149" w:rsidRPr="004D2D80" w:rsidDel="000B650F" w:rsidRDefault="00461149">
      <w:pPr>
        <w:spacing w:line="240" w:lineRule="auto"/>
        <w:divId w:val="536086500"/>
        <w:rPr>
          <w:del w:id="1017" w:author="Daniel Noble" w:date="2025-03-31T10:00:00Z" w16du:dateUtc="2025-03-30T23:00:00Z"/>
          <w:moveTo w:id="1018" w:author="Daniel Noble" w:date="2025-02-22T11:24:00Z" w16du:dateUtc="2025-02-22T00:24:00Z"/>
        </w:rPr>
      </w:pPr>
      <w:moveTo w:id="1019" w:author="Daniel Noble" w:date="2025-02-22T11:24:00Z" w16du:dateUtc="2025-02-22T00:24:00Z">
        <w:del w:id="1020" w:author="Daniel Noble" w:date="2025-03-31T10:00:00Z" w16du:dateUtc="2025-03-30T23:00:00Z">
          <w:r w:rsidDel="000B650F">
            <w:rPr>
              <w:noProof/>
            </w:rPr>
            <mc:AlternateContent>
              <mc:Choice Requires="wps">
                <w:drawing>
                  <wp:anchor distT="0" distB="0" distL="114300" distR="114300" simplePos="0" relativeHeight="251879424" behindDoc="0" locked="0" layoutInCell="1" allowOverlap="1" wp14:anchorId="0F00A6BB" wp14:editId="27090DB5">
                    <wp:simplePos x="0" y="0"/>
                    <wp:positionH relativeFrom="column">
                      <wp:posOffset>723900</wp:posOffset>
                    </wp:positionH>
                    <wp:positionV relativeFrom="paragraph">
                      <wp:posOffset>163830</wp:posOffset>
                    </wp:positionV>
                    <wp:extent cx="4276725" cy="0"/>
                    <wp:effectExtent l="0" t="0" r="0" b="0"/>
                    <wp:wrapNone/>
                    <wp:docPr id="114610410" name="Straight Connector 9"/>
                    <wp:cNvGraphicFramePr/>
                    <a:graphic xmlns:a="http://schemas.openxmlformats.org/drawingml/2006/main">
                      <a:graphicData uri="http://schemas.microsoft.com/office/word/2010/wordprocessingShape">
                        <wps:wsp>
                          <wps:cNvCnPr/>
                          <wps:spPr>
                            <a:xfrm>
                              <a:off x="0" y="0"/>
                              <a:ext cx="42767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322380" id="Straight Connector 9" o:spid="_x0000_s1026" style="position:absolute;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pt,12.9pt" to="393.75pt,1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" strokecolor="black [3213]" strokeweight="1.5pt">
                    <v:stroke joinstyle="miter"/>
                  </v:line>
                </w:pict>
              </mc:Fallback>
            </mc:AlternateContent>
          </w:r>
          <w:r w:rsidDel="000B650F">
            <w:rPr>
              <w:noProof/>
            </w:rPr>
            <mc:AlternateContent>
              <mc:Choice Requires="wps">
                <w:drawing>
                  <wp:anchor distT="0" distB="0" distL="114300" distR="114300" simplePos="0" relativeHeight="251874304" behindDoc="0" locked="0" layoutInCell="1" allowOverlap="1" wp14:anchorId="215F8DF5" wp14:editId="69D5A221">
                    <wp:simplePos x="0" y="0"/>
                    <wp:positionH relativeFrom="column">
                      <wp:posOffset>733425</wp:posOffset>
                    </wp:positionH>
                    <wp:positionV relativeFrom="paragraph">
                      <wp:posOffset>172720</wp:posOffset>
                    </wp:positionV>
                    <wp:extent cx="0" cy="180000"/>
                    <wp:effectExtent l="76200" t="0" r="57150" b="48895"/>
                    <wp:wrapNone/>
                    <wp:docPr id="115731506"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D70922" id="Straight Arrow Connector 7" o:spid="_x0000_s1026" type="#_x0000_t32" style="position:absolute;margin-left:57.75pt;margin-top:13.6pt;width:0;height:14.1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" strokecolor="black [3213]" strokeweight="1.5pt">
                    <v:stroke endarrow="block" joinstyle="miter"/>
                  </v:shape>
                </w:pict>
              </mc:Fallback>
            </mc:AlternateContent>
          </w:r>
          <w:r w:rsidDel="000B650F">
            <w:rPr>
              <w:noProof/>
            </w:rPr>
            <mc:AlternateContent>
              <mc:Choice Requires="wps">
                <w:drawing>
                  <wp:anchor distT="0" distB="0" distL="114300" distR="114300" simplePos="0" relativeHeight="251875328" behindDoc="0" locked="0" layoutInCell="1" allowOverlap="1" wp14:anchorId="43B9B9AF" wp14:editId="4715456A">
                    <wp:simplePos x="0" y="0"/>
                    <wp:positionH relativeFrom="column">
                      <wp:posOffset>2152650</wp:posOffset>
                    </wp:positionH>
                    <wp:positionV relativeFrom="paragraph">
                      <wp:posOffset>172720</wp:posOffset>
                    </wp:positionV>
                    <wp:extent cx="0" cy="180000"/>
                    <wp:effectExtent l="76200" t="0" r="57150" b="48895"/>
                    <wp:wrapNone/>
                    <wp:docPr id="247980360"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02FEF91" id="Straight Arrow Connector 7" o:spid="_x0000_s1026" type="#_x0000_t32" style="position:absolute;margin-left:169.5pt;margin-top:13.6pt;width:0;height:14.1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" strokecolor="black [3213]" strokeweight="1.5pt">
                    <v:stroke endarrow="block" joinstyle="miter"/>
                  </v:shape>
                </w:pict>
              </mc:Fallback>
            </mc:AlternateContent>
          </w:r>
          <w:r w:rsidDel="000B650F">
            <w:rPr>
              <w:noProof/>
            </w:rPr>
            <mc:AlternateContent>
              <mc:Choice Requires="wps">
                <w:drawing>
                  <wp:anchor distT="0" distB="0" distL="114300" distR="114300" simplePos="0" relativeHeight="251876352" behindDoc="0" locked="0" layoutInCell="1" allowOverlap="1" wp14:anchorId="1614E15B" wp14:editId="3A161E79">
                    <wp:simplePos x="0" y="0"/>
                    <wp:positionH relativeFrom="column">
                      <wp:posOffset>4991100</wp:posOffset>
                    </wp:positionH>
                    <wp:positionV relativeFrom="paragraph">
                      <wp:posOffset>175895</wp:posOffset>
                    </wp:positionV>
                    <wp:extent cx="0" cy="180000"/>
                    <wp:effectExtent l="76200" t="0" r="57150" b="48895"/>
                    <wp:wrapNone/>
                    <wp:docPr id="1956244328"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0A80C" id="Straight Arrow Connector 7" o:spid="_x0000_s1026" type="#_x0000_t32" style="position:absolute;margin-left:393pt;margin-top:13.85pt;width:0;height:14.1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" strokecolor="black [3213]" strokeweight="1.5pt">
                    <v:stroke endarrow="block" joinstyle="miter"/>
                  </v:shape>
                </w:pict>
              </mc:Fallback>
            </mc:AlternateContent>
          </w:r>
          <w:r w:rsidDel="000B650F">
            <w:rPr>
              <w:noProof/>
            </w:rPr>
            <mc:AlternateContent>
              <mc:Choice Requires="wps">
                <w:drawing>
                  <wp:anchor distT="0" distB="0" distL="114300" distR="114300" simplePos="0" relativeHeight="251877376" behindDoc="0" locked="0" layoutInCell="1" allowOverlap="1" wp14:anchorId="7D9BED8E" wp14:editId="61F56C7A">
                    <wp:simplePos x="0" y="0"/>
                    <wp:positionH relativeFrom="column">
                      <wp:posOffset>3571875</wp:posOffset>
                    </wp:positionH>
                    <wp:positionV relativeFrom="paragraph">
                      <wp:posOffset>172720</wp:posOffset>
                    </wp:positionV>
                    <wp:extent cx="0" cy="180000"/>
                    <wp:effectExtent l="76200" t="0" r="57150" b="48895"/>
                    <wp:wrapNone/>
                    <wp:docPr id="1257081301"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9ABDE2F" id="Straight Arrow Connector 7" o:spid="_x0000_s1026" type="#_x0000_t32" style="position:absolute;margin-left:281.25pt;margin-top:13.6pt;width:0;height:14.1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" strokecolor="black [3213]" strokeweight="1.5pt">
                    <v:stroke endarrow="block" joinstyle="miter"/>
                  </v:shape>
                </w:pict>
              </mc:Fallback>
            </mc:AlternateContent>
          </w:r>
        </w:del>
      </w:moveTo>
    </w:p>
    <w:p w14:paraId="695B47DC" w14:textId="3F0E2EFF" w:rsidR="00461149" w:rsidRPr="004D2D80" w:rsidDel="000B650F" w:rsidRDefault="00461149">
      <w:pPr>
        <w:spacing w:line="240" w:lineRule="auto"/>
        <w:divId w:val="536086500"/>
        <w:rPr>
          <w:del w:id="1021" w:author="Daniel Noble" w:date="2025-03-31T10:00:00Z" w16du:dateUtc="2025-03-30T23:00:00Z"/>
          <w:moveTo w:id="1022" w:author="Daniel Noble" w:date="2025-02-22T11:24:00Z" w16du:dateUtc="2025-02-22T00:24:00Z"/>
        </w:rPr>
      </w:pPr>
      <w:moveTo w:id="1023" w:author="Daniel Noble" w:date="2025-02-22T11:24:00Z" w16du:dateUtc="2025-02-22T00:24:00Z">
        <w:del w:id="1024" w:author="Daniel Noble" w:date="2025-03-31T10:00:00Z" w16du:dateUtc="2025-03-30T23:00:00Z">
          <w:r w:rsidDel="000B650F">
            <w:rPr>
              <w:noProof/>
            </w:rPr>
            <mc:AlternateContent>
              <mc:Choice Requires="wps">
                <w:drawing>
                  <wp:anchor distT="0" distB="0" distL="114300" distR="114300" simplePos="0" relativeHeight="251859968" behindDoc="0" locked="0" layoutInCell="1" allowOverlap="1" wp14:anchorId="1F4F62F5" wp14:editId="4394144A">
                    <wp:simplePos x="0" y="0"/>
                    <wp:positionH relativeFrom="margin">
                      <wp:posOffset>28575</wp:posOffset>
                    </wp:positionH>
                    <wp:positionV relativeFrom="paragraph">
                      <wp:posOffset>59055</wp:posOffset>
                    </wp:positionV>
                    <wp:extent cx="1403985" cy="359410"/>
                    <wp:effectExtent l="0" t="0" r="24765" b="21590"/>
                    <wp:wrapNone/>
                    <wp:docPr id="1112559239"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646CFD" w14:textId="77777777" w:rsidR="00461149" w:rsidRPr="001F7EB5" w:rsidRDefault="00461149" w:rsidP="00461149">
                                <w:pPr>
                                  <w:spacing w:after="0"/>
                                  <w:jc w:val="center"/>
                                  <w:rPr>
                                    <w:b/>
                                    <w:bCs/>
                                    <w:sz w:val="26"/>
                                    <w:szCs w:val="26"/>
                                  </w:rPr>
                                </w:pPr>
                                <w:r w:rsidRPr="001F7EB5">
                                  <w:rPr>
                                    <w:b/>
                                    <w:bCs/>
                                    <w:sz w:val="26"/>
                                    <w:szCs w:val="26"/>
                                  </w:rPr>
                                  <w:t>Aquatic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F62F5" id="_x0000_s1042" style="position:absolute;margin-left:2.25pt;margin-top:4.65pt;width:110.55pt;height:28.3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" fillcolor="#5d7aa1" strokecolor="#09101d [484]" strokeweight="1pt">
                    <v:textbox>
                      <w:txbxContent>
                        <w:p w14:paraId="28646CFD" w14:textId="77777777" w:rsidR="00461149" w:rsidRPr="001F7EB5" w:rsidRDefault="00461149" w:rsidP="00461149">
                          <w:pPr>
                            <w:spacing w:after="0"/>
                            <w:jc w:val="center"/>
                            <w:rPr>
                              <w:b/>
                              <w:bCs/>
                              <w:sz w:val="26"/>
                              <w:szCs w:val="26"/>
                            </w:rPr>
                          </w:pPr>
                          <w:r w:rsidRPr="001F7EB5">
                            <w:rPr>
                              <w:b/>
                              <w:bCs/>
                              <w:sz w:val="26"/>
                              <w:szCs w:val="26"/>
                            </w:rPr>
                            <w:t>Aquatic</w:t>
                          </w:r>
                        </w:p>
                      </w:txbxContent>
                    </v:textbox>
                    <w10:wrap anchorx="margin"/>
                  </v:rect>
                </w:pict>
              </mc:Fallback>
            </mc:AlternateContent>
          </w:r>
          <w:r w:rsidDel="000B650F">
            <w:rPr>
              <w:noProof/>
            </w:rPr>
            <mc:AlternateContent>
              <mc:Choice Requires="wps">
                <w:drawing>
                  <wp:anchor distT="0" distB="0" distL="114300" distR="114300" simplePos="0" relativeHeight="251866112" behindDoc="0" locked="0" layoutInCell="1" allowOverlap="1" wp14:anchorId="22DB3912" wp14:editId="4F292761">
                    <wp:simplePos x="0" y="0"/>
                    <wp:positionH relativeFrom="margin">
                      <wp:posOffset>1446530</wp:posOffset>
                    </wp:positionH>
                    <wp:positionV relativeFrom="paragraph">
                      <wp:posOffset>62230</wp:posOffset>
                    </wp:positionV>
                    <wp:extent cx="1403985" cy="359410"/>
                    <wp:effectExtent l="0" t="0" r="24765" b="21590"/>
                    <wp:wrapNone/>
                    <wp:docPr id="2046027680"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DF48E7" w14:textId="77777777" w:rsidR="00461149" w:rsidRPr="001F7EB5" w:rsidRDefault="00461149" w:rsidP="00461149">
                                <w:pPr>
                                  <w:spacing w:after="0"/>
                                  <w:jc w:val="center"/>
                                  <w:rPr>
                                    <w:b/>
                                    <w:bCs/>
                                    <w:sz w:val="26"/>
                                    <w:szCs w:val="26"/>
                                  </w:rPr>
                                </w:pPr>
                                <w:r w:rsidRPr="001F7EB5">
                                  <w:rPr>
                                    <w:b/>
                                    <w:bCs/>
                                    <w:sz w:val="26"/>
                                    <w:szCs w:val="26"/>
                                  </w:rPr>
                                  <w:t>Terrestrial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B3912" id="_x0000_s1043" style="position:absolute;margin-left:113.9pt;margin-top:4.9pt;width:110.55pt;height:28.3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" fillcolor="#5d7aa1" strokecolor="#09101d [484]" strokeweight="1pt">
                    <v:textbox>
                      <w:txbxContent>
                        <w:p w14:paraId="72DF48E7" w14:textId="77777777" w:rsidR="00461149" w:rsidRPr="001F7EB5" w:rsidRDefault="00461149" w:rsidP="00461149">
                          <w:pPr>
                            <w:spacing w:after="0"/>
                            <w:jc w:val="center"/>
                            <w:rPr>
                              <w:b/>
                              <w:bCs/>
                              <w:sz w:val="26"/>
                              <w:szCs w:val="26"/>
                            </w:rPr>
                          </w:pPr>
                          <w:r w:rsidRPr="001F7EB5">
                            <w:rPr>
                              <w:b/>
                              <w:bCs/>
                              <w:sz w:val="26"/>
                              <w:szCs w:val="26"/>
                            </w:rPr>
                            <w:t>Terrestrial</w:t>
                          </w:r>
                        </w:p>
                      </w:txbxContent>
                    </v:textbox>
                    <w10:wrap anchorx="margin"/>
                  </v:rect>
                </w:pict>
              </mc:Fallback>
            </mc:AlternateContent>
          </w:r>
          <w:r w:rsidDel="000B650F">
            <w:rPr>
              <w:noProof/>
            </w:rPr>
            <mc:AlternateContent>
              <mc:Choice Requires="wps">
                <w:drawing>
                  <wp:anchor distT="0" distB="0" distL="114300" distR="114300" simplePos="0" relativeHeight="251864064" behindDoc="0" locked="0" layoutInCell="1" allowOverlap="1" wp14:anchorId="78D884C8" wp14:editId="256AF6FA">
                    <wp:simplePos x="0" y="0"/>
                    <wp:positionH relativeFrom="margin">
                      <wp:posOffset>2865755</wp:posOffset>
                    </wp:positionH>
                    <wp:positionV relativeFrom="paragraph">
                      <wp:posOffset>59055</wp:posOffset>
                    </wp:positionV>
                    <wp:extent cx="1403985" cy="359410"/>
                    <wp:effectExtent l="0" t="0" r="24765" b="21590"/>
                    <wp:wrapNone/>
                    <wp:docPr id="709097909"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E6623B7" w14:textId="77777777" w:rsidR="00461149" w:rsidRPr="001F7EB5" w:rsidRDefault="00461149" w:rsidP="00461149">
                                <w:pPr>
                                  <w:spacing w:after="0"/>
                                  <w:jc w:val="center"/>
                                  <w:rPr>
                                    <w:b/>
                                    <w:bCs/>
                                    <w:sz w:val="26"/>
                                    <w:szCs w:val="26"/>
                                  </w:rPr>
                                </w:pPr>
                                <w:r w:rsidRPr="001F7EB5">
                                  <w:rPr>
                                    <w:b/>
                                    <w:bCs/>
                                    <w:sz w:val="26"/>
                                    <w:szCs w:val="26"/>
                                  </w:rPr>
                                  <w:t>Acclimation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884C8" id="_x0000_s1044" style="position:absolute;margin-left:225.65pt;margin-top:4.65pt;width:110.55pt;height:28.3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" fillcolor="#5d7aa1" strokecolor="#09101d [484]" strokeweight="1pt">
                    <v:textbox>
                      <w:txbxContent>
                        <w:p w14:paraId="4E6623B7" w14:textId="77777777" w:rsidR="00461149" w:rsidRPr="001F7EB5" w:rsidRDefault="00461149" w:rsidP="00461149">
                          <w:pPr>
                            <w:spacing w:after="0"/>
                            <w:jc w:val="center"/>
                            <w:rPr>
                              <w:b/>
                              <w:bCs/>
                              <w:sz w:val="26"/>
                              <w:szCs w:val="26"/>
                            </w:rPr>
                          </w:pPr>
                          <w:r w:rsidRPr="001F7EB5">
                            <w:rPr>
                              <w:b/>
                              <w:bCs/>
                              <w:sz w:val="26"/>
                              <w:szCs w:val="26"/>
                            </w:rPr>
                            <w:t>Acclimation</w:t>
                          </w:r>
                        </w:p>
                      </w:txbxContent>
                    </v:textbox>
                    <w10:wrap anchorx="margin"/>
                  </v:rect>
                </w:pict>
              </mc:Fallback>
            </mc:AlternateContent>
          </w:r>
          <w:r w:rsidDel="000B650F">
            <w:rPr>
              <w:noProof/>
            </w:rPr>
            <mc:AlternateContent>
              <mc:Choice Requires="wps">
                <w:drawing>
                  <wp:anchor distT="0" distB="0" distL="114300" distR="114300" simplePos="0" relativeHeight="251862016" behindDoc="0" locked="0" layoutInCell="1" allowOverlap="1" wp14:anchorId="1391944A" wp14:editId="52F28897">
                    <wp:simplePos x="0" y="0"/>
                    <wp:positionH relativeFrom="margin">
                      <wp:posOffset>4283710</wp:posOffset>
                    </wp:positionH>
                    <wp:positionV relativeFrom="paragraph">
                      <wp:posOffset>59055</wp:posOffset>
                    </wp:positionV>
                    <wp:extent cx="1403985" cy="359410"/>
                    <wp:effectExtent l="0" t="0" r="24765" b="21590"/>
                    <wp:wrapNone/>
                    <wp:docPr id="49294996"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B6BE00" w14:textId="77777777" w:rsidR="00461149" w:rsidRPr="001F7EB5" w:rsidRDefault="00461149" w:rsidP="00461149">
                                <w:pPr>
                                  <w:spacing w:after="0"/>
                                  <w:jc w:val="center"/>
                                  <w:rPr>
                                    <w:b/>
                                    <w:bCs/>
                                    <w:sz w:val="26"/>
                                    <w:szCs w:val="26"/>
                                  </w:rPr>
                                </w:pPr>
                                <w:r w:rsidRPr="001F7EB5">
                                  <w:rPr>
                                    <w:b/>
                                    <w:bCs/>
                                    <w:sz w:val="26"/>
                                    <w:szCs w:val="26"/>
                                  </w:rPr>
                                  <w:t>Developmental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1944A" id="_x0000_s1045" style="position:absolute;margin-left:337.3pt;margin-top:4.65pt;width:110.55pt;height:28.3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" fillcolor="#5d7aa1" strokecolor="#09101d [484]" strokeweight="1pt">
                    <v:textbox>
                      <w:txbxContent>
                        <w:p w14:paraId="06B6BE00" w14:textId="77777777" w:rsidR="00461149" w:rsidRPr="001F7EB5" w:rsidRDefault="00461149" w:rsidP="00461149">
                          <w:pPr>
                            <w:spacing w:after="0"/>
                            <w:jc w:val="center"/>
                            <w:rPr>
                              <w:b/>
                              <w:bCs/>
                              <w:sz w:val="26"/>
                              <w:szCs w:val="26"/>
                            </w:rPr>
                          </w:pPr>
                          <w:r w:rsidRPr="001F7EB5">
                            <w:rPr>
                              <w:b/>
                              <w:bCs/>
                              <w:sz w:val="26"/>
                              <w:szCs w:val="26"/>
                            </w:rPr>
                            <w:t>Developmental</w:t>
                          </w:r>
                        </w:p>
                      </w:txbxContent>
                    </v:textbox>
                    <w10:wrap anchorx="margin"/>
                  </v:rect>
                </w:pict>
              </mc:Fallback>
            </mc:AlternateContent>
          </w:r>
          <w:r w:rsidDel="000B650F">
            <w:rPr>
              <w:noProof/>
            </w:rPr>
            <mc:AlternateContent>
              <mc:Choice Requires="wps">
                <w:drawing>
                  <wp:anchor distT="0" distB="0" distL="114300" distR="114300" simplePos="0" relativeHeight="251860992" behindDoc="0" locked="0" layoutInCell="1" allowOverlap="1" wp14:anchorId="3D6EDB0D" wp14:editId="60D66587">
                    <wp:simplePos x="0" y="0"/>
                    <wp:positionH relativeFrom="margin">
                      <wp:posOffset>4283710</wp:posOffset>
                    </wp:positionH>
                    <wp:positionV relativeFrom="paragraph">
                      <wp:posOffset>421005</wp:posOffset>
                    </wp:positionV>
                    <wp:extent cx="1403985" cy="1439545"/>
                    <wp:effectExtent l="0" t="0" r="24765" b="27305"/>
                    <wp:wrapNone/>
                    <wp:docPr id="397741141"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DBE857" w14:textId="77777777" w:rsidR="00461149" w:rsidRPr="008F1210" w:rsidRDefault="00461149" w:rsidP="00461149">
                                <w:pPr>
                                  <w:spacing w:after="0"/>
                                  <w:jc w:val="center"/>
                                  <w:rPr>
                                    <w:b/>
                                    <w:bCs/>
                                    <w:color w:val="5D7AA1"/>
                                  </w:rPr>
                                </w:pPr>
                                <w:r w:rsidRPr="008F1210">
                                  <w:rPr>
                                    <w:b/>
                                    <w:bCs/>
                                    <w:color w:val="5D7AA1"/>
                                  </w:rPr>
                                  <w:t>Amplitude</w:t>
                                </w:r>
                              </w:p>
                              <w:p w14:paraId="4F6D2D18" w14:textId="77777777" w:rsidR="00461149" w:rsidRPr="008F1210" w:rsidRDefault="00461149" w:rsidP="00461149">
                                <w:pPr>
                                  <w:spacing w:after="0"/>
                                  <w:jc w:val="center"/>
                                  <w:rPr>
                                    <w:b/>
                                    <w:bCs/>
                                    <w:color w:val="5D7AA1"/>
                                  </w:rPr>
                                </w:pPr>
                                <w:r w:rsidRPr="008F1210">
                                  <w:rPr>
                                    <w:b/>
                                    <w:bCs/>
                                    <w:color w:val="5D7AA1"/>
                                  </w:rPr>
                                  <w:t>Exposure period</w:t>
                                </w:r>
                              </w:p>
                              <w:p w14:paraId="2A67C33E" w14:textId="77777777" w:rsidR="00461149" w:rsidRPr="008F1210" w:rsidRDefault="00461149" w:rsidP="00461149">
                                <w:pPr>
                                  <w:spacing w:after="0"/>
                                  <w:jc w:val="center"/>
                                  <w:rPr>
                                    <w:b/>
                                    <w:bCs/>
                                    <w:color w:val="5D7AA1"/>
                                  </w:rPr>
                                </w:pPr>
                                <w:r w:rsidRPr="008F1210">
                                  <w:rPr>
                                    <w:b/>
                                    <w:bCs/>
                                    <w:color w:val="5D7AA1"/>
                                  </w:rPr>
                                  <w:t>Fluctuation type</w:t>
                                </w:r>
                              </w:p>
                              <w:p w14:paraId="69B9ECF9" w14:textId="77777777" w:rsidR="00461149" w:rsidRPr="008F1210" w:rsidRDefault="00461149" w:rsidP="00461149">
                                <w:pPr>
                                  <w:spacing w:after="0"/>
                                  <w:jc w:val="center"/>
                                  <w:rPr>
                                    <w:b/>
                                    <w:bCs/>
                                    <w:color w:val="5D7AA1"/>
                                  </w:rPr>
                                </w:pPr>
                                <w:r w:rsidRPr="008F1210">
                                  <w:rPr>
                                    <w:b/>
                                    <w:bCs/>
                                    <w:color w:val="5D7AA1"/>
                                  </w:rPr>
                                  <w:t>Trait categories</w:t>
                                </w:r>
                              </w:p>
                              <w:p w14:paraId="1CC5094A" w14:textId="77777777" w:rsidR="00461149" w:rsidRPr="008F1210" w:rsidRDefault="00461149" w:rsidP="00461149">
                                <w:pPr>
                                  <w:spacing w:after="0"/>
                                  <w:jc w:val="center"/>
                                  <w:rPr>
                                    <w:b/>
                                    <w:bCs/>
                                    <w:color w:val="5D7AA1"/>
                                  </w:rPr>
                                </w:pPr>
                                <w:r w:rsidRPr="008F1210">
                                  <w:rPr>
                                    <w:b/>
                                    <w:bCs/>
                                    <w:color w:val="5D7AA1"/>
                                  </w:rPr>
                                  <w:t>Specific traits</w:t>
                                </w:r>
                              </w:p>
                              <w:p w14:paraId="4E0226E3" w14:textId="77777777" w:rsidR="00461149" w:rsidRPr="008F1210" w:rsidRDefault="00461149" w:rsidP="00461149">
                                <w:pPr>
                                  <w:spacing w:after="0"/>
                                  <w:jc w:val="center"/>
                                  <w:rPr>
                                    <w:b/>
                                    <w:bCs/>
                                    <w:color w:val="5D7AA1"/>
                                  </w:rPr>
                                </w:pPr>
                                <w:r w:rsidRPr="008F1210">
                                  <w:rPr>
                                    <w:b/>
                                    <w:bCs/>
                                    <w:color w:val="5D7AA1"/>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EDB0D" id="_x0000_s1046" style="position:absolute;margin-left:337.3pt;margin-top:33.15pt;width:110.55pt;height:113.3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" fillcolor="#5d7aa1" strokecolor="#09101d [484]" strokeweight="1pt">
                    <v:fill opacity="16448f"/>
                    <v:textbox>
                      <w:txbxContent>
                        <w:p w14:paraId="40DBE857" w14:textId="77777777" w:rsidR="00461149" w:rsidRPr="008F1210" w:rsidRDefault="00461149" w:rsidP="00461149">
                          <w:pPr>
                            <w:spacing w:after="0"/>
                            <w:jc w:val="center"/>
                            <w:rPr>
                              <w:b/>
                              <w:bCs/>
                              <w:color w:val="5D7AA1"/>
                            </w:rPr>
                          </w:pPr>
                          <w:r w:rsidRPr="008F1210">
                            <w:rPr>
                              <w:b/>
                              <w:bCs/>
                              <w:color w:val="5D7AA1"/>
                            </w:rPr>
                            <w:t>Amplitude</w:t>
                          </w:r>
                        </w:p>
                        <w:p w14:paraId="4F6D2D18" w14:textId="77777777" w:rsidR="00461149" w:rsidRPr="008F1210" w:rsidRDefault="00461149" w:rsidP="00461149">
                          <w:pPr>
                            <w:spacing w:after="0"/>
                            <w:jc w:val="center"/>
                            <w:rPr>
                              <w:b/>
                              <w:bCs/>
                              <w:color w:val="5D7AA1"/>
                            </w:rPr>
                          </w:pPr>
                          <w:r w:rsidRPr="008F1210">
                            <w:rPr>
                              <w:b/>
                              <w:bCs/>
                              <w:color w:val="5D7AA1"/>
                            </w:rPr>
                            <w:t>Exposure period</w:t>
                          </w:r>
                        </w:p>
                        <w:p w14:paraId="2A67C33E" w14:textId="77777777" w:rsidR="00461149" w:rsidRPr="008F1210" w:rsidRDefault="00461149" w:rsidP="00461149">
                          <w:pPr>
                            <w:spacing w:after="0"/>
                            <w:jc w:val="center"/>
                            <w:rPr>
                              <w:b/>
                              <w:bCs/>
                              <w:color w:val="5D7AA1"/>
                            </w:rPr>
                          </w:pPr>
                          <w:r w:rsidRPr="008F1210">
                            <w:rPr>
                              <w:b/>
                              <w:bCs/>
                              <w:color w:val="5D7AA1"/>
                            </w:rPr>
                            <w:t>Fluctuation type</w:t>
                          </w:r>
                        </w:p>
                        <w:p w14:paraId="69B9ECF9" w14:textId="77777777" w:rsidR="00461149" w:rsidRPr="008F1210" w:rsidRDefault="00461149" w:rsidP="00461149">
                          <w:pPr>
                            <w:spacing w:after="0"/>
                            <w:jc w:val="center"/>
                            <w:rPr>
                              <w:b/>
                              <w:bCs/>
                              <w:color w:val="5D7AA1"/>
                            </w:rPr>
                          </w:pPr>
                          <w:r w:rsidRPr="008F1210">
                            <w:rPr>
                              <w:b/>
                              <w:bCs/>
                              <w:color w:val="5D7AA1"/>
                            </w:rPr>
                            <w:t>Trait categories</w:t>
                          </w:r>
                        </w:p>
                        <w:p w14:paraId="1CC5094A" w14:textId="77777777" w:rsidR="00461149" w:rsidRPr="008F1210" w:rsidRDefault="00461149" w:rsidP="00461149">
                          <w:pPr>
                            <w:spacing w:after="0"/>
                            <w:jc w:val="center"/>
                            <w:rPr>
                              <w:b/>
                              <w:bCs/>
                              <w:color w:val="5D7AA1"/>
                            </w:rPr>
                          </w:pPr>
                          <w:r w:rsidRPr="008F1210">
                            <w:rPr>
                              <w:b/>
                              <w:bCs/>
                              <w:color w:val="5D7AA1"/>
                            </w:rPr>
                            <w:t>Specific traits</w:t>
                          </w:r>
                        </w:p>
                        <w:p w14:paraId="4E0226E3" w14:textId="77777777" w:rsidR="00461149" w:rsidRPr="008F1210" w:rsidRDefault="00461149" w:rsidP="00461149">
                          <w:pPr>
                            <w:spacing w:after="0"/>
                            <w:jc w:val="center"/>
                            <w:rPr>
                              <w:b/>
                              <w:bCs/>
                              <w:color w:val="5D7AA1"/>
                            </w:rPr>
                          </w:pPr>
                          <w:r w:rsidRPr="008F1210">
                            <w:rPr>
                              <w:b/>
                              <w:bCs/>
                              <w:color w:val="5D7AA1"/>
                            </w:rPr>
                            <w:t>Taxonomic class</w:t>
                          </w:r>
                        </w:p>
                      </w:txbxContent>
                    </v:textbox>
                    <w10:wrap anchorx="margin"/>
                  </v:rect>
                </w:pict>
              </mc:Fallback>
            </mc:AlternateContent>
          </w:r>
          <w:r w:rsidDel="000B650F">
            <w:rPr>
              <w:noProof/>
            </w:rPr>
            <mc:AlternateContent>
              <mc:Choice Requires="wps">
                <w:drawing>
                  <wp:anchor distT="0" distB="0" distL="114300" distR="114300" simplePos="0" relativeHeight="251863040" behindDoc="0" locked="0" layoutInCell="1" allowOverlap="1" wp14:anchorId="1C01C3C9" wp14:editId="0AC0C466">
                    <wp:simplePos x="0" y="0"/>
                    <wp:positionH relativeFrom="column">
                      <wp:posOffset>2865120</wp:posOffset>
                    </wp:positionH>
                    <wp:positionV relativeFrom="paragraph">
                      <wp:posOffset>421005</wp:posOffset>
                    </wp:positionV>
                    <wp:extent cx="1403985" cy="1439545"/>
                    <wp:effectExtent l="0" t="0" r="24765" b="27305"/>
                    <wp:wrapNone/>
                    <wp:docPr id="1564017055"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CB69C7" w14:textId="77777777" w:rsidR="00461149" w:rsidRPr="00B7500C" w:rsidRDefault="00461149" w:rsidP="00461149">
                                <w:pPr>
                                  <w:spacing w:after="0"/>
                                  <w:jc w:val="center"/>
                                  <w:rPr>
                                    <w:b/>
                                    <w:bCs/>
                                    <w:color w:val="5D7AA1"/>
                                  </w:rPr>
                                </w:pPr>
                                <w:r w:rsidRPr="00B7500C">
                                  <w:rPr>
                                    <w:b/>
                                    <w:bCs/>
                                    <w:color w:val="5D7AA1"/>
                                  </w:rPr>
                                  <w:t>Amplitude</w:t>
                                </w:r>
                              </w:p>
                              <w:p w14:paraId="7CA5C810" w14:textId="77777777" w:rsidR="00461149" w:rsidRPr="00B7500C" w:rsidRDefault="00461149" w:rsidP="00461149">
                                <w:pPr>
                                  <w:spacing w:after="0"/>
                                  <w:jc w:val="center"/>
                                  <w:rPr>
                                    <w:b/>
                                    <w:bCs/>
                                    <w:color w:val="5D7AA1"/>
                                  </w:rPr>
                                </w:pPr>
                                <w:r w:rsidRPr="00B7500C">
                                  <w:rPr>
                                    <w:b/>
                                    <w:bCs/>
                                    <w:color w:val="5D7AA1"/>
                                  </w:rPr>
                                  <w:t>Fluctuation type</w:t>
                                </w:r>
                              </w:p>
                              <w:p w14:paraId="7EF906AB" w14:textId="77777777" w:rsidR="00461149" w:rsidRPr="00B7500C" w:rsidRDefault="00461149" w:rsidP="00461149">
                                <w:pPr>
                                  <w:spacing w:after="0"/>
                                  <w:jc w:val="center"/>
                                  <w:rPr>
                                    <w:b/>
                                    <w:bCs/>
                                    <w:color w:val="5D7AA1"/>
                                  </w:rPr>
                                </w:pPr>
                                <w:r w:rsidRPr="00B7500C">
                                  <w:rPr>
                                    <w:b/>
                                    <w:bCs/>
                                    <w:color w:val="5D7AA1"/>
                                  </w:rPr>
                                  <w:t>Life-history</w:t>
                                </w:r>
                              </w:p>
                              <w:p w14:paraId="3281CDE0" w14:textId="77777777" w:rsidR="00461149" w:rsidRPr="00B7500C" w:rsidRDefault="00461149" w:rsidP="00461149">
                                <w:pPr>
                                  <w:spacing w:after="0"/>
                                  <w:jc w:val="center"/>
                                  <w:rPr>
                                    <w:b/>
                                    <w:bCs/>
                                    <w:color w:val="5D7AA1"/>
                                  </w:rPr>
                                </w:pPr>
                                <w:r w:rsidRPr="00B7500C">
                                  <w:rPr>
                                    <w:b/>
                                    <w:bCs/>
                                    <w:color w:val="5D7AA1"/>
                                  </w:rPr>
                                  <w:t># Fluctuations</w:t>
                                </w:r>
                              </w:p>
                              <w:p w14:paraId="38C3D8AD" w14:textId="77777777" w:rsidR="00461149" w:rsidRPr="00B7500C" w:rsidRDefault="00461149" w:rsidP="00461149">
                                <w:pPr>
                                  <w:spacing w:after="0"/>
                                  <w:jc w:val="center"/>
                                  <w:rPr>
                                    <w:b/>
                                    <w:bCs/>
                                    <w:color w:val="5D7AA1"/>
                                  </w:rPr>
                                </w:pPr>
                                <w:r w:rsidRPr="00B7500C">
                                  <w:rPr>
                                    <w:b/>
                                    <w:bCs/>
                                    <w:color w:val="5D7AA1"/>
                                  </w:rPr>
                                  <w:t>Trait categories</w:t>
                                </w:r>
                              </w:p>
                              <w:p w14:paraId="4C5C3791" w14:textId="77777777" w:rsidR="00461149" w:rsidRPr="00B7500C" w:rsidRDefault="00461149" w:rsidP="00461149">
                                <w:pPr>
                                  <w:spacing w:after="0"/>
                                  <w:jc w:val="center"/>
                                  <w:rPr>
                                    <w:b/>
                                    <w:bCs/>
                                    <w:color w:val="5D7AA1"/>
                                  </w:rPr>
                                </w:pPr>
                                <w:r w:rsidRPr="00B7500C">
                                  <w:rPr>
                                    <w:b/>
                                    <w:bCs/>
                                    <w:color w:val="5D7AA1"/>
                                  </w:rPr>
                                  <w:t>Specific traits</w:t>
                                </w:r>
                              </w:p>
                              <w:p w14:paraId="08CCA3E6" w14:textId="77777777" w:rsidR="00461149" w:rsidRPr="00B7500C" w:rsidRDefault="00461149" w:rsidP="00461149">
                                <w:pPr>
                                  <w:spacing w:after="0"/>
                                  <w:jc w:val="center"/>
                                  <w:rPr>
                                    <w:b/>
                                    <w:bCs/>
                                    <w:color w:val="5D7AA1"/>
                                  </w:rPr>
                                </w:pPr>
                                <w:r w:rsidRPr="00B7500C">
                                  <w:rPr>
                                    <w:b/>
                                    <w:bCs/>
                                    <w:color w:val="5D7AA1"/>
                                  </w:rPr>
                                  <w:t>Taxonomic class</w:t>
                                </w:r>
                              </w:p>
                              <w:p w14:paraId="2DB86973" w14:textId="77777777" w:rsidR="00461149" w:rsidRDefault="00461149" w:rsidP="004611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1C3C9" id="_x0000_s1047" style="position:absolute;margin-left:225.6pt;margin-top:33.15pt;width:110.55pt;height:113.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" fillcolor="#5d7aa1" strokecolor="#09101d [484]" strokeweight="1pt">
                    <v:fill opacity="16448f"/>
                    <v:textbox>
                      <w:txbxContent>
                        <w:p w14:paraId="1ECB69C7" w14:textId="77777777" w:rsidR="00461149" w:rsidRPr="00B7500C" w:rsidRDefault="00461149" w:rsidP="00461149">
                          <w:pPr>
                            <w:spacing w:after="0"/>
                            <w:jc w:val="center"/>
                            <w:rPr>
                              <w:b/>
                              <w:bCs/>
                              <w:color w:val="5D7AA1"/>
                            </w:rPr>
                          </w:pPr>
                          <w:r w:rsidRPr="00B7500C">
                            <w:rPr>
                              <w:b/>
                              <w:bCs/>
                              <w:color w:val="5D7AA1"/>
                            </w:rPr>
                            <w:t>Amplitude</w:t>
                          </w:r>
                        </w:p>
                        <w:p w14:paraId="7CA5C810" w14:textId="77777777" w:rsidR="00461149" w:rsidRPr="00B7500C" w:rsidRDefault="00461149" w:rsidP="00461149">
                          <w:pPr>
                            <w:spacing w:after="0"/>
                            <w:jc w:val="center"/>
                            <w:rPr>
                              <w:b/>
                              <w:bCs/>
                              <w:color w:val="5D7AA1"/>
                            </w:rPr>
                          </w:pPr>
                          <w:r w:rsidRPr="00B7500C">
                            <w:rPr>
                              <w:b/>
                              <w:bCs/>
                              <w:color w:val="5D7AA1"/>
                            </w:rPr>
                            <w:t>Fluctuation type</w:t>
                          </w:r>
                        </w:p>
                        <w:p w14:paraId="7EF906AB" w14:textId="77777777" w:rsidR="00461149" w:rsidRPr="00B7500C" w:rsidRDefault="00461149" w:rsidP="00461149">
                          <w:pPr>
                            <w:spacing w:after="0"/>
                            <w:jc w:val="center"/>
                            <w:rPr>
                              <w:b/>
                              <w:bCs/>
                              <w:color w:val="5D7AA1"/>
                            </w:rPr>
                          </w:pPr>
                          <w:r w:rsidRPr="00B7500C">
                            <w:rPr>
                              <w:b/>
                              <w:bCs/>
                              <w:color w:val="5D7AA1"/>
                            </w:rPr>
                            <w:t>Life-history</w:t>
                          </w:r>
                        </w:p>
                        <w:p w14:paraId="3281CDE0" w14:textId="77777777" w:rsidR="00461149" w:rsidRPr="00B7500C" w:rsidRDefault="00461149" w:rsidP="00461149">
                          <w:pPr>
                            <w:spacing w:after="0"/>
                            <w:jc w:val="center"/>
                            <w:rPr>
                              <w:b/>
                              <w:bCs/>
                              <w:color w:val="5D7AA1"/>
                            </w:rPr>
                          </w:pPr>
                          <w:r w:rsidRPr="00B7500C">
                            <w:rPr>
                              <w:b/>
                              <w:bCs/>
                              <w:color w:val="5D7AA1"/>
                            </w:rPr>
                            <w:t># Fluctuations</w:t>
                          </w:r>
                        </w:p>
                        <w:p w14:paraId="38C3D8AD" w14:textId="77777777" w:rsidR="00461149" w:rsidRPr="00B7500C" w:rsidRDefault="00461149" w:rsidP="00461149">
                          <w:pPr>
                            <w:spacing w:after="0"/>
                            <w:jc w:val="center"/>
                            <w:rPr>
                              <w:b/>
                              <w:bCs/>
                              <w:color w:val="5D7AA1"/>
                            </w:rPr>
                          </w:pPr>
                          <w:r w:rsidRPr="00B7500C">
                            <w:rPr>
                              <w:b/>
                              <w:bCs/>
                              <w:color w:val="5D7AA1"/>
                            </w:rPr>
                            <w:t>Trait categories</w:t>
                          </w:r>
                        </w:p>
                        <w:p w14:paraId="4C5C3791" w14:textId="77777777" w:rsidR="00461149" w:rsidRPr="00B7500C" w:rsidRDefault="00461149" w:rsidP="00461149">
                          <w:pPr>
                            <w:spacing w:after="0"/>
                            <w:jc w:val="center"/>
                            <w:rPr>
                              <w:b/>
                              <w:bCs/>
                              <w:color w:val="5D7AA1"/>
                            </w:rPr>
                          </w:pPr>
                          <w:r w:rsidRPr="00B7500C">
                            <w:rPr>
                              <w:b/>
                              <w:bCs/>
                              <w:color w:val="5D7AA1"/>
                            </w:rPr>
                            <w:t>Specific traits</w:t>
                          </w:r>
                        </w:p>
                        <w:p w14:paraId="08CCA3E6" w14:textId="77777777" w:rsidR="00461149" w:rsidRPr="00B7500C" w:rsidRDefault="00461149" w:rsidP="00461149">
                          <w:pPr>
                            <w:spacing w:after="0"/>
                            <w:jc w:val="center"/>
                            <w:rPr>
                              <w:b/>
                              <w:bCs/>
                              <w:color w:val="5D7AA1"/>
                            </w:rPr>
                          </w:pPr>
                          <w:r w:rsidRPr="00B7500C">
                            <w:rPr>
                              <w:b/>
                              <w:bCs/>
                              <w:color w:val="5D7AA1"/>
                            </w:rPr>
                            <w:t>Taxonomic class</w:t>
                          </w:r>
                        </w:p>
                        <w:p w14:paraId="2DB86973" w14:textId="77777777" w:rsidR="00461149" w:rsidRDefault="00461149" w:rsidP="00461149">
                          <w:pPr>
                            <w:jc w:val="center"/>
                          </w:pPr>
                        </w:p>
                      </w:txbxContent>
                    </v:textbox>
                  </v:rect>
                </w:pict>
              </mc:Fallback>
            </mc:AlternateContent>
          </w:r>
          <w:r w:rsidDel="000B650F">
            <w:rPr>
              <w:noProof/>
            </w:rPr>
            <mc:AlternateContent>
              <mc:Choice Requires="wps">
                <w:drawing>
                  <wp:anchor distT="0" distB="0" distL="114300" distR="114300" simplePos="0" relativeHeight="251865088" behindDoc="0" locked="0" layoutInCell="1" allowOverlap="1" wp14:anchorId="203B3062" wp14:editId="19BBE357">
                    <wp:simplePos x="0" y="0"/>
                    <wp:positionH relativeFrom="column">
                      <wp:posOffset>1449705</wp:posOffset>
                    </wp:positionH>
                    <wp:positionV relativeFrom="paragraph">
                      <wp:posOffset>421005</wp:posOffset>
                    </wp:positionV>
                    <wp:extent cx="1403985" cy="1439545"/>
                    <wp:effectExtent l="0" t="0" r="24765" b="27305"/>
                    <wp:wrapNone/>
                    <wp:docPr id="514026302"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2C6055" w14:textId="77777777" w:rsidR="00461149" w:rsidRDefault="00461149" w:rsidP="00461149">
                                <w:pPr>
                                  <w:spacing w:after="0"/>
                                  <w:jc w:val="center"/>
                                  <w:rPr>
                                    <w:b/>
                                    <w:bCs/>
                                    <w:color w:val="5D7AA1"/>
                                  </w:rPr>
                                </w:pPr>
                                <w:r w:rsidRPr="008F1210">
                                  <w:rPr>
                                    <w:b/>
                                    <w:bCs/>
                                    <w:color w:val="5D7AA1"/>
                                  </w:rPr>
                                  <w:t>Amplitude</w:t>
                                </w:r>
                              </w:p>
                              <w:p w14:paraId="3A7869D5" w14:textId="77777777" w:rsidR="00461149" w:rsidRPr="008F1210" w:rsidRDefault="00461149" w:rsidP="00461149">
                                <w:pPr>
                                  <w:spacing w:after="0"/>
                                  <w:jc w:val="center"/>
                                  <w:rPr>
                                    <w:b/>
                                    <w:bCs/>
                                    <w:color w:val="5D7AA1"/>
                                  </w:rPr>
                                </w:pPr>
                                <w:r w:rsidRPr="008F1210">
                                  <w:rPr>
                                    <w:b/>
                                    <w:bCs/>
                                    <w:color w:val="5D7AA1"/>
                                  </w:rPr>
                                  <w:t>Fluctuation type</w:t>
                                </w:r>
                              </w:p>
                              <w:p w14:paraId="3880D8C3" w14:textId="77777777" w:rsidR="00461149" w:rsidRPr="008F1210" w:rsidRDefault="00461149" w:rsidP="00461149">
                                <w:pPr>
                                  <w:spacing w:after="0"/>
                                  <w:jc w:val="center"/>
                                  <w:rPr>
                                    <w:b/>
                                    <w:bCs/>
                                    <w:color w:val="5D7AA1"/>
                                  </w:rPr>
                                </w:pPr>
                                <w:r>
                                  <w:rPr>
                                    <w:b/>
                                    <w:bCs/>
                                    <w:color w:val="5D7AA1"/>
                                  </w:rPr>
                                  <w:t>Plasticity type</w:t>
                                </w:r>
                              </w:p>
                              <w:p w14:paraId="42087626" w14:textId="77777777" w:rsidR="00461149" w:rsidRPr="008F1210" w:rsidRDefault="00461149" w:rsidP="00461149">
                                <w:pPr>
                                  <w:spacing w:after="0"/>
                                  <w:jc w:val="center"/>
                                  <w:rPr>
                                    <w:b/>
                                    <w:bCs/>
                                    <w:color w:val="5D7AA1"/>
                                  </w:rPr>
                                </w:pPr>
                                <w:r w:rsidRPr="008F1210">
                                  <w:rPr>
                                    <w:b/>
                                    <w:bCs/>
                                    <w:color w:val="5D7AA1"/>
                                  </w:rPr>
                                  <w:t>Trait categories</w:t>
                                </w:r>
                              </w:p>
                              <w:p w14:paraId="59A96A51" w14:textId="77777777" w:rsidR="00461149" w:rsidRPr="008F1210" w:rsidRDefault="00461149" w:rsidP="00461149">
                                <w:pPr>
                                  <w:spacing w:after="0"/>
                                  <w:jc w:val="center"/>
                                  <w:rPr>
                                    <w:b/>
                                    <w:bCs/>
                                    <w:color w:val="5D7AA1"/>
                                  </w:rPr>
                                </w:pPr>
                                <w:r w:rsidRPr="008F1210">
                                  <w:rPr>
                                    <w:b/>
                                    <w:bCs/>
                                    <w:color w:val="5D7AA1"/>
                                  </w:rPr>
                                  <w:t>Specific traits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3062" id="_x0000_s1048" style="position:absolute;margin-left:114.15pt;margin-top:33.15pt;width:110.55pt;height:113.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" fillcolor="#5d7aa1" strokecolor="#09101d [484]" strokeweight="1pt">
                    <v:fill opacity="16448f"/>
                    <v:textbox>
                      <w:txbxContent>
                        <w:p w14:paraId="4D2C6055" w14:textId="77777777" w:rsidR="00461149" w:rsidRDefault="00461149" w:rsidP="00461149">
                          <w:pPr>
                            <w:spacing w:after="0"/>
                            <w:jc w:val="center"/>
                            <w:rPr>
                              <w:b/>
                              <w:bCs/>
                              <w:color w:val="5D7AA1"/>
                            </w:rPr>
                          </w:pPr>
                          <w:r w:rsidRPr="008F1210">
                            <w:rPr>
                              <w:b/>
                              <w:bCs/>
                              <w:color w:val="5D7AA1"/>
                            </w:rPr>
                            <w:t>Amplitude</w:t>
                          </w:r>
                        </w:p>
                        <w:p w14:paraId="3A7869D5" w14:textId="77777777" w:rsidR="00461149" w:rsidRPr="008F1210" w:rsidRDefault="00461149" w:rsidP="00461149">
                          <w:pPr>
                            <w:spacing w:after="0"/>
                            <w:jc w:val="center"/>
                            <w:rPr>
                              <w:b/>
                              <w:bCs/>
                              <w:color w:val="5D7AA1"/>
                            </w:rPr>
                          </w:pPr>
                          <w:r w:rsidRPr="008F1210">
                            <w:rPr>
                              <w:b/>
                              <w:bCs/>
                              <w:color w:val="5D7AA1"/>
                            </w:rPr>
                            <w:t>Fluctuation type</w:t>
                          </w:r>
                        </w:p>
                        <w:p w14:paraId="3880D8C3" w14:textId="77777777" w:rsidR="00461149" w:rsidRPr="008F1210" w:rsidRDefault="00461149" w:rsidP="00461149">
                          <w:pPr>
                            <w:spacing w:after="0"/>
                            <w:jc w:val="center"/>
                            <w:rPr>
                              <w:b/>
                              <w:bCs/>
                              <w:color w:val="5D7AA1"/>
                            </w:rPr>
                          </w:pPr>
                          <w:r>
                            <w:rPr>
                              <w:b/>
                              <w:bCs/>
                              <w:color w:val="5D7AA1"/>
                            </w:rPr>
                            <w:t>Plasticity type</w:t>
                          </w:r>
                        </w:p>
                        <w:p w14:paraId="42087626" w14:textId="77777777" w:rsidR="00461149" w:rsidRPr="008F1210" w:rsidRDefault="00461149" w:rsidP="00461149">
                          <w:pPr>
                            <w:spacing w:after="0"/>
                            <w:jc w:val="center"/>
                            <w:rPr>
                              <w:b/>
                              <w:bCs/>
                              <w:color w:val="5D7AA1"/>
                            </w:rPr>
                          </w:pPr>
                          <w:r w:rsidRPr="008F1210">
                            <w:rPr>
                              <w:b/>
                              <w:bCs/>
                              <w:color w:val="5D7AA1"/>
                            </w:rPr>
                            <w:t>Trait categories</w:t>
                          </w:r>
                        </w:p>
                        <w:p w14:paraId="59A96A51" w14:textId="77777777" w:rsidR="00461149" w:rsidRPr="008F1210" w:rsidRDefault="00461149" w:rsidP="00461149">
                          <w:pPr>
                            <w:spacing w:after="0"/>
                            <w:jc w:val="center"/>
                            <w:rPr>
                              <w:b/>
                              <w:bCs/>
                              <w:color w:val="5D7AA1"/>
                            </w:rPr>
                          </w:pPr>
                          <w:r w:rsidRPr="008F1210">
                            <w:rPr>
                              <w:b/>
                              <w:bCs/>
                              <w:color w:val="5D7AA1"/>
                            </w:rPr>
                            <w:t>Specific traits</w:t>
                          </w:r>
                        </w:p>
                      </w:txbxContent>
                    </v:textbox>
                  </v:rect>
                </w:pict>
              </mc:Fallback>
            </mc:AlternateContent>
          </w:r>
          <w:r w:rsidDel="000B650F">
            <w:rPr>
              <w:noProof/>
            </w:rPr>
            <mc:AlternateContent>
              <mc:Choice Requires="wps">
                <w:drawing>
                  <wp:anchor distT="0" distB="0" distL="114300" distR="114300" simplePos="0" relativeHeight="251858944" behindDoc="0" locked="0" layoutInCell="1" allowOverlap="1" wp14:anchorId="580D3BDF" wp14:editId="0EBECDDB">
                    <wp:simplePos x="0" y="0"/>
                    <wp:positionH relativeFrom="margin">
                      <wp:posOffset>28575</wp:posOffset>
                    </wp:positionH>
                    <wp:positionV relativeFrom="paragraph">
                      <wp:posOffset>421005</wp:posOffset>
                    </wp:positionV>
                    <wp:extent cx="1403985" cy="1439545"/>
                    <wp:effectExtent l="0" t="0" r="24765" b="27305"/>
                    <wp:wrapNone/>
                    <wp:docPr id="562175991"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A6C0971" w14:textId="77777777" w:rsidR="00461149" w:rsidRDefault="00461149" w:rsidP="00461149">
                                <w:pPr>
                                  <w:spacing w:after="0"/>
                                  <w:jc w:val="center"/>
                                  <w:rPr>
                                    <w:b/>
                                    <w:bCs/>
                                    <w:color w:val="5D7AA1"/>
                                  </w:rPr>
                                </w:pPr>
                                <w:r w:rsidRPr="008F1210">
                                  <w:rPr>
                                    <w:b/>
                                    <w:bCs/>
                                    <w:color w:val="5D7AA1"/>
                                  </w:rPr>
                                  <w:t>Amplitude</w:t>
                                </w:r>
                              </w:p>
                              <w:p w14:paraId="5DB305A5" w14:textId="77777777" w:rsidR="00461149" w:rsidRPr="008F1210" w:rsidRDefault="00461149" w:rsidP="00461149">
                                <w:pPr>
                                  <w:spacing w:after="0"/>
                                  <w:jc w:val="center"/>
                                  <w:rPr>
                                    <w:b/>
                                    <w:bCs/>
                                    <w:color w:val="5D7AA1"/>
                                  </w:rPr>
                                </w:pPr>
                                <w:r>
                                  <w:rPr>
                                    <w:b/>
                                    <w:bCs/>
                                    <w:color w:val="5D7AA1"/>
                                  </w:rPr>
                                  <w:t>Fluctuation type</w:t>
                                </w:r>
                              </w:p>
                              <w:p w14:paraId="37EC83BA" w14:textId="77777777" w:rsidR="00461149" w:rsidRPr="008F1210" w:rsidRDefault="00461149" w:rsidP="00461149">
                                <w:pPr>
                                  <w:spacing w:after="0"/>
                                  <w:jc w:val="center"/>
                                  <w:rPr>
                                    <w:b/>
                                    <w:bCs/>
                                    <w:color w:val="5D7AA1"/>
                                  </w:rPr>
                                </w:pPr>
                                <w:r>
                                  <w:rPr>
                                    <w:b/>
                                    <w:bCs/>
                                    <w:color w:val="5D7AA1"/>
                                  </w:rPr>
                                  <w:t>Plasticity type</w:t>
                                </w:r>
                              </w:p>
                              <w:p w14:paraId="078648EC" w14:textId="77777777" w:rsidR="00461149" w:rsidRPr="008F1210" w:rsidRDefault="00461149" w:rsidP="00461149">
                                <w:pPr>
                                  <w:spacing w:after="0"/>
                                  <w:jc w:val="center"/>
                                  <w:rPr>
                                    <w:b/>
                                    <w:bCs/>
                                    <w:color w:val="5D7AA1"/>
                                  </w:rPr>
                                </w:pPr>
                                <w:r w:rsidRPr="008F1210">
                                  <w:rPr>
                                    <w:b/>
                                    <w:bCs/>
                                    <w:color w:val="5D7AA1"/>
                                  </w:rPr>
                                  <w:t>Trait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3BDF" id="_x0000_s1049" style="position:absolute;margin-left:2.25pt;margin-top:33.15pt;width:110.55pt;height:113.3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" fillcolor="#5d7aa1" strokecolor="#09101d [484]" strokeweight="1pt">
                    <v:fill opacity="16448f"/>
                    <v:textbox>
                      <w:txbxContent>
                        <w:p w14:paraId="3A6C0971" w14:textId="77777777" w:rsidR="00461149" w:rsidRDefault="00461149" w:rsidP="00461149">
                          <w:pPr>
                            <w:spacing w:after="0"/>
                            <w:jc w:val="center"/>
                            <w:rPr>
                              <w:b/>
                              <w:bCs/>
                              <w:color w:val="5D7AA1"/>
                            </w:rPr>
                          </w:pPr>
                          <w:r w:rsidRPr="008F1210">
                            <w:rPr>
                              <w:b/>
                              <w:bCs/>
                              <w:color w:val="5D7AA1"/>
                            </w:rPr>
                            <w:t>Amplitude</w:t>
                          </w:r>
                        </w:p>
                        <w:p w14:paraId="5DB305A5" w14:textId="77777777" w:rsidR="00461149" w:rsidRPr="008F1210" w:rsidRDefault="00461149" w:rsidP="00461149">
                          <w:pPr>
                            <w:spacing w:after="0"/>
                            <w:jc w:val="center"/>
                            <w:rPr>
                              <w:b/>
                              <w:bCs/>
                              <w:color w:val="5D7AA1"/>
                            </w:rPr>
                          </w:pPr>
                          <w:r>
                            <w:rPr>
                              <w:b/>
                              <w:bCs/>
                              <w:color w:val="5D7AA1"/>
                            </w:rPr>
                            <w:t>Fluctuation type</w:t>
                          </w:r>
                        </w:p>
                        <w:p w14:paraId="37EC83BA" w14:textId="77777777" w:rsidR="00461149" w:rsidRPr="008F1210" w:rsidRDefault="00461149" w:rsidP="00461149">
                          <w:pPr>
                            <w:spacing w:after="0"/>
                            <w:jc w:val="center"/>
                            <w:rPr>
                              <w:b/>
                              <w:bCs/>
                              <w:color w:val="5D7AA1"/>
                            </w:rPr>
                          </w:pPr>
                          <w:r>
                            <w:rPr>
                              <w:b/>
                              <w:bCs/>
                              <w:color w:val="5D7AA1"/>
                            </w:rPr>
                            <w:t>Plasticity type</w:t>
                          </w:r>
                        </w:p>
                        <w:p w14:paraId="078648EC" w14:textId="77777777" w:rsidR="00461149" w:rsidRPr="008F1210" w:rsidRDefault="00461149" w:rsidP="00461149">
                          <w:pPr>
                            <w:spacing w:after="0"/>
                            <w:jc w:val="center"/>
                            <w:rPr>
                              <w:b/>
                              <w:bCs/>
                              <w:color w:val="5D7AA1"/>
                            </w:rPr>
                          </w:pPr>
                          <w:r w:rsidRPr="008F1210">
                            <w:rPr>
                              <w:b/>
                              <w:bCs/>
                              <w:color w:val="5D7AA1"/>
                            </w:rPr>
                            <w:t>Trait categories</w:t>
                          </w:r>
                        </w:p>
                      </w:txbxContent>
                    </v:textbox>
                    <w10:wrap anchorx="margin"/>
                  </v:rect>
                </w:pict>
              </mc:Fallback>
            </mc:AlternateContent>
          </w:r>
        </w:del>
      </w:moveTo>
    </w:p>
    <w:p w14:paraId="6DE0AB5F" w14:textId="1E2DC175" w:rsidR="00461149" w:rsidRPr="004D2D80" w:rsidDel="000B650F" w:rsidRDefault="00461149">
      <w:pPr>
        <w:spacing w:line="240" w:lineRule="auto"/>
        <w:divId w:val="536086500"/>
        <w:rPr>
          <w:del w:id="1025" w:author="Daniel Noble" w:date="2025-03-31T10:00:00Z" w16du:dateUtc="2025-03-30T23:00:00Z"/>
          <w:moveTo w:id="1026" w:author="Daniel Noble" w:date="2025-02-22T11:24:00Z" w16du:dateUtc="2025-02-22T00:24:00Z"/>
        </w:rPr>
      </w:pPr>
    </w:p>
    <w:p w14:paraId="5F1B3D4B" w14:textId="5C6370A8" w:rsidR="00461149" w:rsidRPr="004D2D80" w:rsidDel="000B650F" w:rsidRDefault="00461149">
      <w:pPr>
        <w:spacing w:line="240" w:lineRule="auto"/>
        <w:divId w:val="536086500"/>
        <w:rPr>
          <w:del w:id="1027" w:author="Daniel Noble" w:date="2025-03-31T10:00:00Z" w16du:dateUtc="2025-03-30T23:00:00Z"/>
          <w:moveTo w:id="1028" w:author="Daniel Noble" w:date="2025-02-22T11:24:00Z" w16du:dateUtc="2025-02-22T00:24:00Z"/>
        </w:rPr>
      </w:pPr>
    </w:p>
    <w:p w14:paraId="330B41BC" w14:textId="6DE5BDFC" w:rsidR="00461149" w:rsidRPr="004D2D80" w:rsidDel="000B650F" w:rsidRDefault="00461149">
      <w:pPr>
        <w:spacing w:line="240" w:lineRule="auto"/>
        <w:divId w:val="536086500"/>
        <w:rPr>
          <w:del w:id="1029" w:author="Daniel Noble" w:date="2025-03-31T10:00:00Z" w16du:dateUtc="2025-03-30T23:00:00Z"/>
          <w:moveTo w:id="1030" w:author="Daniel Noble" w:date="2025-02-22T11:24:00Z" w16du:dateUtc="2025-02-22T00:24:00Z"/>
        </w:rPr>
      </w:pPr>
    </w:p>
    <w:p w14:paraId="51E59AD1" w14:textId="21B66E66" w:rsidR="00461149" w:rsidRPr="004D2D80" w:rsidDel="000B650F" w:rsidRDefault="00461149">
      <w:pPr>
        <w:spacing w:line="240" w:lineRule="auto"/>
        <w:divId w:val="536086500"/>
        <w:rPr>
          <w:del w:id="1031" w:author="Daniel Noble" w:date="2025-03-31T10:00:00Z" w16du:dateUtc="2025-03-30T23:00:00Z"/>
          <w:moveTo w:id="1032" w:author="Daniel Noble" w:date="2025-02-22T11:24:00Z" w16du:dateUtc="2025-02-22T00:24:00Z"/>
        </w:rPr>
      </w:pPr>
    </w:p>
    <w:p w14:paraId="707135BD" w14:textId="6EB610A6" w:rsidR="00461149" w:rsidRPr="004D2D80" w:rsidDel="000B650F" w:rsidRDefault="00461149">
      <w:pPr>
        <w:spacing w:line="240" w:lineRule="auto"/>
        <w:divId w:val="536086500"/>
        <w:rPr>
          <w:del w:id="1033" w:author="Daniel Noble" w:date="2025-03-31T10:00:00Z" w16du:dateUtc="2025-03-30T23:00:00Z"/>
          <w:moveTo w:id="1034" w:author="Daniel Noble" w:date="2025-02-22T11:24:00Z" w16du:dateUtc="2025-02-22T00:24:00Z"/>
        </w:rPr>
      </w:pPr>
    </w:p>
    <w:p w14:paraId="4227907E" w14:textId="59A9A916" w:rsidR="00461149" w:rsidRPr="004D2D80" w:rsidDel="000B650F" w:rsidRDefault="00461149">
      <w:pPr>
        <w:spacing w:line="240" w:lineRule="auto"/>
        <w:divId w:val="536086500"/>
        <w:rPr>
          <w:del w:id="1035" w:author="Daniel Noble" w:date="2025-03-31T10:00:00Z" w16du:dateUtc="2025-03-30T23:00:00Z"/>
          <w:moveTo w:id="1036" w:author="Daniel Noble" w:date="2025-02-22T11:24:00Z" w16du:dateUtc="2025-02-22T00:24:00Z"/>
        </w:rPr>
      </w:pPr>
      <w:commentRangeStart w:id="1037"/>
      <w:commentRangeStart w:id="1038"/>
    </w:p>
    <w:p w14:paraId="02DEFCEE" w14:textId="5CC8A9B3" w:rsidR="00461149" w:rsidDel="000B650F" w:rsidRDefault="00461149">
      <w:pPr>
        <w:spacing w:line="240" w:lineRule="auto"/>
        <w:divId w:val="536086500"/>
        <w:rPr>
          <w:del w:id="1039" w:author="Daniel Noble" w:date="2025-03-31T10:00:00Z" w16du:dateUtc="2025-03-30T23:00:00Z"/>
          <w:moveTo w:id="1040" w:author="Daniel Noble" w:date="2025-02-22T11:24:00Z" w16du:dateUtc="2025-02-22T00:24:00Z"/>
          <w:rFonts w:ascii="Times New Roman" w:eastAsiaTheme="minorEastAsia" w:hAnsi="Times New Roman" w:cs="Times New Roman"/>
          <w:sz w:val="24"/>
          <w:szCs w:val="24"/>
        </w:rPr>
      </w:pPr>
    </w:p>
    <w:p w14:paraId="3F99F10E" w14:textId="71140588" w:rsidR="00461149" w:rsidRPr="00470F81" w:rsidDel="00461149" w:rsidRDefault="00461149">
      <w:pPr>
        <w:spacing w:line="240" w:lineRule="auto"/>
        <w:divId w:val="536086500"/>
        <w:rPr>
          <w:del w:id="1041" w:author="Daniel Noble" w:date="2025-02-22T11:24:00Z" w16du:dateUtc="2025-02-22T00:24:00Z"/>
          <w:moveTo w:id="1042" w:author="Daniel Noble" w:date="2025-02-22T11:24:00Z" w16du:dateUtc="2025-02-22T00:24:00Z"/>
          <w:rFonts w:ascii="Times New Roman" w:eastAsiaTheme="minorEastAsia" w:hAnsi="Times New Roman" w:cs="Times New Roman"/>
          <w:b/>
          <w:bCs/>
          <w:sz w:val="24"/>
          <w:szCs w:val="24"/>
        </w:rPr>
      </w:pPr>
      <w:moveTo w:id="1043" w:author="Daniel Noble" w:date="2025-02-22T11:24:00Z" w16du:dateUtc="2025-02-22T00:24:00Z">
        <w:del w:id="1044" w:author="Daniel Noble" w:date="2025-02-22T11:24:00Z" w16du:dateUtc="2025-02-22T00:24:00Z">
          <w:r w:rsidRPr="00470F81" w:rsidDel="00461149">
            <w:rPr>
              <w:rFonts w:ascii="Times New Roman" w:eastAsiaTheme="minorEastAsia" w:hAnsi="Times New Roman" w:cs="Times New Roman"/>
              <w:b/>
              <w:bCs/>
              <w:sz w:val="24"/>
              <w:szCs w:val="24"/>
            </w:rPr>
            <w:delText>Figure 2</w:delText>
          </w:r>
          <w:commentRangeEnd w:id="1037"/>
          <w:r w:rsidDel="00461149">
            <w:rPr>
              <w:rStyle w:val="CommentReference"/>
            </w:rPr>
            <w:commentReference w:id="1037"/>
          </w:r>
          <w:commentRangeEnd w:id="1038"/>
          <w:r w:rsidDel="00461149">
            <w:rPr>
              <w:rStyle w:val="CommentReference"/>
            </w:rPr>
            <w:commentReference w:id="1038"/>
          </w:r>
        </w:del>
      </w:moveTo>
    </w:p>
    <w:p w14:paraId="56AEF9A3" w14:textId="15650493" w:rsidR="00461149" w:rsidDel="00461149" w:rsidRDefault="00461149">
      <w:pPr>
        <w:spacing w:line="240" w:lineRule="auto"/>
        <w:divId w:val="536086500"/>
        <w:rPr>
          <w:del w:id="1045" w:author="Daniel Noble" w:date="2025-02-22T11:24:00Z" w16du:dateUtc="2025-02-22T00:24:00Z"/>
          <w:moveTo w:id="1046" w:author="Daniel Noble" w:date="2025-02-22T11:24:00Z" w16du:dateUtc="2025-02-22T00:24:00Z"/>
          <w:rFonts w:ascii="Times New Roman" w:eastAsiaTheme="minorEastAsia" w:hAnsi="Times New Roman" w:cs="Times New Roman"/>
          <w:sz w:val="24"/>
          <w:szCs w:val="24"/>
        </w:rPr>
        <w:pPrChange w:id="1047" w:author="Daniel Noble" w:date="2025-03-31T10:00:00Z" w16du:dateUtc="2025-03-30T23:00:00Z">
          <w:pPr>
            <w:spacing w:after="0" w:line="240" w:lineRule="auto"/>
            <w:divId w:val="536086500"/>
          </w:pPr>
        </w:pPrChange>
      </w:pPr>
      <w:moveToRangeStart w:id="1048" w:author="Daniel Noble" w:date="2025-02-22T11:24:00Z" w:name="move191115878"/>
      <w:moveToRangeEnd w:id="968"/>
      <w:commentRangeStart w:id="1049"/>
      <w:moveTo w:id="1050" w:author="Daniel Noble" w:date="2025-02-22T11:24:00Z" w16du:dateUtc="2025-02-22T00:24:00Z">
        <w:del w:id="1051" w:author="Daniel Noble" w:date="2025-02-22T11:24:00Z" w16du:dateUtc="2025-02-22T00:24:00Z">
          <w:r w:rsidRPr="00A634FE" w:rsidDel="00461149">
            <w:rPr>
              <w:rFonts w:ascii="Times New Roman" w:eastAsiaTheme="minorEastAsia" w:hAnsi="Times New Roman" w:cs="Times New Roman"/>
              <w:b/>
              <w:bCs/>
              <w:sz w:val="24"/>
              <w:szCs w:val="24"/>
            </w:rPr>
            <w:delText xml:space="preserve">Figure 1 </w:delText>
          </w:r>
          <w:r w:rsidRPr="00101448" w:rsidDel="00461149">
            <w:rPr>
              <w:rFonts w:ascii="Times New Roman" w:eastAsiaTheme="minorEastAsia" w:hAnsi="Times New Roman" w:cs="Times New Roman"/>
              <w:sz w:val="24"/>
              <w:szCs w:val="24"/>
            </w:rPr>
            <w:delText>Examples of different fluctuation types in the experimental designs of included studies.</w:delText>
          </w:r>
          <w:r w:rsidRPr="00A634FE" w:rsidDel="00461149">
            <w:rPr>
              <w:rFonts w:ascii="Times New Roman" w:eastAsiaTheme="minorEastAsia" w:hAnsi="Times New Roman" w:cs="Times New Roman"/>
              <w:sz w:val="24"/>
              <w:szCs w:val="24"/>
            </w:rPr>
            <w:delText xml:space="preserve"> Fluctuation patterns included sinusoidal regimes (A), alternating regimes (B), stepwise regimes (C), and stochastic regimes (D). </w:delText>
          </w:r>
          <w:commentRangeEnd w:id="1049"/>
          <w:r w:rsidDel="00461149">
            <w:rPr>
              <w:rStyle w:val="CommentReference"/>
            </w:rPr>
            <w:commentReference w:id="1049"/>
          </w:r>
        </w:del>
      </w:moveTo>
    </w:p>
    <w:p w14:paraId="11ABC80C" w14:textId="192329C5" w:rsidR="00461149" w:rsidDel="000B650F" w:rsidRDefault="00461149">
      <w:pPr>
        <w:spacing w:line="240" w:lineRule="auto"/>
        <w:divId w:val="536086500"/>
        <w:rPr>
          <w:del w:id="1052" w:author="Daniel Noble" w:date="2025-03-31T10:00:00Z" w16du:dateUtc="2025-03-30T23:00:00Z"/>
          <w:moveTo w:id="1053" w:author="Daniel Noble" w:date="2025-02-22T11:24:00Z" w16du:dateUtc="2025-02-22T00:24:00Z"/>
          <w:rFonts w:ascii="Times New Roman" w:eastAsiaTheme="minorEastAsia" w:hAnsi="Times New Roman" w:cs="Times New Roman"/>
          <w:b/>
          <w:bCs/>
          <w:sz w:val="24"/>
          <w:szCs w:val="24"/>
        </w:rPr>
        <w:pPrChange w:id="1054" w:author="Daniel Noble" w:date="2025-03-31T10:00:00Z" w16du:dateUtc="2025-03-30T23:00:00Z">
          <w:pPr>
            <w:spacing w:after="0" w:line="240" w:lineRule="auto"/>
            <w:divId w:val="536086500"/>
          </w:pPr>
        </w:pPrChange>
      </w:pPr>
    </w:p>
    <w:p w14:paraId="06262212" w14:textId="677A0D52" w:rsidR="00461149" w:rsidRPr="00A634FE" w:rsidDel="000B650F" w:rsidRDefault="00461149">
      <w:pPr>
        <w:spacing w:line="240" w:lineRule="auto"/>
        <w:divId w:val="536086500"/>
        <w:rPr>
          <w:del w:id="1055" w:author="Daniel Noble" w:date="2025-03-31T10:00:00Z" w16du:dateUtc="2025-03-30T23:00:00Z"/>
          <w:moveTo w:id="1056" w:author="Daniel Noble" w:date="2025-02-22T11:24:00Z" w16du:dateUtc="2025-02-22T00:24:00Z"/>
          <w:rFonts w:ascii="Times New Roman" w:eastAsiaTheme="minorEastAsia" w:hAnsi="Times New Roman" w:cs="Times New Roman"/>
          <w:sz w:val="24"/>
          <w:szCs w:val="24"/>
        </w:rPr>
        <w:pPrChange w:id="1057" w:author="Daniel Noble" w:date="2025-03-31T10:00:00Z" w16du:dateUtc="2025-03-30T23:00:00Z">
          <w:pPr>
            <w:spacing w:after="0" w:line="240" w:lineRule="auto"/>
            <w:divId w:val="536086500"/>
          </w:pPr>
        </w:pPrChange>
      </w:pPr>
      <w:commentRangeStart w:id="1058"/>
      <w:moveTo w:id="1059" w:author="Daniel Noble" w:date="2025-02-22T11:24:00Z" w16du:dateUtc="2025-02-22T00:24:00Z">
        <w:del w:id="1060" w:author="Daniel Noble" w:date="2025-03-31T10:00:00Z" w16du:dateUtc="2025-03-30T23:00:00Z">
          <w:r w:rsidRPr="00402514" w:rsidDel="000B650F">
            <w:rPr>
              <w:rFonts w:ascii="Times New Roman" w:eastAsiaTheme="minorEastAsia" w:hAnsi="Times New Roman" w:cs="Times New Roman"/>
              <w:b/>
              <w:bCs/>
              <w:sz w:val="24"/>
              <w:szCs w:val="24"/>
            </w:rPr>
            <w:delText xml:space="preserve">Figure </w:delText>
          </w:r>
          <w:commentRangeEnd w:id="1058"/>
          <w:r w:rsidDel="000B650F">
            <w:rPr>
              <w:rStyle w:val="CommentReference"/>
            </w:rPr>
            <w:commentReference w:id="1058"/>
          </w:r>
          <w:r w:rsidRPr="00402514" w:rsidDel="000B650F">
            <w:rPr>
              <w:rFonts w:ascii="Times New Roman" w:eastAsiaTheme="minorEastAsia" w:hAnsi="Times New Roman" w:cs="Times New Roman"/>
              <w:b/>
              <w:bCs/>
              <w:sz w:val="24"/>
              <w:szCs w:val="24"/>
            </w:rPr>
            <w:delText xml:space="preserve">2 </w:delText>
          </w:r>
          <w:r w:rsidRPr="00101448" w:rsidDel="000B650F">
            <w:rPr>
              <w:rFonts w:ascii="Times New Roman" w:eastAsiaTheme="minorEastAsia" w:hAnsi="Times New Roman" w:cs="Times New Roman"/>
              <w:sz w:val="24"/>
              <w:szCs w:val="24"/>
            </w:rPr>
            <w:delText xml:space="preserve">The order of subset MLMA analyses and the corresponding meta-regression analyses. </w:delText>
          </w:r>
          <w:r w:rsidRPr="00402514" w:rsidDel="000B650F">
            <w:rPr>
              <w:rFonts w:ascii="Times New Roman" w:eastAsiaTheme="minorEastAsia" w:hAnsi="Times New Roman" w:cs="Times New Roman"/>
              <w:sz w:val="24"/>
              <w:szCs w:val="24"/>
            </w:rPr>
            <w:delText>White text = MLMA model. Blue text = meta-regression model. “Amplitude” refers to the amplitude experienced during the fluctuation treatments. “Fluctuation type” denotes the thermal regime implemented in the experimental design (Figure 1). “Specific traits” and “Trait categories” refer to the individual traits and categorised groups of traits</w:delText>
          </w:r>
          <w:r w:rsidDel="000B650F">
            <w:rPr>
              <w:rFonts w:ascii="Times New Roman" w:eastAsiaTheme="minorEastAsia" w:hAnsi="Times New Roman" w:cs="Times New Roman"/>
              <w:sz w:val="24"/>
              <w:szCs w:val="24"/>
            </w:rPr>
            <w:delText>, respectively</w:delText>
          </w:r>
          <w:r w:rsidRPr="00402514" w:rsidDel="000B650F">
            <w:rPr>
              <w:rFonts w:ascii="Times New Roman" w:eastAsiaTheme="minorEastAsia" w:hAnsi="Times New Roman" w:cs="Times New Roman"/>
              <w:sz w:val="24"/>
              <w:szCs w:val="24"/>
            </w:rPr>
            <w:delText>. “Taxonomic class” is the class for each experimental species. “Plastic</w:delText>
          </w:r>
          <w:r w:rsidDel="000B650F">
            <w:rPr>
              <w:rFonts w:ascii="Times New Roman" w:eastAsiaTheme="minorEastAsia" w:hAnsi="Times New Roman" w:cs="Times New Roman"/>
              <w:sz w:val="24"/>
              <w:szCs w:val="24"/>
            </w:rPr>
            <w:delText>ity type</w:delText>
          </w:r>
          <w:r w:rsidRPr="00402514" w:rsidDel="000B650F">
            <w:rPr>
              <w:rFonts w:ascii="Times New Roman" w:eastAsiaTheme="minorEastAsia" w:hAnsi="Times New Roman" w:cs="Times New Roman"/>
              <w:sz w:val="24"/>
              <w:szCs w:val="24"/>
            </w:rPr>
            <w:delText xml:space="preserve">” distinguishes acclimation from developmental plasticity treatments. “Life-history” is the life-history stage during an acclimation treatment exposure. “Exposure period” refers to the life-history stage </w:delText>
          </w:r>
          <w:r w:rsidDel="000B650F">
            <w:rPr>
              <w:rFonts w:ascii="Times New Roman" w:eastAsiaTheme="minorEastAsia" w:hAnsi="Times New Roman" w:cs="Times New Roman"/>
              <w:sz w:val="24"/>
              <w:szCs w:val="24"/>
            </w:rPr>
            <w:delText>during</w:delText>
          </w:r>
          <w:r w:rsidRPr="00402514" w:rsidDel="000B650F">
            <w:rPr>
              <w:rFonts w:ascii="Times New Roman" w:eastAsiaTheme="minorEastAsia" w:hAnsi="Times New Roman" w:cs="Times New Roman"/>
              <w:sz w:val="24"/>
              <w:szCs w:val="24"/>
            </w:rPr>
            <w:delText xml:space="preserve"> a developmental plasticity treatment. “Number of Fluctuations” is the treatment exposure duration divided by the period of each fluctuation. Subset analyses and meta-regressions were </w:delText>
          </w:r>
          <w:r w:rsidDel="000B650F">
            <w:rPr>
              <w:rFonts w:ascii="Times New Roman" w:eastAsiaTheme="minorEastAsia" w:hAnsi="Times New Roman" w:cs="Times New Roman"/>
              <w:sz w:val="24"/>
              <w:szCs w:val="24"/>
            </w:rPr>
            <w:delText>conducted</w:delText>
          </w:r>
          <w:r w:rsidRPr="00402514" w:rsidDel="000B650F">
            <w:rPr>
              <w:rFonts w:ascii="Times New Roman" w:eastAsiaTheme="minorEastAsia" w:hAnsi="Times New Roman" w:cs="Times New Roman"/>
              <w:sz w:val="24"/>
              <w:szCs w:val="24"/>
            </w:rPr>
            <w:delText xml:space="preserve"> if the number of effect sizes &gt; 10. </w:delText>
          </w:r>
        </w:del>
      </w:moveTo>
    </w:p>
    <w:moveToRangeEnd w:id="1048"/>
    <w:p w14:paraId="6BA8A51D" w14:textId="31C74354" w:rsidR="0012239A" w:rsidDel="000B650F" w:rsidRDefault="0012239A">
      <w:pPr>
        <w:spacing w:line="240" w:lineRule="auto"/>
        <w:divId w:val="536086500"/>
        <w:rPr>
          <w:del w:id="1061" w:author="Daniel Noble" w:date="2025-03-31T10:00:00Z" w16du:dateUtc="2025-03-30T23:00:00Z"/>
          <w:rFonts w:ascii="Times New Roman" w:eastAsiaTheme="minorEastAsia" w:hAnsi="Times New Roman" w:cs="Times New Roman"/>
          <w:b/>
          <w:bCs/>
          <w:sz w:val="24"/>
          <w:szCs w:val="24"/>
        </w:rPr>
        <w:pPrChange w:id="1062" w:author="Daniel Noble" w:date="2025-03-31T10:00:00Z" w16du:dateUtc="2025-03-30T23:00:00Z">
          <w:pPr>
            <w:spacing w:line="480" w:lineRule="auto"/>
            <w:divId w:val="536086500"/>
          </w:pPr>
        </w:pPrChange>
      </w:pPr>
    </w:p>
    <w:p w14:paraId="7D1BA592" w14:textId="77777777" w:rsidR="0012239A" w:rsidRDefault="0012239A">
      <w:pPr>
        <w:spacing w:line="240" w:lineRule="auto"/>
        <w:divId w:val="536086500"/>
        <w:rPr>
          <w:rFonts w:ascii="Times New Roman" w:eastAsiaTheme="minorEastAsia" w:hAnsi="Times New Roman" w:cs="Times New Roman"/>
          <w:sz w:val="24"/>
          <w:szCs w:val="24"/>
        </w:rPr>
        <w:pPrChange w:id="1063" w:author="Daniel Noble" w:date="2025-03-31T10:00:00Z" w16du:dateUtc="2025-03-30T23:00:00Z">
          <w:pPr>
            <w:divId w:val="536086500"/>
          </w:pPr>
        </w:pPrChange>
      </w:pPr>
    </w:p>
    <w:sectPr w:rsidR="0012239A" w:rsidSect="00CC0791">
      <w:footerReference w:type="default" r:id="rId8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3" w:author="Daniel Noble" w:date="2025-02-01T13:55:00Z" w:initials="DN">
    <w:p w14:paraId="387466AD" w14:textId="601B3E97" w:rsidR="00B62053" w:rsidRDefault="00B62053">
      <w:pPr>
        <w:pStyle w:val="CommentText"/>
      </w:pPr>
      <w:r>
        <w:rPr>
          <w:rStyle w:val="CommentReference"/>
        </w:rPr>
        <w:annotationRef/>
      </w:r>
      <w:r>
        <w:t xml:space="preserve">This reads great. Just suggest some re-organising of a few ideas, but feel free to ignore. </w:t>
      </w:r>
    </w:p>
  </w:comment>
  <w:comment w:id="75" w:author="Daniel Noble" w:date="2025-04-01T15:24:00Z" w:initials="DN">
    <w:p w14:paraId="2A99050E" w14:textId="77777777" w:rsidR="00486D5C" w:rsidRDefault="00486D5C">
      <w:pPr>
        <w:pStyle w:val="CommentText"/>
      </w:pPr>
      <w:r>
        <w:rPr>
          <w:rStyle w:val="CommentReference"/>
        </w:rPr>
        <w:annotationRef/>
      </w:r>
      <w:r>
        <w:t>Maybe cite our Q10 paper?</w:t>
      </w:r>
    </w:p>
    <w:p w14:paraId="49A8B793" w14:textId="77777777" w:rsidR="00FC61E1" w:rsidRDefault="00FC61E1">
      <w:pPr>
        <w:pStyle w:val="CommentText"/>
      </w:pPr>
    </w:p>
    <w:p w14:paraId="7C52F60C" w14:textId="3B5E9D0A" w:rsidR="00FC61E1" w:rsidRDefault="00FC61E1">
      <w:pPr>
        <w:pStyle w:val="CommentText"/>
      </w:pPr>
      <w:hyperlink r:id="rId1" w:history="1">
        <w:r w:rsidRPr="00D7251A">
          <w:rPr>
            <w:rStyle w:val="Hyperlink"/>
          </w:rPr>
          <w:t>https://besjournals.onlinelibrary.wiley.com/doi/10.1111/1365-2435.70031</w:t>
        </w:r>
      </w:hyperlink>
    </w:p>
    <w:p w14:paraId="70279D26" w14:textId="25C97FAB" w:rsidR="00FC61E1" w:rsidRDefault="00FC61E1">
      <w:pPr>
        <w:pStyle w:val="CommentText"/>
      </w:pPr>
    </w:p>
  </w:comment>
  <w:comment w:id="88" w:author="Daniel Noble" w:date="2025-02-01T14:34:00Z" w:initials="DN">
    <w:p w14:paraId="0BC22E51" w14:textId="33778449" w:rsidR="0026400F" w:rsidRDefault="0026400F">
      <w:pPr>
        <w:pStyle w:val="CommentText"/>
      </w:pPr>
      <w:r>
        <w:rPr>
          <w:rStyle w:val="CommentReference"/>
        </w:rPr>
        <w:annotationRef/>
      </w:r>
    </w:p>
  </w:comment>
  <w:comment w:id="90" w:author="Daniel Noble" w:date="2025-02-01T14:34:00Z" w:initials="DN">
    <w:p w14:paraId="04FA87DA" w14:textId="4FA48DBA" w:rsidR="0026400F" w:rsidRDefault="0026400F">
      <w:pPr>
        <w:pStyle w:val="CommentText"/>
      </w:pPr>
      <w:r>
        <w:rPr>
          <w:rStyle w:val="CommentReference"/>
        </w:rPr>
        <w:annotationRef/>
      </w:r>
      <w:r>
        <w:t xml:space="preserve">I feel like this paragraph should do a bit more to </w:t>
      </w:r>
      <w:r w:rsidR="002847F9">
        <w:t>explain</w:t>
      </w:r>
      <w:r>
        <w:t xml:space="preserve"> why we expect plastic responses may differ between </w:t>
      </w:r>
      <w:proofErr w:type="spellStart"/>
      <w:r>
        <w:t>fluc</w:t>
      </w:r>
      <w:proofErr w:type="spellEnd"/>
      <w:r>
        <w:t xml:space="preserve"> and const treatments. Maybe the topic sentence here? Could be more points too</w:t>
      </w:r>
    </w:p>
  </w:comment>
  <w:comment w:id="163" w:author="Daniel Noble" w:date="2025-02-18T13:16:00Z" w:initials="DN">
    <w:p w14:paraId="1571EBE2" w14:textId="7430D91B" w:rsidR="00F260F6" w:rsidRDefault="00F260F6">
      <w:pPr>
        <w:pStyle w:val="CommentText"/>
      </w:pPr>
      <w:r>
        <w:rPr>
          <w:rStyle w:val="CommentReference"/>
        </w:rPr>
        <w:annotationRef/>
      </w:r>
      <w:r>
        <w:t xml:space="preserve">Worth specifying which one </w:t>
      </w:r>
    </w:p>
  </w:comment>
  <w:comment w:id="173" w:author="Daniel Noble" w:date="2025-02-01T14:34:00Z" w:initials="DN">
    <w:p w14:paraId="0D5D06AF" w14:textId="64EFAE87" w:rsidR="0026400F" w:rsidRDefault="0026400F">
      <w:pPr>
        <w:pStyle w:val="CommentText"/>
      </w:pPr>
      <w:r>
        <w:rPr>
          <w:rStyle w:val="CommentReference"/>
        </w:rPr>
        <w:annotationRef/>
      </w:r>
      <w:r>
        <w:t>Build figure for this design and effect size</w:t>
      </w:r>
      <w:r w:rsidR="00CE3966">
        <w:t>. See below.</w:t>
      </w:r>
    </w:p>
  </w:comment>
  <w:comment w:id="265" w:author="Daniel Noble" w:date="2025-02-21T11:38:00Z" w:initials="DN">
    <w:p w14:paraId="7231143A" w14:textId="62AA8342" w:rsidR="005B35EF" w:rsidRDefault="005B35EF">
      <w:pPr>
        <w:pStyle w:val="CommentText"/>
      </w:pPr>
      <w:r>
        <w:rPr>
          <w:rStyle w:val="CommentReference"/>
        </w:rPr>
        <w:annotationRef/>
      </w:r>
      <w:r w:rsidRPr="005B35EF">
        <w:t>https://besjournals.onlinelibrary.wiley.com/doi/10.1111/2041-210X.14152</w:t>
      </w:r>
    </w:p>
  </w:comment>
  <w:comment w:id="276" w:author="Daniel Noble" w:date="2025-02-21T11:39:00Z" w:initials="DN">
    <w:p w14:paraId="3B720307" w14:textId="52FE9227" w:rsidR="005B35EF" w:rsidRDefault="005B35EF">
      <w:pPr>
        <w:pStyle w:val="CommentText"/>
      </w:pPr>
      <w:r>
        <w:rPr>
          <w:rStyle w:val="CommentReference"/>
        </w:rPr>
        <w:annotationRef/>
      </w:r>
      <w:r w:rsidRPr="005B35EF">
        <w:t>https://doi.org/10.1242/jeb.243225</w:t>
      </w:r>
    </w:p>
  </w:comment>
  <w:comment w:id="279" w:author="Daniel Noble" w:date="2025-02-21T11:38:00Z" w:initials="DN">
    <w:p w14:paraId="72790DE5" w14:textId="3125147C" w:rsidR="005B35EF" w:rsidRDefault="005B35EF">
      <w:pPr>
        <w:pStyle w:val="CommentText"/>
      </w:pPr>
      <w:r>
        <w:rPr>
          <w:rStyle w:val="CommentReference"/>
        </w:rPr>
        <w:annotationRef/>
      </w:r>
      <w:r w:rsidRPr="005B35EF">
        <w:t>https://doi.org/10.1002/jrsm.1424</w:t>
      </w:r>
    </w:p>
  </w:comment>
  <w:comment w:id="262" w:author="Daniel Noble" w:date="2025-02-21T11:36:00Z" w:initials="DN">
    <w:p w14:paraId="414171F1" w14:textId="06BD13C1" w:rsidR="005B35EF" w:rsidRDefault="005B35EF">
      <w:pPr>
        <w:pStyle w:val="CommentText"/>
      </w:pPr>
      <w:r>
        <w:rPr>
          <w:rStyle w:val="CommentReference"/>
        </w:rPr>
        <w:annotationRef/>
      </w:r>
    </w:p>
  </w:comment>
  <w:comment w:id="309" w:author="Daniel Noble" w:date="2025-02-19T11:29:00Z" w:initials="DN">
    <w:p w14:paraId="78ECAC24" w14:textId="55FEE861" w:rsidR="00EC7A22" w:rsidRDefault="00EC7A22">
      <w:pPr>
        <w:pStyle w:val="CommentText"/>
      </w:pPr>
      <w:r>
        <w:rPr>
          <w:rStyle w:val="CommentReference"/>
        </w:rPr>
        <w:annotationRef/>
      </w:r>
      <w:r w:rsidRPr="00EC7A22">
        <w:t>https://doi.org/10.1111/2041-210X.13760</w:t>
      </w:r>
    </w:p>
  </w:comment>
  <w:comment w:id="324" w:author="Frank Seebacher" w:date="2025-01-29T09:41:00Z" w:initials="MOU">
    <w:p w14:paraId="772CC046" w14:textId="77777777" w:rsidR="00101448" w:rsidRDefault="00101448" w:rsidP="00F61504">
      <w:r>
        <w:rPr>
          <w:rStyle w:val="CommentReference"/>
        </w:rPr>
        <w:annotationRef/>
      </w:r>
      <w:r>
        <w:rPr>
          <w:color w:val="000000"/>
          <w:sz w:val="20"/>
          <w:szCs w:val="20"/>
        </w:rPr>
        <w:t>Not clear what this means</w:t>
      </w:r>
    </w:p>
  </w:comment>
  <w:comment w:id="325" w:author="Daniel Noble" w:date="2025-02-02T14:41:00Z" w:initials="DN">
    <w:p w14:paraId="61F86168" w14:textId="4176AA55" w:rsidR="00F46607" w:rsidRDefault="00F46607">
      <w:pPr>
        <w:pStyle w:val="CommentText"/>
      </w:pPr>
      <w:r>
        <w:rPr>
          <w:rStyle w:val="CommentReference"/>
        </w:rPr>
        <w:annotationRef/>
      </w:r>
      <w:r>
        <w:t>Agree!</w:t>
      </w:r>
    </w:p>
  </w:comment>
  <w:comment w:id="348" w:author="Frank Seebacher" w:date="2025-01-29T14:04:00Z" w:initials="MOU">
    <w:p w14:paraId="302EF6AD" w14:textId="77777777" w:rsidR="00EB30D8" w:rsidRDefault="00EB30D8" w:rsidP="009C0744">
      <w:r>
        <w:rPr>
          <w:rStyle w:val="CommentReference"/>
        </w:rPr>
        <w:annotationRef/>
      </w:r>
      <w:r>
        <w:rPr>
          <w:color w:val="000000"/>
          <w:sz w:val="20"/>
          <w:szCs w:val="20"/>
        </w:rPr>
        <w:t xml:space="preserve">We should summarise the periods used in different studies, e.g., 91% of studies used diel periods or something like it as per our </w:t>
      </w:r>
      <w:proofErr w:type="spellStart"/>
      <w:r>
        <w:rPr>
          <w:color w:val="000000"/>
          <w:sz w:val="20"/>
          <w:szCs w:val="20"/>
        </w:rPr>
        <w:t>Ecol</w:t>
      </w:r>
      <w:proofErr w:type="spellEnd"/>
      <w:r>
        <w:rPr>
          <w:color w:val="000000"/>
          <w:sz w:val="20"/>
          <w:szCs w:val="20"/>
        </w:rPr>
        <w:t xml:space="preserve"> Lett paper</w:t>
      </w:r>
    </w:p>
  </w:comment>
  <w:comment w:id="349" w:author="Daniel Noble" w:date="2025-02-19T15:07:00Z" w:initials="DN">
    <w:p w14:paraId="7E722A3A" w14:textId="742FF380" w:rsidR="00882444" w:rsidRDefault="00882444">
      <w:pPr>
        <w:pStyle w:val="CommentText"/>
      </w:pPr>
      <w:r>
        <w:rPr>
          <w:rStyle w:val="CommentReference"/>
        </w:rPr>
        <w:annotationRef/>
      </w:r>
      <w:r>
        <w:t>I added this to result below.</w:t>
      </w:r>
    </w:p>
  </w:comment>
  <w:comment w:id="380" w:author="Daniel Noble" w:date="2025-04-02T14:19:00Z" w:initials="DN">
    <w:p w14:paraId="3E6B11D1" w14:textId="77777777" w:rsidR="003D1483" w:rsidRDefault="003D1483" w:rsidP="003D1483">
      <w:r>
        <w:rPr>
          <w:rStyle w:val="CommentReference"/>
        </w:rPr>
        <w:annotationRef/>
      </w:r>
      <w:hyperlink r:id="rId2" w:history="1">
        <w:r>
          <w:rPr>
            <w:rStyle w:val="Hyperlink"/>
            <w:rFonts w:ascii="Arial" w:hAnsi="Arial" w:cs="Arial"/>
            <w:color w:val="1A0DAB"/>
            <w:shd w:val="clear" w:color="auto" w:fill="FFFFFF"/>
          </w:rPr>
          <w:t>An assessment of statistical methods for non-independent data in ecological meta-analyses</w:t>
        </w:r>
      </w:hyperlink>
    </w:p>
    <w:p w14:paraId="2C975C70" w14:textId="77777777" w:rsidR="003D1483" w:rsidRDefault="003D1483" w:rsidP="003D1483">
      <w:pPr>
        <w:shd w:val="clear" w:color="auto" w:fill="FFFFFF"/>
        <w:rPr>
          <w:rFonts w:ascii="Arial" w:hAnsi="Arial" w:cs="Arial"/>
          <w:color w:val="777777"/>
          <w:sz w:val="20"/>
          <w:szCs w:val="20"/>
        </w:rPr>
      </w:pPr>
      <w:r>
        <w:rPr>
          <w:rFonts w:ascii="Arial" w:hAnsi="Arial" w:cs="Arial"/>
          <w:color w:val="777777"/>
          <w:sz w:val="20"/>
          <w:szCs w:val="20"/>
        </w:rPr>
        <w:t xml:space="preserve">S Nakagawa, AM Senior, W </w:t>
      </w:r>
      <w:proofErr w:type="spellStart"/>
      <w:r>
        <w:rPr>
          <w:rFonts w:ascii="Arial" w:hAnsi="Arial" w:cs="Arial"/>
          <w:color w:val="777777"/>
          <w:sz w:val="20"/>
          <w:szCs w:val="20"/>
        </w:rPr>
        <w:t>Viechtbauer</w:t>
      </w:r>
      <w:proofErr w:type="spellEnd"/>
      <w:r>
        <w:rPr>
          <w:rFonts w:ascii="Arial" w:hAnsi="Arial" w:cs="Arial"/>
          <w:color w:val="777777"/>
          <w:sz w:val="20"/>
          <w:szCs w:val="20"/>
        </w:rPr>
        <w:t>, DWA Noble</w:t>
      </w:r>
    </w:p>
    <w:p w14:paraId="45C2028A" w14:textId="77777777" w:rsidR="003D1483" w:rsidRDefault="003D1483" w:rsidP="003D1483">
      <w:pPr>
        <w:shd w:val="clear" w:color="auto" w:fill="FFFFFF"/>
        <w:rPr>
          <w:rFonts w:ascii="Arial" w:hAnsi="Arial" w:cs="Arial"/>
          <w:color w:val="777777"/>
          <w:sz w:val="20"/>
          <w:szCs w:val="20"/>
        </w:rPr>
      </w:pPr>
      <w:r>
        <w:rPr>
          <w:rFonts w:ascii="Arial" w:hAnsi="Arial" w:cs="Arial"/>
          <w:color w:val="777777"/>
          <w:sz w:val="20"/>
          <w:szCs w:val="20"/>
        </w:rPr>
        <w:t>Ecology 103, e03490</w:t>
      </w:r>
    </w:p>
    <w:p w14:paraId="2D7469AC" w14:textId="3EE83768" w:rsidR="003D1483" w:rsidRDefault="003D1483">
      <w:pPr>
        <w:pStyle w:val="CommentText"/>
      </w:pPr>
    </w:p>
  </w:comment>
  <w:comment w:id="406" w:author="Daniel Noble" w:date="2025-02-19T15:08:00Z" w:initials="DN">
    <w:p w14:paraId="77D3909F" w14:textId="7861F54C" w:rsidR="00765B0E" w:rsidRDefault="00765B0E">
      <w:pPr>
        <w:pStyle w:val="CommentText"/>
      </w:pPr>
      <w:r>
        <w:rPr>
          <w:rStyle w:val="CommentReference"/>
        </w:rPr>
        <w:annotationRef/>
      </w:r>
      <w:r>
        <w:rPr>
          <w:rStyle w:val="CommentReference"/>
        </w:rPr>
        <w:t xml:space="preserve">Added this detail. Used the </w:t>
      </w:r>
      <w:proofErr w:type="spellStart"/>
      <w:r>
        <w:rPr>
          <w:rStyle w:val="CommentReference"/>
        </w:rPr>
        <w:t>Fluctuation_Unit</w:t>
      </w:r>
      <w:proofErr w:type="spellEnd"/>
      <w:r>
        <w:rPr>
          <w:rStyle w:val="CommentReference"/>
        </w:rPr>
        <w:t xml:space="preserve"> column which indicates if in days, and basically all studies aside 1 were.</w:t>
      </w:r>
    </w:p>
  </w:comment>
  <w:comment w:id="482" w:author="Daniel Noble" w:date="2025-04-03T10:37:00Z" w:initials="DN">
    <w:p w14:paraId="68C0B5E2" w14:textId="18399BC4" w:rsidR="00582905" w:rsidRDefault="00582905">
      <w:pPr>
        <w:pStyle w:val="CommentText"/>
      </w:pPr>
      <w:r>
        <w:rPr>
          <w:rStyle w:val="CommentReference"/>
        </w:rPr>
        <w:annotationRef/>
      </w:r>
      <w:r>
        <w:t>I guess this is the only result that we may need to mention in discussion but even though significant these effects are tiny, but I suppose their direction probably makes sense.</w:t>
      </w:r>
    </w:p>
  </w:comment>
  <w:comment w:id="496" w:author="Daniel Noble" w:date="2025-02-21T09:49:00Z" w:initials="DN">
    <w:p w14:paraId="5E204462" w14:textId="2F536378" w:rsidR="00284B2A" w:rsidRDefault="00284B2A">
      <w:pPr>
        <w:pStyle w:val="CommentText"/>
      </w:pPr>
      <w:r>
        <w:rPr>
          <w:rStyle w:val="CommentReference"/>
        </w:rPr>
        <w:annotationRef/>
      </w:r>
      <w:r>
        <w:t xml:space="preserve">Remove. This is not really a useful analysis given sample sizes and it is misleading because it implies that all your data is on invertebrates which is not true! The figure only shows invert classes and there is no reason why only 3 classes are shown despite there being more. I would </w:t>
      </w:r>
      <w:proofErr w:type="gramStart"/>
      <w:r>
        <w:t>simple</w:t>
      </w:r>
      <w:proofErr w:type="gramEnd"/>
      <w:r>
        <w:t xml:space="preserve"> state the facts on the taxonomic breakdown and not bother running a formal analysis on it with so few data.</w:t>
      </w:r>
    </w:p>
  </w:comment>
  <w:comment w:id="519" w:author="Daniel Noble" w:date="2025-02-22T12:10:00Z" w:initials="DN">
    <w:p w14:paraId="0F3699EF" w14:textId="7EC22367" w:rsidR="00AF0F2E" w:rsidRDefault="00AF0F2E">
      <w:pPr>
        <w:pStyle w:val="CommentText"/>
      </w:pPr>
      <w:r>
        <w:rPr>
          <w:rStyle w:val="CommentReference"/>
        </w:rPr>
        <w:annotationRef/>
      </w:r>
      <w:r>
        <w:t>This isn’t really surprising and I don’t think we need to do a subset analysis, but can leave for now.</w:t>
      </w:r>
    </w:p>
  </w:comment>
  <w:comment w:id="534" w:author="Daniel Noble" w:date="2025-02-21T09:23:00Z" w:initials="DN">
    <w:p w14:paraId="73D3DD80" w14:textId="2BC8DCBB" w:rsidR="00866459" w:rsidRDefault="00866459">
      <w:pPr>
        <w:pStyle w:val="CommentText"/>
      </w:pPr>
      <w:r>
        <w:rPr>
          <w:rStyle w:val="CommentReference"/>
        </w:rPr>
        <w:annotationRef/>
      </w:r>
      <w:r w:rsidR="00276D04">
        <w:t xml:space="preserve">I think Fig </w:t>
      </w:r>
    </w:p>
  </w:comment>
  <w:comment w:id="540" w:author="Daniel Noble" w:date="2025-02-19T15:35:00Z" w:initials="DN">
    <w:p w14:paraId="2F695913" w14:textId="4E4EEFF8" w:rsidR="00CF2F4F" w:rsidRDefault="00CF2F4F">
      <w:pPr>
        <w:pStyle w:val="CommentText"/>
      </w:pPr>
      <w:r>
        <w:rPr>
          <w:rStyle w:val="CommentReference"/>
        </w:rPr>
        <w:annotationRef/>
      </w:r>
      <w:r w:rsidRPr="00CF2F4F">
        <w:t>https://doi.org/10.1002/ecy.1591</w:t>
      </w:r>
    </w:p>
  </w:comment>
  <w:comment w:id="541" w:author="Daniel Noble" w:date="2025-02-19T15:40:00Z" w:initials="DN">
    <w:p w14:paraId="16C560A1" w14:textId="41A724A1" w:rsidR="00CF2F4F" w:rsidRDefault="00CF2F4F">
      <w:pPr>
        <w:pStyle w:val="CommentText"/>
      </w:pPr>
      <w:r>
        <w:rPr>
          <w:rStyle w:val="CommentReference"/>
        </w:rPr>
        <w:annotationRef/>
      </w:r>
      <w:r>
        <w:t xml:space="preserve">Also add </w:t>
      </w:r>
    </w:p>
    <w:p w14:paraId="1759E5CA" w14:textId="77777777" w:rsidR="001B679D" w:rsidRDefault="001B679D" w:rsidP="001B679D">
      <w:pPr>
        <w:pStyle w:val="descriptorsidentifier"/>
        <w:numPr>
          <w:ilvl w:val="0"/>
          <w:numId w:val="16"/>
        </w:numPr>
        <w:rPr>
          <w:rFonts w:ascii="var(--font-family-primary)" w:hAnsi="var(--font-family-primary)"/>
        </w:rPr>
      </w:pPr>
      <w:hyperlink r:id="rId3" w:history="1">
        <w:r>
          <w:rPr>
            <w:rStyle w:val="Hyperlink"/>
            <w:rFonts w:ascii="var(--font-family-primary)" w:hAnsi="var(--font-family-primary)"/>
          </w:rPr>
          <w:t>https://doi.org/10.7554/eLife.103339.1</w:t>
        </w:r>
      </w:hyperlink>
    </w:p>
    <w:p w14:paraId="711EF43B" w14:textId="77777777" w:rsidR="001B679D" w:rsidRDefault="001B679D">
      <w:pPr>
        <w:pStyle w:val="CommentText"/>
      </w:pPr>
    </w:p>
    <w:p w14:paraId="1D3D8CB0" w14:textId="63170F86" w:rsidR="00CF2F4F" w:rsidRDefault="00CF2F4F">
      <w:pPr>
        <w:pStyle w:val="CommentText"/>
      </w:pPr>
      <w:r>
        <w:t>Just published</w:t>
      </w:r>
    </w:p>
  </w:comment>
  <w:comment w:id="572" w:author="Daniel Noble" w:date="2025-02-18T14:51:00Z" w:initials="DN">
    <w:p w14:paraId="27477E2B" w14:textId="77777777" w:rsidR="00461149" w:rsidRDefault="00461149" w:rsidP="00461149">
      <w:pPr>
        <w:pStyle w:val="CommentText"/>
      </w:pPr>
      <w:r>
        <w:rPr>
          <w:rStyle w:val="CommentReference"/>
        </w:rPr>
        <w:annotationRef/>
      </w:r>
      <w:r>
        <w:t xml:space="preserve">We don’t need this </w:t>
      </w:r>
      <w:proofErr w:type="gramStart"/>
      <w:r>
        <w:t>figure</w:t>
      </w:r>
      <w:proofErr w:type="gramEnd"/>
      <w:r>
        <w:t xml:space="preserve"> but I wonder if a visual here of what we are doing is easier for readers to understand. This is especially true given the </w:t>
      </w:r>
      <w:proofErr w:type="spellStart"/>
      <w:r>
        <w:t>lnRR</w:t>
      </w:r>
      <w:proofErr w:type="spellEnd"/>
      <w:r>
        <w:t xml:space="preserve"> equation (which I have deleted) is only computed on one treatment group so it may be confusing. I think this graph demonstrates more clearly what the effect size means (but maybe not, so feel free to remove). </w:t>
      </w:r>
    </w:p>
  </w:comment>
  <w:comment w:id="578" w:author="Daniel Noble" w:date="2025-02-18T14:53:00Z" w:initials="DN">
    <w:p w14:paraId="06E51C5F" w14:textId="3A7174F1" w:rsidR="004A7666" w:rsidRDefault="004A7666">
      <w:pPr>
        <w:pStyle w:val="CommentText"/>
      </w:pPr>
      <w:r>
        <w:rPr>
          <w:rStyle w:val="CommentReference"/>
        </w:rPr>
        <w:annotationRef/>
      </w:r>
      <w:r>
        <w:t xml:space="preserve">I would just move this to the supplement. </w:t>
      </w:r>
      <w:r w:rsidR="00952225">
        <w:t>Alternatively, maybe we can just integrate with the actual figure. I’ve done that by modifying Fig 7. Then, we can just move this to supp still or even get rid of it.</w:t>
      </w:r>
    </w:p>
  </w:comment>
  <w:comment w:id="587" w:author="Daniel Noble" w:date="2025-02-19T15:27:00Z" w:initials="DN">
    <w:p w14:paraId="3F7C84EC" w14:textId="66FD4011" w:rsidR="00151E59" w:rsidRDefault="00151E59">
      <w:pPr>
        <w:pStyle w:val="CommentText"/>
      </w:pPr>
      <w:r>
        <w:rPr>
          <w:rStyle w:val="CommentReference"/>
        </w:rPr>
        <w:annotationRef/>
      </w:r>
      <w:r>
        <w:t>Move to supplement….</w:t>
      </w:r>
    </w:p>
  </w:comment>
  <w:comment w:id="652" w:author="Daniel Noble" w:date="2025-04-03T09:44:00Z" w:initials="DN">
    <w:p w14:paraId="707CDC3B" w14:textId="77777777" w:rsidR="003C5F2A" w:rsidRPr="003C5F2A" w:rsidRDefault="003C5F2A" w:rsidP="003C5F2A">
      <w:pPr>
        <w:pStyle w:val="HTMLPreformatted"/>
        <w:shd w:val="clear" w:color="auto" w:fill="F7F7F7"/>
        <w:spacing w:before="75" w:after="150"/>
        <w:jc w:val="both"/>
        <w:rPr>
          <w:rFonts w:ascii="Consolas" w:hAnsi="Consolas" w:cs="Consolas"/>
          <w:color w:val="333333"/>
          <w:sz w:val="18"/>
          <w:szCs w:val="18"/>
          <w:shd w:val="clear" w:color="auto" w:fill="F7F7F7"/>
        </w:rPr>
      </w:pPr>
      <w:r>
        <w:rPr>
          <w:rStyle w:val="CommentReference"/>
        </w:rPr>
        <w:annotationRef/>
      </w:r>
      <w:r w:rsidRPr="003C5F2A">
        <w:rPr>
          <w:rFonts w:ascii="Consolas" w:hAnsi="Consolas" w:cs="Consolas"/>
          <w:color w:val="333333"/>
          <w:sz w:val="18"/>
          <w:szCs w:val="18"/>
          <w:shd w:val="clear" w:color="auto" w:fill="F7F7F7"/>
        </w:rPr>
        <w:t xml:space="preserve">Gearty, W. and Jones, L.A. 2023. </w:t>
      </w:r>
      <w:proofErr w:type="spellStart"/>
      <w:r w:rsidRPr="003C5F2A">
        <w:rPr>
          <w:rFonts w:ascii="Consolas" w:hAnsi="Consolas" w:cs="Consolas"/>
          <w:color w:val="333333"/>
          <w:sz w:val="18"/>
          <w:szCs w:val="18"/>
          <w:shd w:val="clear" w:color="auto" w:fill="F7F7F7"/>
        </w:rPr>
        <w:t>rphylopic</w:t>
      </w:r>
      <w:proofErr w:type="spellEnd"/>
      <w:r w:rsidRPr="003C5F2A">
        <w:rPr>
          <w:rFonts w:ascii="Consolas" w:hAnsi="Consolas" w:cs="Consolas"/>
          <w:color w:val="333333"/>
          <w:sz w:val="18"/>
          <w:szCs w:val="18"/>
          <w:shd w:val="clear" w:color="auto" w:fill="F7F7F7"/>
        </w:rPr>
        <w:t>: An R package for fetching, transforming,</w:t>
      </w:r>
    </w:p>
    <w:p w14:paraId="0119BF72" w14:textId="77777777" w:rsidR="003C5F2A" w:rsidRPr="003C5F2A" w:rsidRDefault="003C5F2A" w:rsidP="003C5F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Consolas" w:eastAsia="Times New Roman" w:hAnsi="Consolas" w:cs="Consolas"/>
          <w:color w:val="333333"/>
          <w:kern w:val="0"/>
          <w:sz w:val="18"/>
          <w:szCs w:val="18"/>
          <w:shd w:val="clear" w:color="auto" w:fill="F7F7F7"/>
          <w:lang w:eastAsia="en-GB"/>
          <w14:ligatures w14:val="none"/>
        </w:rPr>
      </w:pPr>
      <w:r w:rsidRPr="003C5F2A">
        <w:rPr>
          <w:rFonts w:ascii="Consolas" w:eastAsia="Times New Roman" w:hAnsi="Consolas" w:cs="Consolas"/>
          <w:color w:val="333333"/>
          <w:kern w:val="0"/>
          <w:sz w:val="18"/>
          <w:szCs w:val="18"/>
          <w:shd w:val="clear" w:color="auto" w:fill="F7F7F7"/>
          <w:lang w:eastAsia="en-GB"/>
          <w14:ligatures w14:val="none"/>
        </w:rPr>
        <w:t xml:space="preserve">##   and visualising </w:t>
      </w:r>
      <w:proofErr w:type="spellStart"/>
      <w:r w:rsidRPr="003C5F2A">
        <w:rPr>
          <w:rFonts w:ascii="Consolas" w:eastAsia="Times New Roman" w:hAnsi="Consolas" w:cs="Consolas"/>
          <w:color w:val="333333"/>
          <w:kern w:val="0"/>
          <w:sz w:val="18"/>
          <w:szCs w:val="18"/>
          <w:shd w:val="clear" w:color="auto" w:fill="F7F7F7"/>
          <w:lang w:eastAsia="en-GB"/>
          <w14:ligatures w14:val="none"/>
        </w:rPr>
        <w:t>PhyloPic</w:t>
      </w:r>
      <w:proofErr w:type="spellEnd"/>
      <w:r w:rsidRPr="003C5F2A">
        <w:rPr>
          <w:rFonts w:ascii="Consolas" w:eastAsia="Times New Roman" w:hAnsi="Consolas" w:cs="Consolas"/>
          <w:color w:val="333333"/>
          <w:kern w:val="0"/>
          <w:sz w:val="18"/>
          <w:szCs w:val="18"/>
          <w:shd w:val="clear" w:color="auto" w:fill="F7F7F7"/>
          <w:lang w:eastAsia="en-GB"/>
          <w14:ligatures w14:val="none"/>
        </w:rPr>
        <w:t xml:space="preserve"> silhouettes. Methods in Ecology and Evolution, 14(11),</w:t>
      </w:r>
    </w:p>
    <w:p w14:paraId="53D21D34" w14:textId="77777777" w:rsidR="003C5F2A" w:rsidRPr="003C5F2A" w:rsidRDefault="003C5F2A" w:rsidP="003C5F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Courier New" w:eastAsia="Times New Roman" w:hAnsi="Courier New" w:cs="Courier New"/>
          <w:color w:val="333333"/>
          <w:kern w:val="0"/>
          <w:sz w:val="21"/>
          <w:szCs w:val="21"/>
          <w:lang w:eastAsia="en-GB"/>
          <w14:ligatures w14:val="none"/>
        </w:rPr>
      </w:pPr>
      <w:r w:rsidRPr="003C5F2A">
        <w:rPr>
          <w:rFonts w:ascii="Consolas" w:eastAsia="Times New Roman" w:hAnsi="Consolas" w:cs="Consolas"/>
          <w:color w:val="333333"/>
          <w:kern w:val="0"/>
          <w:sz w:val="18"/>
          <w:szCs w:val="18"/>
          <w:shd w:val="clear" w:color="auto" w:fill="F7F7F7"/>
          <w:lang w:eastAsia="en-GB"/>
          <w14:ligatures w14:val="none"/>
        </w:rPr>
        <w:t xml:space="preserve">##   2700-2708. </w:t>
      </w:r>
      <w:proofErr w:type="spellStart"/>
      <w:r w:rsidRPr="003C5F2A">
        <w:rPr>
          <w:rFonts w:ascii="Consolas" w:eastAsia="Times New Roman" w:hAnsi="Consolas" w:cs="Consolas"/>
          <w:color w:val="333333"/>
          <w:kern w:val="0"/>
          <w:sz w:val="18"/>
          <w:szCs w:val="18"/>
          <w:shd w:val="clear" w:color="auto" w:fill="F7F7F7"/>
          <w:lang w:eastAsia="en-GB"/>
          <w14:ligatures w14:val="none"/>
        </w:rPr>
        <w:t>doi</w:t>
      </w:r>
      <w:proofErr w:type="spellEnd"/>
      <w:r w:rsidRPr="003C5F2A">
        <w:rPr>
          <w:rFonts w:ascii="Consolas" w:eastAsia="Times New Roman" w:hAnsi="Consolas" w:cs="Consolas"/>
          <w:color w:val="333333"/>
          <w:kern w:val="0"/>
          <w:sz w:val="18"/>
          <w:szCs w:val="18"/>
          <w:shd w:val="clear" w:color="auto" w:fill="F7F7F7"/>
          <w:lang w:eastAsia="en-GB"/>
          <w14:ligatures w14:val="none"/>
        </w:rPr>
        <w:t>: 10.1111/2041-210X.14221.</w:t>
      </w:r>
    </w:p>
    <w:p w14:paraId="57CA88C8" w14:textId="3EB734D9" w:rsidR="003C5F2A" w:rsidRDefault="003C5F2A">
      <w:pPr>
        <w:pStyle w:val="CommentText"/>
      </w:pPr>
    </w:p>
  </w:comment>
  <w:comment w:id="687" w:author="Daniel Noble" w:date="2025-02-18T14:56:00Z" w:initials="DN">
    <w:p w14:paraId="4C90E5A4" w14:textId="167A1AF5" w:rsidR="00512435" w:rsidRDefault="00512435">
      <w:pPr>
        <w:pStyle w:val="CommentText"/>
      </w:pPr>
      <w:r>
        <w:rPr>
          <w:rStyle w:val="CommentReference"/>
        </w:rPr>
        <w:annotationRef/>
      </w:r>
      <w:r>
        <w:t>Move to supp.</w:t>
      </w:r>
      <w:r w:rsidR="007041E5">
        <w:t>? Otherwise, we should probably label the axes of this figure….</w:t>
      </w:r>
    </w:p>
  </w:comment>
  <w:comment w:id="793" w:author="Daniel Noble" w:date="2025-02-19T15:26:00Z" w:initials="DN">
    <w:p w14:paraId="65BBFC1B" w14:textId="76C9525A" w:rsidR="00151E59" w:rsidRDefault="00151E59">
      <w:pPr>
        <w:pStyle w:val="CommentText"/>
      </w:pPr>
      <w:r>
        <w:rPr>
          <w:rStyle w:val="CommentReference"/>
        </w:rPr>
        <w:annotationRef/>
      </w:r>
      <w:r>
        <w:t>This figure seems boring. It’s just walking through the modelling. I wonder if it’s better in the supplement.</w:t>
      </w:r>
    </w:p>
  </w:comment>
  <w:comment w:id="794" w:author="Daniel Noble" w:date="2025-02-21T14:25:00Z" w:initials="DN">
    <w:p w14:paraId="2543F073" w14:textId="1383C87B" w:rsidR="001671B5" w:rsidRDefault="001671B5">
      <w:pPr>
        <w:pStyle w:val="CommentText"/>
      </w:pPr>
      <w:r>
        <w:rPr>
          <w:rStyle w:val="CommentReference"/>
        </w:rPr>
        <w:annotationRef/>
      </w:r>
      <w:r>
        <w:t>Also, we should ditch class for reasons I outline. So, probably not needed</w:t>
      </w:r>
    </w:p>
  </w:comment>
  <w:comment w:id="851" w:author="Daniel Noble" w:date="2025-02-21T09:01:00Z" w:initials="DN">
    <w:p w14:paraId="227B4F15" w14:textId="5240A9E7" w:rsidR="00671815" w:rsidRDefault="00671815">
      <w:pPr>
        <w:pStyle w:val="CommentText"/>
      </w:pPr>
      <w:r>
        <w:rPr>
          <w:rStyle w:val="CommentReference"/>
        </w:rPr>
        <w:annotationRef/>
      </w:r>
      <w:r w:rsidR="00276D04">
        <w:t>I’m confused. The data are not all inverts…it would seem odd if it was so why is it just the insect classes are plotted???</w:t>
      </w:r>
      <w:r w:rsidR="00134DAC">
        <w:t xml:space="preserve"> I think it would be better to just compare inverts and verts which you will have a little more data for.</w:t>
      </w:r>
      <w:r w:rsidR="003020E4">
        <w:t xml:space="preserve"> I think the reason was that only 3 classes really only had enough data to plot, but then, I don’t think this is useful and can be </w:t>
      </w:r>
      <w:proofErr w:type="gramStart"/>
      <w:r w:rsidR="003020E4">
        <w:t>misleading</w:t>
      </w:r>
      <w:proofErr w:type="gramEnd"/>
      <w:r w:rsidR="003020E4">
        <w:t xml:space="preserve"> so I just ran an analysis with inverts/verts instead.</w:t>
      </w:r>
    </w:p>
  </w:comment>
  <w:comment w:id="952" w:author="Daniel Noble" w:date="2025-02-18T14:56:00Z" w:initials="DN">
    <w:p w14:paraId="05E2BBEC" w14:textId="77777777" w:rsidR="00461149" w:rsidRDefault="00461149" w:rsidP="00461149">
      <w:pPr>
        <w:pStyle w:val="CommentText"/>
      </w:pPr>
      <w:r>
        <w:rPr>
          <w:rStyle w:val="CommentReference"/>
        </w:rPr>
        <w:annotationRef/>
      </w:r>
      <w:r>
        <w:t>Move to supp.? Otherwise, we should probably label the axes of this figure….</w:t>
      </w:r>
    </w:p>
  </w:comment>
  <w:comment w:id="1037" w:author="Daniel Noble" w:date="2025-02-19T15:26:00Z" w:initials="DN">
    <w:p w14:paraId="48EBF6FE" w14:textId="77777777" w:rsidR="00461149" w:rsidRDefault="00461149" w:rsidP="00461149">
      <w:pPr>
        <w:pStyle w:val="CommentText"/>
      </w:pPr>
      <w:r>
        <w:rPr>
          <w:rStyle w:val="CommentReference"/>
        </w:rPr>
        <w:annotationRef/>
      </w:r>
      <w:r>
        <w:t>This figure seems boring. It’s just walking through the modelling. I wonder if it’s better in the supplement.</w:t>
      </w:r>
    </w:p>
  </w:comment>
  <w:comment w:id="1038" w:author="Daniel Noble" w:date="2025-02-21T14:25:00Z" w:initials="DN">
    <w:p w14:paraId="1F6F3D1A" w14:textId="77777777" w:rsidR="00461149" w:rsidRDefault="00461149" w:rsidP="00461149">
      <w:pPr>
        <w:pStyle w:val="CommentText"/>
      </w:pPr>
      <w:r>
        <w:rPr>
          <w:rStyle w:val="CommentReference"/>
        </w:rPr>
        <w:annotationRef/>
      </w:r>
      <w:r>
        <w:t>Also, we should ditch class for reasons I outline. So, probably not needed</w:t>
      </w:r>
    </w:p>
  </w:comment>
  <w:comment w:id="1049" w:author="Daniel Noble" w:date="2025-02-18T14:53:00Z" w:initials="DN">
    <w:p w14:paraId="7FF5B85E" w14:textId="77777777" w:rsidR="00461149" w:rsidRDefault="00461149" w:rsidP="00461149">
      <w:pPr>
        <w:pStyle w:val="CommentText"/>
      </w:pPr>
      <w:r>
        <w:rPr>
          <w:rStyle w:val="CommentReference"/>
        </w:rPr>
        <w:annotationRef/>
      </w:r>
      <w:r>
        <w:t>I would just move this to the supplement. Alternatively, maybe we can just integrate with the actual figure. I’ve done that by modifying Fig 7. Then, we can just move this to supp still or even get rid of it.</w:t>
      </w:r>
    </w:p>
  </w:comment>
  <w:comment w:id="1058" w:author="Daniel Noble" w:date="2025-02-19T15:27:00Z" w:initials="DN">
    <w:p w14:paraId="10AEF852" w14:textId="77777777" w:rsidR="00461149" w:rsidRDefault="00461149" w:rsidP="00461149">
      <w:pPr>
        <w:pStyle w:val="CommentText"/>
      </w:pPr>
      <w:r>
        <w:rPr>
          <w:rStyle w:val="CommentReference"/>
        </w:rPr>
        <w:annotationRef/>
      </w:r>
      <w:r>
        <w:t>Move to 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7466AD" w15:done="0"/>
  <w15:commentEx w15:paraId="70279D26" w15:done="0"/>
  <w15:commentEx w15:paraId="0BC22E51" w15:done="0"/>
  <w15:commentEx w15:paraId="04FA87DA" w15:done="0"/>
  <w15:commentEx w15:paraId="1571EBE2" w15:done="0"/>
  <w15:commentEx w15:paraId="0D5D06AF" w15:done="0"/>
  <w15:commentEx w15:paraId="7231143A" w15:done="0"/>
  <w15:commentEx w15:paraId="3B720307" w15:done="0"/>
  <w15:commentEx w15:paraId="72790DE5" w15:done="0"/>
  <w15:commentEx w15:paraId="414171F1" w15:done="0"/>
  <w15:commentEx w15:paraId="78ECAC24" w15:done="0"/>
  <w15:commentEx w15:paraId="772CC046" w15:done="0"/>
  <w15:commentEx w15:paraId="61F86168" w15:paraIdParent="772CC046" w15:done="0"/>
  <w15:commentEx w15:paraId="302EF6AD" w15:done="0"/>
  <w15:commentEx w15:paraId="7E722A3A" w15:paraIdParent="302EF6AD" w15:done="0"/>
  <w15:commentEx w15:paraId="2D7469AC" w15:done="0"/>
  <w15:commentEx w15:paraId="77D3909F" w15:done="0"/>
  <w15:commentEx w15:paraId="68C0B5E2" w15:done="0"/>
  <w15:commentEx w15:paraId="5E204462" w15:done="0"/>
  <w15:commentEx w15:paraId="0F3699EF" w15:done="0"/>
  <w15:commentEx w15:paraId="73D3DD80" w15:done="0"/>
  <w15:commentEx w15:paraId="2F695913" w15:done="0"/>
  <w15:commentEx w15:paraId="1D3D8CB0" w15:paraIdParent="2F695913" w15:done="0"/>
  <w15:commentEx w15:paraId="27477E2B" w15:done="0"/>
  <w15:commentEx w15:paraId="06E51C5F" w15:done="0"/>
  <w15:commentEx w15:paraId="3F7C84EC" w15:done="0"/>
  <w15:commentEx w15:paraId="57CA88C8" w15:done="0"/>
  <w15:commentEx w15:paraId="4C90E5A4" w15:done="0"/>
  <w15:commentEx w15:paraId="65BBFC1B" w15:done="0"/>
  <w15:commentEx w15:paraId="2543F073" w15:paraIdParent="65BBFC1B" w15:done="0"/>
  <w15:commentEx w15:paraId="227B4F15" w15:done="0"/>
  <w15:commentEx w15:paraId="05E2BBEC" w15:done="0"/>
  <w15:commentEx w15:paraId="48EBF6FE" w15:done="0"/>
  <w15:commentEx w15:paraId="1F6F3D1A" w15:paraIdParent="48EBF6FE" w15:done="0"/>
  <w15:commentEx w15:paraId="7FF5B85E" w15:done="0"/>
  <w15:commentEx w15:paraId="10AEF8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17BAB89" w16cex:dateUtc="2025-02-01T02:55:00Z"/>
  <w16cex:commentExtensible w16cex:durableId="07F0D44F" w16cex:dateUtc="2025-04-01T04:24:00Z"/>
  <w16cex:commentExtensible w16cex:durableId="19DF45BD" w16cex:dateUtc="2025-02-01T03:34:00Z"/>
  <w16cex:commentExtensible w16cex:durableId="2F03BBA2" w16cex:dateUtc="2025-02-01T03:34:00Z"/>
  <w16cex:commentExtensible w16cex:durableId="21328485" w16cex:dateUtc="2025-02-18T02:16:00Z"/>
  <w16cex:commentExtensible w16cex:durableId="37A55C39" w16cex:dateUtc="2025-02-01T03:34:00Z"/>
  <w16cex:commentExtensible w16cex:durableId="6C39BD83" w16cex:dateUtc="2025-02-21T00:38:00Z"/>
  <w16cex:commentExtensible w16cex:durableId="37C8941B" w16cex:dateUtc="2025-02-21T00:39:00Z"/>
  <w16cex:commentExtensible w16cex:durableId="0E09AF3F" w16cex:dateUtc="2025-02-21T00:38:00Z"/>
  <w16cex:commentExtensible w16cex:durableId="540F5F36" w16cex:dateUtc="2025-02-21T00:36:00Z"/>
  <w16cex:commentExtensible w16cex:durableId="304CF1AD" w16cex:dateUtc="2025-02-19T00:29:00Z"/>
  <w16cex:commentExtensible w16cex:durableId="2B44762C" w16cex:dateUtc="2025-01-28T22:41:00Z"/>
  <w16cex:commentExtensible w16cex:durableId="42566573" w16cex:dateUtc="2025-02-02T03:41:00Z"/>
  <w16cex:commentExtensible w16cex:durableId="2B44B3FE" w16cex:dateUtc="2025-01-29T03:04:00Z"/>
  <w16cex:commentExtensible w16cex:durableId="0FCC1828" w16cex:dateUtc="2025-02-19T04:07:00Z"/>
  <w16cex:commentExtensible w16cex:durableId="15C35600" w16cex:dateUtc="2025-04-02T03:19:00Z"/>
  <w16cex:commentExtensible w16cex:durableId="6B709D90" w16cex:dateUtc="2025-02-19T04:08:00Z"/>
  <w16cex:commentExtensible w16cex:durableId="0D27BFAF" w16cex:dateUtc="2025-04-02T23:37:00Z"/>
  <w16cex:commentExtensible w16cex:durableId="41A0D6D4" w16cex:dateUtc="2025-02-20T22:49:00Z"/>
  <w16cex:commentExtensible w16cex:durableId="0CD080AD" w16cex:dateUtc="2025-02-22T01:10:00Z"/>
  <w16cex:commentExtensible w16cex:durableId="3BC50E65" w16cex:dateUtc="2025-02-20T22:23:00Z"/>
  <w16cex:commentExtensible w16cex:durableId="6CBE64AD" w16cex:dateUtc="2025-02-19T04:35:00Z"/>
  <w16cex:commentExtensible w16cex:durableId="45D0A60B" w16cex:dateUtc="2025-02-19T04:40:00Z"/>
  <w16cex:commentExtensible w16cex:durableId="2BA3908D" w16cex:dateUtc="2025-02-18T03:51:00Z"/>
  <w16cex:commentExtensible w16cex:durableId="49DA9A6E" w16cex:dateUtc="2025-02-18T03:53:00Z"/>
  <w16cex:commentExtensible w16cex:durableId="17B5D649" w16cex:dateUtc="2025-02-19T04:27:00Z"/>
  <w16cex:commentExtensible w16cex:durableId="7AB9A89B" w16cex:dateUtc="2025-04-02T22:44:00Z"/>
  <w16cex:commentExtensible w16cex:durableId="44D78F02" w16cex:dateUtc="2025-02-18T03:56:00Z"/>
  <w16cex:commentExtensible w16cex:durableId="518A2B63" w16cex:dateUtc="2025-02-19T04:26:00Z"/>
  <w16cex:commentExtensible w16cex:durableId="49171B14" w16cex:dateUtc="2025-02-21T03:25:00Z"/>
  <w16cex:commentExtensible w16cex:durableId="15226C87" w16cex:dateUtc="2025-02-20T22:01:00Z"/>
  <w16cex:commentExtensible w16cex:durableId="4DDEDE3B" w16cex:dateUtc="2025-02-18T03:56:00Z"/>
  <w16cex:commentExtensible w16cex:durableId="6A6D2033" w16cex:dateUtc="2025-02-19T04:26:00Z"/>
  <w16cex:commentExtensible w16cex:durableId="61E1D380" w16cex:dateUtc="2025-02-21T03:25:00Z"/>
  <w16cex:commentExtensible w16cex:durableId="5D2923BF" w16cex:dateUtc="2025-02-18T03:53:00Z"/>
  <w16cex:commentExtensible w16cex:durableId="4E09EF70" w16cex:dateUtc="2025-02-19T0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7466AD" w16cid:durableId="117BAB89"/>
  <w16cid:commentId w16cid:paraId="70279D26" w16cid:durableId="07F0D44F"/>
  <w16cid:commentId w16cid:paraId="0BC22E51" w16cid:durableId="19DF45BD"/>
  <w16cid:commentId w16cid:paraId="04FA87DA" w16cid:durableId="2F03BBA2"/>
  <w16cid:commentId w16cid:paraId="1571EBE2" w16cid:durableId="21328485"/>
  <w16cid:commentId w16cid:paraId="0D5D06AF" w16cid:durableId="37A55C39"/>
  <w16cid:commentId w16cid:paraId="7231143A" w16cid:durableId="6C39BD83"/>
  <w16cid:commentId w16cid:paraId="3B720307" w16cid:durableId="37C8941B"/>
  <w16cid:commentId w16cid:paraId="72790DE5" w16cid:durableId="0E09AF3F"/>
  <w16cid:commentId w16cid:paraId="414171F1" w16cid:durableId="540F5F36"/>
  <w16cid:commentId w16cid:paraId="78ECAC24" w16cid:durableId="304CF1AD"/>
  <w16cid:commentId w16cid:paraId="772CC046" w16cid:durableId="2B44762C"/>
  <w16cid:commentId w16cid:paraId="61F86168" w16cid:durableId="42566573"/>
  <w16cid:commentId w16cid:paraId="302EF6AD" w16cid:durableId="2B44B3FE"/>
  <w16cid:commentId w16cid:paraId="7E722A3A" w16cid:durableId="0FCC1828"/>
  <w16cid:commentId w16cid:paraId="2D7469AC" w16cid:durableId="15C35600"/>
  <w16cid:commentId w16cid:paraId="77D3909F" w16cid:durableId="6B709D90"/>
  <w16cid:commentId w16cid:paraId="68C0B5E2" w16cid:durableId="0D27BFAF"/>
  <w16cid:commentId w16cid:paraId="5E204462" w16cid:durableId="41A0D6D4"/>
  <w16cid:commentId w16cid:paraId="0F3699EF" w16cid:durableId="0CD080AD"/>
  <w16cid:commentId w16cid:paraId="73D3DD80" w16cid:durableId="3BC50E65"/>
  <w16cid:commentId w16cid:paraId="2F695913" w16cid:durableId="6CBE64AD"/>
  <w16cid:commentId w16cid:paraId="1D3D8CB0" w16cid:durableId="45D0A60B"/>
  <w16cid:commentId w16cid:paraId="27477E2B" w16cid:durableId="2BA3908D"/>
  <w16cid:commentId w16cid:paraId="06E51C5F" w16cid:durableId="49DA9A6E"/>
  <w16cid:commentId w16cid:paraId="3F7C84EC" w16cid:durableId="17B5D649"/>
  <w16cid:commentId w16cid:paraId="57CA88C8" w16cid:durableId="7AB9A89B"/>
  <w16cid:commentId w16cid:paraId="4C90E5A4" w16cid:durableId="44D78F02"/>
  <w16cid:commentId w16cid:paraId="65BBFC1B" w16cid:durableId="518A2B63"/>
  <w16cid:commentId w16cid:paraId="2543F073" w16cid:durableId="49171B14"/>
  <w16cid:commentId w16cid:paraId="227B4F15" w16cid:durableId="15226C87"/>
  <w16cid:commentId w16cid:paraId="05E2BBEC" w16cid:durableId="4DDEDE3B"/>
  <w16cid:commentId w16cid:paraId="48EBF6FE" w16cid:durableId="6A6D2033"/>
  <w16cid:commentId w16cid:paraId="1F6F3D1A" w16cid:durableId="61E1D380"/>
  <w16cid:commentId w16cid:paraId="7FF5B85E" w16cid:durableId="5D2923BF"/>
  <w16cid:commentId w16cid:paraId="10AEF852" w16cid:durableId="4E09EF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B7AD7" w14:textId="77777777" w:rsidR="0041541D" w:rsidRDefault="0041541D" w:rsidP="00260708">
      <w:pPr>
        <w:spacing w:after="0" w:line="240" w:lineRule="auto"/>
      </w:pPr>
      <w:r>
        <w:separator/>
      </w:r>
    </w:p>
  </w:endnote>
  <w:endnote w:type="continuationSeparator" w:id="0">
    <w:p w14:paraId="5A5A7FA7" w14:textId="77777777" w:rsidR="0041541D" w:rsidRDefault="0041541D"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ar(--font-family-primary)">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32F96" w14:textId="77777777" w:rsidR="0041541D" w:rsidRDefault="0041541D" w:rsidP="00260708">
      <w:pPr>
        <w:spacing w:after="0" w:line="240" w:lineRule="auto"/>
      </w:pPr>
      <w:r>
        <w:separator/>
      </w:r>
    </w:p>
  </w:footnote>
  <w:footnote w:type="continuationSeparator" w:id="0">
    <w:p w14:paraId="67A61685" w14:textId="77777777" w:rsidR="0041541D" w:rsidRDefault="0041541D"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14D8E"/>
    <w:rsid w:val="00027E9E"/>
    <w:rsid w:val="00051BF0"/>
    <w:rsid w:val="00057DD6"/>
    <w:rsid w:val="00057E51"/>
    <w:rsid w:val="00072977"/>
    <w:rsid w:val="000741D5"/>
    <w:rsid w:val="00074260"/>
    <w:rsid w:val="00074EA1"/>
    <w:rsid w:val="000763D5"/>
    <w:rsid w:val="00081D4E"/>
    <w:rsid w:val="000823A9"/>
    <w:rsid w:val="0008448D"/>
    <w:rsid w:val="00086780"/>
    <w:rsid w:val="00086E68"/>
    <w:rsid w:val="0009269B"/>
    <w:rsid w:val="000957D1"/>
    <w:rsid w:val="000A2886"/>
    <w:rsid w:val="000A36FC"/>
    <w:rsid w:val="000B0220"/>
    <w:rsid w:val="000B3280"/>
    <w:rsid w:val="000B650F"/>
    <w:rsid w:val="000C169D"/>
    <w:rsid w:val="000C6D96"/>
    <w:rsid w:val="000D447F"/>
    <w:rsid w:val="000D74DE"/>
    <w:rsid w:val="000E585F"/>
    <w:rsid w:val="000E6417"/>
    <w:rsid w:val="000F344C"/>
    <w:rsid w:val="000F3A14"/>
    <w:rsid w:val="000F736D"/>
    <w:rsid w:val="001003CC"/>
    <w:rsid w:val="00101448"/>
    <w:rsid w:val="001064E4"/>
    <w:rsid w:val="00110581"/>
    <w:rsid w:val="00112AEF"/>
    <w:rsid w:val="001203CE"/>
    <w:rsid w:val="0012239A"/>
    <w:rsid w:val="00125146"/>
    <w:rsid w:val="00134DAC"/>
    <w:rsid w:val="0013752A"/>
    <w:rsid w:val="00151E59"/>
    <w:rsid w:val="00156061"/>
    <w:rsid w:val="00162D3A"/>
    <w:rsid w:val="001671B5"/>
    <w:rsid w:val="00167C69"/>
    <w:rsid w:val="00171389"/>
    <w:rsid w:val="001730A2"/>
    <w:rsid w:val="00173BDF"/>
    <w:rsid w:val="00174C1A"/>
    <w:rsid w:val="00176118"/>
    <w:rsid w:val="00182043"/>
    <w:rsid w:val="00193279"/>
    <w:rsid w:val="00194BCF"/>
    <w:rsid w:val="00197943"/>
    <w:rsid w:val="001B679D"/>
    <w:rsid w:val="001B7E80"/>
    <w:rsid w:val="001C50AC"/>
    <w:rsid w:val="001D1A49"/>
    <w:rsid w:val="001D6ED6"/>
    <w:rsid w:val="001E5EDA"/>
    <w:rsid w:val="001E640E"/>
    <w:rsid w:val="00200B6D"/>
    <w:rsid w:val="00200F41"/>
    <w:rsid w:val="00212634"/>
    <w:rsid w:val="002157FA"/>
    <w:rsid w:val="00216397"/>
    <w:rsid w:val="00231DC0"/>
    <w:rsid w:val="00246AD6"/>
    <w:rsid w:val="00260708"/>
    <w:rsid w:val="0026400F"/>
    <w:rsid w:val="0026760B"/>
    <w:rsid w:val="00272946"/>
    <w:rsid w:val="00276D04"/>
    <w:rsid w:val="002847F9"/>
    <w:rsid w:val="00284B2A"/>
    <w:rsid w:val="00285B26"/>
    <w:rsid w:val="00292DE1"/>
    <w:rsid w:val="002969D8"/>
    <w:rsid w:val="002A0D54"/>
    <w:rsid w:val="002A4B92"/>
    <w:rsid w:val="002A5B54"/>
    <w:rsid w:val="002A7303"/>
    <w:rsid w:val="002B4666"/>
    <w:rsid w:val="002B55B2"/>
    <w:rsid w:val="002B58EC"/>
    <w:rsid w:val="002C335F"/>
    <w:rsid w:val="002C4073"/>
    <w:rsid w:val="002D5F64"/>
    <w:rsid w:val="002E083E"/>
    <w:rsid w:val="002E7A7D"/>
    <w:rsid w:val="002F7487"/>
    <w:rsid w:val="003020E4"/>
    <w:rsid w:val="00306EE5"/>
    <w:rsid w:val="0031338B"/>
    <w:rsid w:val="00325D68"/>
    <w:rsid w:val="00325FE7"/>
    <w:rsid w:val="0033093B"/>
    <w:rsid w:val="0033772E"/>
    <w:rsid w:val="00337E02"/>
    <w:rsid w:val="00342C37"/>
    <w:rsid w:val="003441A9"/>
    <w:rsid w:val="00351034"/>
    <w:rsid w:val="0035189F"/>
    <w:rsid w:val="0035592E"/>
    <w:rsid w:val="00362375"/>
    <w:rsid w:val="003634B5"/>
    <w:rsid w:val="00364197"/>
    <w:rsid w:val="00373267"/>
    <w:rsid w:val="003764EF"/>
    <w:rsid w:val="00382267"/>
    <w:rsid w:val="003911E7"/>
    <w:rsid w:val="00396D50"/>
    <w:rsid w:val="00397304"/>
    <w:rsid w:val="0039746A"/>
    <w:rsid w:val="00397D8A"/>
    <w:rsid w:val="003A618E"/>
    <w:rsid w:val="003B4C33"/>
    <w:rsid w:val="003C26C9"/>
    <w:rsid w:val="003C2F88"/>
    <w:rsid w:val="003C4EA7"/>
    <w:rsid w:val="003C5F2A"/>
    <w:rsid w:val="003D1425"/>
    <w:rsid w:val="003D1483"/>
    <w:rsid w:val="003E17AD"/>
    <w:rsid w:val="003F2DE3"/>
    <w:rsid w:val="003F51CE"/>
    <w:rsid w:val="003F5734"/>
    <w:rsid w:val="0041541D"/>
    <w:rsid w:val="004202C8"/>
    <w:rsid w:val="0042151F"/>
    <w:rsid w:val="00421C38"/>
    <w:rsid w:val="00422172"/>
    <w:rsid w:val="0043308D"/>
    <w:rsid w:val="004353E7"/>
    <w:rsid w:val="004361D0"/>
    <w:rsid w:val="00445248"/>
    <w:rsid w:val="00446E58"/>
    <w:rsid w:val="00450F3F"/>
    <w:rsid w:val="00461149"/>
    <w:rsid w:val="00470F81"/>
    <w:rsid w:val="00473BE5"/>
    <w:rsid w:val="0047582C"/>
    <w:rsid w:val="00481A0B"/>
    <w:rsid w:val="00486D5C"/>
    <w:rsid w:val="0049119A"/>
    <w:rsid w:val="004A385E"/>
    <w:rsid w:val="004A4605"/>
    <w:rsid w:val="004A7666"/>
    <w:rsid w:val="004B38EE"/>
    <w:rsid w:val="004C0ED6"/>
    <w:rsid w:val="004C74A9"/>
    <w:rsid w:val="004D3856"/>
    <w:rsid w:val="004E2163"/>
    <w:rsid w:val="004E6031"/>
    <w:rsid w:val="004E7C0D"/>
    <w:rsid w:val="00503C86"/>
    <w:rsid w:val="0050456E"/>
    <w:rsid w:val="00510AA2"/>
    <w:rsid w:val="00512435"/>
    <w:rsid w:val="005155B0"/>
    <w:rsid w:val="00520BA7"/>
    <w:rsid w:val="005330F4"/>
    <w:rsid w:val="00535801"/>
    <w:rsid w:val="00537EA6"/>
    <w:rsid w:val="0055588C"/>
    <w:rsid w:val="00564BB3"/>
    <w:rsid w:val="00572F46"/>
    <w:rsid w:val="005753FB"/>
    <w:rsid w:val="005813C2"/>
    <w:rsid w:val="00582905"/>
    <w:rsid w:val="005858F9"/>
    <w:rsid w:val="005947E5"/>
    <w:rsid w:val="00596F0E"/>
    <w:rsid w:val="005A37BD"/>
    <w:rsid w:val="005A5007"/>
    <w:rsid w:val="005A57C8"/>
    <w:rsid w:val="005B35EF"/>
    <w:rsid w:val="005C105F"/>
    <w:rsid w:val="005C221F"/>
    <w:rsid w:val="005C5263"/>
    <w:rsid w:val="005C5763"/>
    <w:rsid w:val="005C60C0"/>
    <w:rsid w:val="005E1FAD"/>
    <w:rsid w:val="00600A62"/>
    <w:rsid w:val="0060562D"/>
    <w:rsid w:val="00612DD9"/>
    <w:rsid w:val="00615FF7"/>
    <w:rsid w:val="00616D0F"/>
    <w:rsid w:val="006334C4"/>
    <w:rsid w:val="00634252"/>
    <w:rsid w:val="00634C93"/>
    <w:rsid w:val="00640658"/>
    <w:rsid w:val="0064086B"/>
    <w:rsid w:val="006430BF"/>
    <w:rsid w:val="00643824"/>
    <w:rsid w:val="006539F5"/>
    <w:rsid w:val="00664359"/>
    <w:rsid w:val="00667903"/>
    <w:rsid w:val="00671815"/>
    <w:rsid w:val="0067260A"/>
    <w:rsid w:val="006763E8"/>
    <w:rsid w:val="00686AC5"/>
    <w:rsid w:val="006872F7"/>
    <w:rsid w:val="006959D1"/>
    <w:rsid w:val="006A301F"/>
    <w:rsid w:val="006A525F"/>
    <w:rsid w:val="006B0CF0"/>
    <w:rsid w:val="006B1DFE"/>
    <w:rsid w:val="006B5625"/>
    <w:rsid w:val="006B5B79"/>
    <w:rsid w:val="006B71F5"/>
    <w:rsid w:val="006C06DE"/>
    <w:rsid w:val="006C7AC6"/>
    <w:rsid w:val="006D3EA0"/>
    <w:rsid w:val="006F41FF"/>
    <w:rsid w:val="00700266"/>
    <w:rsid w:val="007041E5"/>
    <w:rsid w:val="00712368"/>
    <w:rsid w:val="00712E19"/>
    <w:rsid w:val="00714066"/>
    <w:rsid w:val="007171E4"/>
    <w:rsid w:val="00717B77"/>
    <w:rsid w:val="0072195B"/>
    <w:rsid w:val="0072661C"/>
    <w:rsid w:val="00737BFF"/>
    <w:rsid w:val="00765B0E"/>
    <w:rsid w:val="007814FD"/>
    <w:rsid w:val="00784083"/>
    <w:rsid w:val="00784186"/>
    <w:rsid w:val="007878F6"/>
    <w:rsid w:val="00791E55"/>
    <w:rsid w:val="0079213B"/>
    <w:rsid w:val="007A24F9"/>
    <w:rsid w:val="007A3EA2"/>
    <w:rsid w:val="007A4DE7"/>
    <w:rsid w:val="007B2CCC"/>
    <w:rsid w:val="007B61DC"/>
    <w:rsid w:val="007C06CC"/>
    <w:rsid w:val="007C0DC0"/>
    <w:rsid w:val="007D4001"/>
    <w:rsid w:val="007D5996"/>
    <w:rsid w:val="007D6EFF"/>
    <w:rsid w:val="007E6808"/>
    <w:rsid w:val="007F331D"/>
    <w:rsid w:val="007F51B2"/>
    <w:rsid w:val="007F5983"/>
    <w:rsid w:val="007F71F1"/>
    <w:rsid w:val="008001AE"/>
    <w:rsid w:val="00805E3E"/>
    <w:rsid w:val="00817CCB"/>
    <w:rsid w:val="008253A7"/>
    <w:rsid w:val="00826356"/>
    <w:rsid w:val="00827B30"/>
    <w:rsid w:val="0083271D"/>
    <w:rsid w:val="00835872"/>
    <w:rsid w:val="0084454E"/>
    <w:rsid w:val="00853727"/>
    <w:rsid w:val="00853D90"/>
    <w:rsid w:val="00866459"/>
    <w:rsid w:val="008702C5"/>
    <w:rsid w:val="00882444"/>
    <w:rsid w:val="008848B3"/>
    <w:rsid w:val="008862B9"/>
    <w:rsid w:val="00890C44"/>
    <w:rsid w:val="00891850"/>
    <w:rsid w:val="00896C56"/>
    <w:rsid w:val="008A3751"/>
    <w:rsid w:val="008A4470"/>
    <w:rsid w:val="008A5D52"/>
    <w:rsid w:val="008B10BD"/>
    <w:rsid w:val="008B2E90"/>
    <w:rsid w:val="008C3028"/>
    <w:rsid w:val="008C674C"/>
    <w:rsid w:val="008C7ADC"/>
    <w:rsid w:val="008D6D4B"/>
    <w:rsid w:val="008E5219"/>
    <w:rsid w:val="008E72C8"/>
    <w:rsid w:val="008F232B"/>
    <w:rsid w:val="008F2950"/>
    <w:rsid w:val="009019C4"/>
    <w:rsid w:val="0090482A"/>
    <w:rsid w:val="0090563E"/>
    <w:rsid w:val="00916256"/>
    <w:rsid w:val="009411E9"/>
    <w:rsid w:val="00942950"/>
    <w:rsid w:val="009463CC"/>
    <w:rsid w:val="00950773"/>
    <w:rsid w:val="00952225"/>
    <w:rsid w:val="00955CF9"/>
    <w:rsid w:val="009675A0"/>
    <w:rsid w:val="00972057"/>
    <w:rsid w:val="00974185"/>
    <w:rsid w:val="0098048B"/>
    <w:rsid w:val="0098138D"/>
    <w:rsid w:val="00982D81"/>
    <w:rsid w:val="00990DCD"/>
    <w:rsid w:val="00994B8C"/>
    <w:rsid w:val="00994E18"/>
    <w:rsid w:val="009C17D3"/>
    <w:rsid w:val="009D4B2F"/>
    <w:rsid w:val="009D5EA0"/>
    <w:rsid w:val="009D66B5"/>
    <w:rsid w:val="009E2C6D"/>
    <w:rsid w:val="009F56C0"/>
    <w:rsid w:val="009F7C52"/>
    <w:rsid w:val="00A012F5"/>
    <w:rsid w:val="00A120B3"/>
    <w:rsid w:val="00A20B76"/>
    <w:rsid w:val="00A228CB"/>
    <w:rsid w:val="00A2675E"/>
    <w:rsid w:val="00A27F07"/>
    <w:rsid w:val="00A37424"/>
    <w:rsid w:val="00A42E5B"/>
    <w:rsid w:val="00A42FA2"/>
    <w:rsid w:val="00A458C3"/>
    <w:rsid w:val="00A45F56"/>
    <w:rsid w:val="00A74B20"/>
    <w:rsid w:val="00A776B1"/>
    <w:rsid w:val="00A77E63"/>
    <w:rsid w:val="00A846A2"/>
    <w:rsid w:val="00AA2D65"/>
    <w:rsid w:val="00AA5657"/>
    <w:rsid w:val="00AB0661"/>
    <w:rsid w:val="00AC711A"/>
    <w:rsid w:val="00AE0EDC"/>
    <w:rsid w:val="00AE42D5"/>
    <w:rsid w:val="00AE5756"/>
    <w:rsid w:val="00AE5FC1"/>
    <w:rsid w:val="00AF0F2E"/>
    <w:rsid w:val="00B0069D"/>
    <w:rsid w:val="00B00BC5"/>
    <w:rsid w:val="00B0355B"/>
    <w:rsid w:val="00B03D7D"/>
    <w:rsid w:val="00B0488E"/>
    <w:rsid w:val="00B247BD"/>
    <w:rsid w:val="00B24DB4"/>
    <w:rsid w:val="00B35DBF"/>
    <w:rsid w:val="00B3658A"/>
    <w:rsid w:val="00B52465"/>
    <w:rsid w:val="00B55FE5"/>
    <w:rsid w:val="00B56FED"/>
    <w:rsid w:val="00B62053"/>
    <w:rsid w:val="00B72C1A"/>
    <w:rsid w:val="00B74840"/>
    <w:rsid w:val="00B763C2"/>
    <w:rsid w:val="00B77296"/>
    <w:rsid w:val="00B93286"/>
    <w:rsid w:val="00B93FD6"/>
    <w:rsid w:val="00B96E9B"/>
    <w:rsid w:val="00BA0020"/>
    <w:rsid w:val="00BA28DB"/>
    <w:rsid w:val="00BC1ABF"/>
    <w:rsid w:val="00BC3168"/>
    <w:rsid w:val="00BC377C"/>
    <w:rsid w:val="00BC3C4F"/>
    <w:rsid w:val="00BD7A64"/>
    <w:rsid w:val="00BE16FA"/>
    <w:rsid w:val="00BF64D0"/>
    <w:rsid w:val="00C01AE2"/>
    <w:rsid w:val="00C11D04"/>
    <w:rsid w:val="00C32D18"/>
    <w:rsid w:val="00C4638E"/>
    <w:rsid w:val="00C62C73"/>
    <w:rsid w:val="00C65505"/>
    <w:rsid w:val="00C80680"/>
    <w:rsid w:val="00C84020"/>
    <w:rsid w:val="00C852FB"/>
    <w:rsid w:val="00C87E03"/>
    <w:rsid w:val="00C90AE9"/>
    <w:rsid w:val="00C91D7A"/>
    <w:rsid w:val="00C95B56"/>
    <w:rsid w:val="00CA090D"/>
    <w:rsid w:val="00CA2CC5"/>
    <w:rsid w:val="00CB1B76"/>
    <w:rsid w:val="00CB6643"/>
    <w:rsid w:val="00CC0791"/>
    <w:rsid w:val="00CC287B"/>
    <w:rsid w:val="00CC5A8E"/>
    <w:rsid w:val="00CC645A"/>
    <w:rsid w:val="00CE10B1"/>
    <w:rsid w:val="00CE356A"/>
    <w:rsid w:val="00CE3966"/>
    <w:rsid w:val="00CE3FD2"/>
    <w:rsid w:val="00CF2C90"/>
    <w:rsid w:val="00CF2F4F"/>
    <w:rsid w:val="00CF310E"/>
    <w:rsid w:val="00CF42CE"/>
    <w:rsid w:val="00CF614F"/>
    <w:rsid w:val="00CF736B"/>
    <w:rsid w:val="00D07F5B"/>
    <w:rsid w:val="00D12874"/>
    <w:rsid w:val="00D13D69"/>
    <w:rsid w:val="00D30BB3"/>
    <w:rsid w:val="00D31BA7"/>
    <w:rsid w:val="00D36548"/>
    <w:rsid w:val="00D373AC"/>
    <w:rsid w:val="00D45F5D"/>
    <w:rsid w:val="00D46B50"/>
    <w:rsid w:val="00D47117"/>
    <w:rsid w:val="00D607CA"/>
    <w:rsid w:val="00D64509"/>
    <w:rsid w:val="00D65985"/>
    <w:rsid w:val="00D66762"/>
    <w:rsid w:val="00D7203E"/>
    <w:rsid w:val="00D72822"/>
    <w:rsid w:val="00D737D8"/>
    <w:rsid w:val="00D73DC2"/>
    <w:rsid w:val="00D81F37"/>
    <w:rsid w:val="00D9018D"/>
    <w:rsid w:val="00D9386B"/>
    <w:rsid w:val="00D949C2"/>
    <w:rsid w:val="00D9603A"/>
    <w:rsid w:val="00DA47DD"/>
    <w:rsid w:val="00DA71DD"/>
    <w:rsid w:val="00DB25E8"/>
    <w:rsid w:val="00DB54B1"/>
    <w:rsid w:val="00DB5B3B"/>
    <w:rsid w:val="00DC1585"/>
    <w:rsid w:val="00DC3F57"/>
    <w:rsid w:val="00DD0A8E"/>
    <w:rsid w:val="00DD2316"/>
    <w:rsid w:val="00DD7B89"/>
    <w:rsid w:val="00DF484A"/>
    <w:rsid w:val="00DF69F7"/>
    <w:rsid w:val="00DF6F0B"/>
    <w:rsid w:val="00E00717"/>
    <w:rsid w:val="00E11A45"/>
    <w:rsid w:val="00E27D7A"/>
    <w:rsid w:val="00E320E8"/>
    <w:rsid w:val="00E33C31"/>
    <w:rsid w:val="00E436F3"/>
    <w:rsid w:val="00E46ACA"/>
    <w:rsid w:val="00E5121D"/>
    <w:rsid w:val="00E521BA"/>
    <w:rsid w:val="00E57984"/>
    <w:rsid w:val="00E6278A"/>
    <w:rsid w:val="00E63864"/>
    <w:rsid w:val="00E74DBF"/>
    <w:rsid w:val="00E8112B"/>
    <w:rsid w:val="00E833DC"/>
    <w:rsid w:val="00E942DD"/>
    <w:rsid w:val="00EA60E5"/>
    <w:rsid w:val="00EA6A51"/>
    <w:rsid w:val="00EB1849"/>
    <w:rsid w:val="00EB30D8"/>
    <w:rsid w:val="00EC5B33"/>
    <w:rsid w:val="00EC7A22"/>
    <w:rsid w:val="00ED0E85"/>
    <w:rsid w:val="00ED3783"/>
    <w:rsid w:val="00ED56C4"/>
    <w:rsid w:val="00ED6DB4"/>
    <w:rsid w:val="00EE468E"/>
    <w:rsid w:val="00EF6497"/>
    <w:rsid w:val="00EF7F75"/>
    <w:rsid w:val="00F00822"/>
    <w:rsid w:val="00F0286A"/>
    <w:rsid w:val="00F02D27"/>
    <w:rsid w:val="00F13AA9"/>
    <w:rsid w:val="00F17D89"/>
    <w:rsid w:val="00F20EF0"/>
    <w:rsid w:val="00F21B68"/>
    <w:rsid w:val="00F25FD4"/>
    <w:rsid w:val="00F260F6"/>
    <w:rsid w:val="00F3479F"/>
    <w:rsid w:val="00F37164"/>
    <w:rsid w:val="00F43EB9"/>
    <w:rsid w:val="00F46607"/>
    <w:rsid w:val="00F46B47"/>
    <w:rsid w:val="00F5289C"/>
    <w:rsid w:val="00F557FE"/>
    <w:rsid w:val="00F606BC"/>
    <w:rsid w:val="00F60706"/>
    <w:rsid w:val="00F64921"/>
    <w:rsid w:val="00F742FF"/>
    <w:rsid w:val="00F77F77"/>
    <w:rsid w:val="00F92704"/>
    <w:rsid w:val="00F95693"/>
    <w:rsid w:val="00F9633C"/>
    <w:rsid w:val="00FA0B8B"/>
    <w:rsid w:val="00FA2BC8"/>
    <w:rsid w:val="00FB291F"/>
    <w:rsid w:val="00FC606E"/>
    <w:rsid w:val="00FC61E1"/>
    <w:rsid w:val="00FD62FB"/>
    <w:rsid w:val="00FD7BB3"/>
    <w:rsid w:val="00FE2073"/>
    <w:rsid w:val="00FF0BA9"/>
    <w:rsid w:val="00FF2E5B"/>
    <w:rsid w:val="00FF5A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chartTrackingRefBased/>
  <w15:docId w15:val="{B0A0F3FA-CB55-4C3C-BB9A-DD994DEF4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TMLPreformatted">
    <w:name w:val="HTML Preformatted"/>
    <w:basedOn w:val="Normal"/>
    <w:link w:val="HTMLPreformattedChar"/>
    <w:uiPriority w:val="99"/>
    <w:semiHidden/>
    <w:unhideWhenUsed/>
    <w:rsid w:val="003C5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C5F2A"/>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C5F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324177">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679929">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7554/eLife.103339.1" TargetMode="External"/><Relationship Id="rId2" Type="http://schemas.openxmlformats.org/officeDocument/2006/relationships/hyperlink" Target="https://scholar.google.com.au/citations?view_op=view_citation&amp;hl=en&amp;user=w69ezLIAAAAJ&amp;cstart=20&amp;pagesize=80&amp;sortby=pubdate&amp;citation_for_view=w69ezLIAAAAJ:IvSMUa3B7yYC" TargetMode="External"/><Relationship Id="rId1" Type="http://schemas.openxmlformats.org/officeDocument/2006/relationships/hyperlink" Target="https://besjournals.onlinelibrary.wiley.com/doi/10.1111/1365-2435.70031"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7/s10654-011-9554-9" TargetMode="External"/><Relationship Id="rId21" Type="http://schemas.openxmlformats.org/officeDocument/2006/relationships/hyperlink" Target="https://doi.org/10.1111/j.1420-9101.2005.00959.x" TargetMode="External"/><Relationship Id="rId42" Type="http://schemas.openxmlformats.org/officeDocument/2006/relationships/hyperlink" Target="https://doi.org/10.1111/brv.12333" TargetMode="External"/><Relationship Id="rId47" Type="http://schemas.openxmlformats.org/officeDocument/2006/relationships/hyperlink" Target="https://doi.org/10.1111/2041-210x.13118"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glossaryDocument" Target="glossary/document.xml"/><Relationship Id="rId16" Type="http://schemas.openxmlformats.org/officeDocument/2006/relationships/hyperlink" Target="https://doi.org/10.1093/conphys/coz053" TargetMode="External"/><Relationship Id="rId11" Type="http://schemas.microsoft.com/office/2018/08/relationships/commentsExtensible" Target="commentsExtensible.xml"/><Relationship Id="rId32" Type="http://schemas.openxmlformats.org/officeDocument/2006/relationships/hyperlink" Target="https://doi.org/10.1111/2041-210x.12593" TargetMode="External"/><Relationship Id="rId37" Type="http://schemas.openxmlformats.org/officeDocument/2006/relationships/hyperlink" Target="https://doi.org/10.1186/s12915-017-0357-7" TargetMode="External"/><Relationship Id="rId53" Type="http://schemas.openxmlformats.org/officeDocument/2006/relationships/hyperlink" Target="https://doi.org/10.1002/ecy.1591" TargetMode="External"/><Relationship Id="rId58" Type="http://schemas.openxmlformats.org/officeDocument/2006/relationships/hyperlink" Target="https://doi.org/10.18637/jss.v036.i03" TargetMode="External"/><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oi.org/10.1242/jeb.161984" TargetMode="External"/><Relationship Id="rId22" Type="http://schemas.openxmlformats.org/officeDocument/2006/relationships/hyperlink" Target="https://doi.org/10.1111/j.1365-2435.2007.01283.x" TargetMode="External"/><Relationship Id="rId27" Type="http://schemas.openxmlformats.org/officeDocument/2006/relationships/hyperlink" Target="https://doi.org/10.1016/j.ygcen.2019.113301" TargetMode="External"/><Relationship Id="rId30" Type="http://schemas.openxmlformats.org/officeDocument/2006/relationships/hyperlink" Target="https://doi.org/10.1016/j.neubiorev.2022.104554" TargetMode="External"/><Relationship Id="rId35" Type="http://schemas.openxmlformats.org/officeDocument/2006/relationships/hyperlink" Target="https://doi.org/10.1113/ep090143" TargetMode="External"/><Relationship Id="rId43" Type="http://schemas.openxmlformats.org/officeDocument/2006/relationships/hyperlink" Target="https://doi.org/10.3389/fevo.2019.00219" TargetMode="External"/><Relationship Id="rId48" Type="http://schemas.openxmlformats.org/officeDocument/2006/relationships/hyperlink" Target="https://doi.org/10.1111/1365-2435.13899" TargetMode="External"/><Relationship Id="rId56" Type="http://schemas.openxmlformats.org/officeDocument/2006/relationships/hyperlink" Target="https://doi.org/10.1007/s00265-018-2534-2"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8" Type="http://schemas.openxmlformats.org/officeDocument/2006/relationships/comments" Target="comments.xml"/><Relationship Id="rId51" Type="http://schemas.openxmlformats.org/officeDocument/2006/relationships/hyperlink" Target="https://doi.org/10.1242/jeb.089722"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doi.org/10.1016/j.tree.2016.01.004" TargetMode="External"/><Relationship Id="rId17" Type="http://schemas.openxmlformats.org/officeDocument/2006/relationships/hyperlink" Target="https://doi.org/10.1098/rspb.2019.2333" TargetMode="External"/><Relationship Id="rId25" Type="http://schemas.openxmlformats.org/officeDocument/2006/relationships/hyperlink" Target="https://doi.org/10.1016/0169-5347(89)90211-5" TargetMode="External"/><Relationship Id="rId33" Type="http://schemas.openxmlformats.org/officeDocument/2006/relationships/hyperlink" Target="https://doi.org/10.1186/2046-4053-4-1" TargetMode="External"/><Relationship Id="rId38" Type="http://schemas.openxmlformats.org/officeDocument/2006/relationships/hyperlink" Target="https://doi.org/10.1007/s10682-012-9555-5" TargetMode="External"/><Relationship Id="rId46" Type="http://schemas.openxmlformats.org/officeDocument/2006/relationships/hyperlink" Target="https://doi.org/10.1007/s00285-015-0890-3" TargetMode="External"/><Relationship Id="rId59" Type="http://schemas.openxmlformats.org/officeDocument/2006/relationships/hyperlink" Target="https://doi.org/10.1002/wics.147" TargetMode="External"/><Relationship Id="rId67" Type="http://schemas.openxmlformats.org/officeDocument/2006/relationships/image" Target="media/image7.png"/><Relationship Id="rId20" Type="http://schemas.openxmlformats.org/officeDocument/2006/relationships/hyperlink" Target="https://doi.org/10.1127/0003-9136/2006/0167-0001" TargetMode="External"/><Relationship Id="rId41" Type="http://schemas.openxmlformats.org/officeDocument/2006/relationships/hyperlink" Target="https://doi.org/10.1242/jeb.243225" TargetMode="External"/><Relationship Id="rId54" Type="http://schemas.openxmlformats.org/officeDocument/2006/relationships/hyperlink" Target="https://doi.org/10.1111/ele.14511" TargetMode="External"/><Relationship Id="rId62" Type="http://schemas.openxmlformats.org/officeDocument/2006/relationships/image" Target="media/image2.png"/><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3389/fphys.2019.01634" TargetMode="External"/><Relationship Id="rId23" Type="http://schemas.openxmlformats.org/officeDocument/2006/relationships/hyperlink" Target="https://doi.org/10.1098/rstb.1989.0106" TargetMode="External"/><Relationship Id="rId28" Type="http://schemas.openxmlformats.org/officeDocument/2006/relationships/hyperlink" Target="https://doi.org/10.1111/ele.13598" TargetMode="External"/><Relationship Id="rId36" Type="http://schemas.openxmlformats.org/officeDocument/2006/relationships/hyperlink" Target="https://doi.org/10.1111/2041-210x.13724" TargetMode="External"/><Relationship Id="rId49" Type="http://schemas.openxmlformats.org/officeDocument/2006/relationships/hyperlink" Target="https://doi.org/10.1016/j.jsp.2018.02.003" TargetMode="External"/><Relationship Id="rId57" Type="http://schemas.openxmlformats.org/officeDocument/2006/relationships/hyperlink" Target="https://doi.org/10.1111/brv.12216" TargetMode="External"/><Relationship Id="rId10" Type="http://schemas.microsoft.com/office/2016/09/relationships/commentsIds" Target="commentsIds.xml"/><Relationship Id="rId31" Type="http://schemas.openxmlformats.org/officeDocument/2006/relationships/hyperlink" Target="https://doi.org/10.1098/rspb.2020.2968" TargetMode="External"/><Relationship Id="rId44" Type="http://schemas.openxmlformats.org/officeDocument/2006/relationships/hyperlink" Target="https://doi.org/10.1111/brv.12721" TargetMode="External"/><Relationship Id="rId52" Type="http://schemas.openxmlformats.org/officeDocument/2006/relationships/hyperlink" Target="https://doi.org/10.1038/nclimate2457" TargetMode="External"/><Relationship Id="rId60" Type="http://schemas.openxmlformats.org/officeDocument/2006/relationships/hyperlink" Target="https://doi.org/10.1016/j.tem.2021.10.001"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doi.org/10.1098/rspb.2020.2508" TargetMode="External"/><Relationship Id="rId18" Type="http://schemas.openxmlformats.org/officeDocument/2006/relationships/hyperlink" Target="https://doi.org/10.1242/jeb.114926" TargetMode="External"/><Relationship Id="rId39" Type="http://schemas.openxmlformats.org/officeDocument/2006/relationships/hyperlink" Target="https://doi.org/10.1002/ecy.3490" TargetMode="External"/><Relationship Id="rId34" Type="http://schemas.openxmlformats.org/officeDocument/2006/relationships/hyperlink" Target="https://doi.org/10.1016/j.envint.2018.07.015" TargetMode="External"/><Relationship Id="rId50" Type="http://schemas.openxmlformats.org/officeDocument/2006/relationships/hyperlink" Target="https://doi.org/10.1242/jeb.243369" TargetMode="External"/><Relationship Id="rId55" Type="http://schemas.openxmlformats.org/officeDocument/2006/relationships/hyperlink" Target="https://doi.org/10.1016/j.cois.2017.06.008"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hyperlink" Target="https://doi.org/10.1186/s12915-020-00942-w" TargetMode="External"/><Relationship Id="rId24" Type="http://schemas.openxmlformats.org/officeDocument/2006/relationships/hyperlink" Target="https://doi.org/10.1017/s1464793103006328" TargetMode="External"/><Relationship Id="rId40" Type="http://schemas.openxmlformats.org/officeDocument/2006/relationships/hyperlink" Target="https://doi.org/10.1111/mec.14031" TargetMode="External"/><Relationship Id="rId45" Type="http://schemas.openxmlformats.org/officeDocument/2006/relationships/hyperlink" Target="https://doi.org/10.1186/s13643-016-0384-4" TargetMode="External"/><Relationship Id="rId66" Type="http://schemas.openxmlformats.org/officeDocument/2006/relationships/image" Target="media/image6.png"/><Relationship Id="rId87" Type="http://schemas.openxmlformats.org/officeDocument/2006/relationships/fontTable" Target="fontTable.xml"/><Relationship Id="rId61" Type="http://schemas.openxmlformats.org/officeDocument/2006/relationships/image" Target="media/image1.png"/><Relationship Id="rId82" Type="http://schemas.openxmlformats.org/officeDocument/2006/relationships/image" Target="media/image22.png"/><Relationship Id="rId19" Type="http://schemas.openxmlformats.org/officeDocument/2006/relationships/hyperlink" Target="https://doi.org/10.1111/2041-210x.1365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D919BF2CF7331E49A3F830C33A717A8F"/>
        <w:category>
          <w:name w:val="General"/>
          <w:gallery w:val="placeholder"/>
        </w:category>
        <w:types>
          <w:type w:val="bbPlcHdr"/>
        </w:types>
        <w:behaviors>
          <w:behavior w:val="content"/>
        </w:behaviors>
        <w:guid w:val="{0BED72E2-5FD6-F242-9E31-B870D5245363}"/>
      </w:docPartPr>
      <w:docPartBody>
        <w:p w:rsidR="001C4CD5" w:rsidRDefault="0029287C" w:rsidP="0029287C">
          <w:pPr>
            <w:pStyle w:val="D919BF2CF7331E49A3F830C33A717A8F"/>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ar(--font-family-primary)">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A5D69"/>
    <w:rsid w:val="001C4CD5"/>
    <w:rsid w:val="00216397"/>
    <w:rsid w:val="00260124"/>
    <w:rsid w:val="0029287C"/>
    <w:rsid w:val="00397D8A"/>
    <w:rsid w:val="003C26C9"/>
    <w:rsid w:val="004B38EE"/>
    <w:rsid w:val="005A5007"/>
    <w:rsid w:val="0068498B"/>
    <w:rsid w:val="007F1D7D"/>
    <w:rsid w:val="008601A1"/>
    <w:rsid w:val="009C17D3"/>
    <w:rsid w:val="009D3428"/>
    <w:rsid w:val="009E4CC9"/>
    <w:rsid w:val="00A00430"/>
    <w:rsid w:val="00A27F07"/>
    <w:rsid w:val="00A45485"/>
    <w:rsid w:val="00AC73CF"/>
    <w:rsid w:val="00BC3C4F"/>
    <w:rsid w:val="00C737DA"/>
    <w:rsid w:val="00D905D3"/>
    <w:rsid w:val="00E3484A"/>
    <w:rsid w:val="00E43A78"/>
    <w:rsid w:val="00F075DA"/>
    <w:rsid w:val="00F4150A"/>
    <w:rsid w:val="00F444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287C"/>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D919BF2CF7331E49A3F830C33A717A8F">
    <w:name w:val="D919BF2CF7331E49A3F830C33A717A8F"/>
    <w:rsid w:val="0029287C"/>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1194</TotalTime>
  <Pages>18</Pages>
  <Words>8693</Words>
  <Characters>49556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420</cp:revision>
  <dcterms:created xsi:type="dcterms:W3CDTF">2023-12-24T00:52:00Z</dcterms:created>
  <dcterms:modified xsi:type="dcterms:W3CDTF">2025-04-03T00:04:00Z</dcterms:modified>
</cp:coreProperties>
</file>